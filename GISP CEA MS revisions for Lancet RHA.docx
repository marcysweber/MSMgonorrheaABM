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879B" w14:textId="65D0AE9F" w:rsidR="00D31E7F" w:rsidRPr="00603CE0" w:rsidRDefault="00D31E7F">
      <w:pPr>
        <w:spacing w:after="160" w:line="259" w:lineRule="auto"/>
        <w:rPr>
          <w:rFonts w:ascii="Times New Roman" w:hAnsi="Times New Roman"/>
          <w:color w:val="000000" w:themeColor="text1"/>
          <w:sz w:val="28"/>
        </w:rPr>
      </w:pPr>
      <w:r w:rsidRPr="00603CE0">
        <w:rPr>
          <w:rFonts w:ascii="Times New Roman" w:hAnsi="Times New Roman"/>
          <w:color w:val="000000" w:themeColor="text1"/>
          <w:sz w:val="28"/>
        </w:rPr>
        <w:t xml:space="preserve">Measuring the </w:t>
      </w:r>
      <w:r w:rsidR="00B133AA" w:rsidRPr="00603CE0">
        <w:rPr>
          <w:rFonts w:ascii="Times New Roman" w:hAnsi="Times New Roman"/>
          <w:color w:val="000000" w:themeColor="text1"/>
          <w:sz w:val="28"/>
        </w:rPr>
        <w:t>health benefi</w:t>
      </w:r>
      <w:r w:rsidR="00FE78D6" w:rsidRPr="00603CE0">
        <w:rPr>
          <w:rFonts w:ascii="Times New Roman" w:hAnsi="Times New Roman"/>
          <w:color w:val="000000" w:themeColor="text1"/>
          <w:sz w:val="28"/>
        </w:rPr>
        <w:t>ts, costs, and cost-effectiveness</w:t>
      </w:r>
      <w:r w:rsidRPr="00603CE0">
        <w:rPr>
          <w:rFonts w:ascii="Times New Roman" w:hAnsi="Times New Roman"/>
          <w:color w:val="000000" w:themeColor="text1"/>
          <w:sz w:val="28"/>
        </w:rPr>
        <w:t xml:space="preserve"> of antimicrobial-resistant gonorrhea surveillance in the United States</w:t>
      </w:r>
    </w:p>
    <w:p w14:paraId="64219B82" w14:textId="77777777" w:rsidR="00A23A6D" w:rsidRPr="00603CE0" w:rsidRDefault="00A23A6D" w:rsidP="00463AF9">
      <w:pPr>
        <w:spacing w:after="0" w:line="259" w:lineRule="auto"/>
        <w:rPr>
          <w:rFonts w:ascii="Times New Roman" w:hAnsi="Times New Roman"/>
          <w:color w:val="000000" w:themeColor="text1"/>
        </w:rPr>
      </w:pPr>
    </w:p>
    <w:p w14:paraId="29DFFF0F" w14:textId="2F1CFEF5" w:rsidR="00632D8C" w:rsidRPr="00603CE0" w:rsidRDefault="00632D8C">
      <w:pPr>
        <w:spacing w:after="160" w:line="259" w:lineRule="auto"/>
        <w:rPr>
          <w:rFonts w:ascii="Times New Roman" w:hAnsi="Times New Roman"/>
          <w:color w:val="000000" w:themeColor="text1"/>
        </w:rPr>
      </w:pPr>
      <w:r w:rsidRPr="00603CE0">
        <w:rPr>
          <w:rFonts w:ascii="Times New Roman" w:hAnsi="Times New Roman"/>
          <w:b/>
          <w:color w:val="000000" w:themeColor="text1"/>
        </w:rPr>
        <w:t>Authors</w:t>
      </w:r>
      <w:r w:rsidRPr="00603CE0">
        <w:rPr>
          <w:rFonts w:ascii="Times New Roman" w:hAnsi="Times New Roman"/>
          <w:color w:val="000000" w:themeColor="text1"/>
        </w:rPr>
        <w:t>:</w:t>
      </w:r>
      <w:del w:id="0" w:author="Ekanayake-Weber, Marcy" w:date="2026-02-18T09:09:00Z" w16du:dateUtc="2026-02-18T14:09:00Z">
        <w:r w:rsidR="0015622C" w:rsidDel="0038686C">
          <w:rPr>
            <w:rFonts w:ascii="Times New Roman" w:hAnsi="Times New Roman"/>
            <w:color w:val="000000" w:themeColor="text1"/>
          </w:rPr>
          <w:delText>C</w:delText>
        </w:r>
      </w:del>
    </w:p>
    <w:p w14:paraId="426F0522" w14:textId="362A7577" w:rsidR="00D2543D" w:rsidRPr="00603CE0" w:rsidRDefault="00D2543D" w:rsidP="00463AF9">
      <w:pPr>
        <w:spacing w:after="0" w:line="259" w:lineRule="auto"/>
        <w:rPr>
          <w:rFonts w:ascii="Times New Roman" w:hAnsi="Times New Roman"/>
          <w:color w:val="000000" w:themeColor="text1"/>
          <w:vertAlign w:val="superscript"/>
        </w:rPr>
      </w:pPr>
      <w:r w:rsidRPr="00603CE0">
        <w:rPr>
          <w:rFonts w:ascii="Times New Roman" w:hAnsi="Times New Roman"/>
          <w:color w:val="000000" w:themeColor="text1"/>
        </w:rPr>
        <w:t>Ekanayake-Weber, MS</w:t>
      </w:r>
      <w:r w:rsidR="003F71FE" w:rsidRPr="00603CE0">
        <w:rPr>
          <w:rFonts w:ascii="Times New Roman" w:hAnsi="Times New Roman"/>
          <w:color w:val="000000" w:themeColor="text1"/>
          <w:vertAlign w:val="superscript"/>
        </w:rPr>
        <w:t>1,2</w:t>
      </w:r>
      <w:r w:rsidR="00903B34" w:rsidRPr="00603CE0">
        <w:rPr>
          <w:rFonts w:ascii="Times New Roman" w:hAnsi="Times New Roman"/>
          <w:color w:val="000000" w:themeColor="text1"/>
          <w:vertAlign w:val="superscript"/>
        </w:rPr>
        <w:t>,3</w:t>
      </w:r>
      <w:r w:rsidR="00CF5E0E">
        <w:rPr>
          <w:rFonts w:ascii="Times New Roman" w:hAnsi="Times New Roman"/>
          <w:color w:val="000000" w:themeColor="text1"/>
          <w:vertAlign w:val="superscript"/>
        </w:rPr>
        <w:t>,4</w:t>
      </w:r>
    </w:p>
    <w:p w14:paraId="75FC397C" w14:textId="0DCBA7FE" w:rsidR="00D2543D" w:rsidRPr="00603CE0" w:rsidRDefault="3EA6C967" w:rsidP="00463AF9">
      <w:pPr>
        <w:spacing w:after="0" w:line="259" w:lineRule="auto"/>
        <w:rPr>
          <w:rFonts w:ascii="Times New Roman" w:hAnsi="Times New Roman"/>
          <w:color w:val="000000" w:themeColor="text1"/>
          <w:vertAlign w:val="superscript"/>
        </w:rPr>
      </w:pPr>
      <w:r w:rsidRPr="00603CE0">
        <w:rPr>
          <w:rFonts w:ascii="Times New Roman" w:hAnsi="Times New Roman"/>
          <w:color w:val="000000" w:themeColor="text1"/>
        </w:rPr>
        <w:t>Rönn, MM</w:t>
      </w:r>
      <w:r w:rsidR="00CF5E0E">
        <w:rPr>
          <w:rFonts w:ascii="Times New Roman" w:hAnsi="Times New Roman"/>
          <w:color w:val="000000" w:themeColor="text1"/>
          <w:vertAlign w:val="superscript"/>
        </w:rPr>
        <w:t>5</w:t>
      </w:r>
    </w:p>
    <w:p w14:paraId="20482BA9" w14:textId="58F87A36" w:rsidR="00111BB2" w:rsidRPr="00603CE0" w:rsidRDefault="00111BB2" w:rsidP="00463AF9">
      <w:pPr>
        <w:spacing w:after="0" w:line="259" w:lineRule="auto"/>
        <w:rPr>
          <w:rFonts w:ascii="Times New Roman" w:hAnsi="Times New Roman"/>
          <w:color w:val="000000" w:themeColor="text1"/>
          <w:vertAlign w:val="superscript"/>
        </w:rPr>
      </w:pPr>
      <w:r w:rsidRPr="00603CE0">
        <w:rPr>
          <w:rFonts w:ascii="Times New Roman" w:hAnsi="Times New Roman"/>
          <w:color w:val="000000" w:themeColor="text1"/>
        </w:rPr>
        <w:t>Yin, X</w:t>
      </w:r>
      <w:r w:rsidR="00CF5E0E">
        <w:rPr>
          <w:rFonts w:ascii="Times New Roman" w:hAnsi="Times New Roman"/>
          <w:color w:val="000000" w:themeColor="text1"/>
          <w:vertAlign w:val="superscript"/>
        </w:rPr>
        <w:t>6</w:t>
      </w:r>
    </w:p>
    <w:p w14:paraId="68365171" w14:textId="4F7559A2" w:rsidR="00D2543D" w:rsidRPr="00603CE0" w:rsidRDefault="00D2543D" w:rsidP="00463AF9">
      <w:pPr>
        <w:spacing w:after="0" w:line="259" w:lineRule="auto"/>
        <w:rPr>
          <w:rFonts w:ascii="Times New Roman" w:hAnsi="Times New Roman"/>
          <w:color w:val="000000" w:themeColor="text1"/>
          <w:vertAlign w:val="superscript"/>
        </w:rPr>
      </w:pPr>
      <w:r w:rsidRPr="00603CE0">
        <w:rPr>
          <w:rFonts w:ascii="Times New Roman" w:hAnsi="Times New Roman"/>
          <w:color w:val="000000" w:themeColor="text1"/>
        </w:rPr>
        <w:t>Hsu, K</w:t>
      </w:r>
      <w:r w:rsidR="00CF5E0E">
        <w:rPr>
          <w:rFonts w:ascii="Times New Roman" w:hAnsi="Times New Roman"/>
          <w:color w:val="000000" w:themeColor="text1"/>
          <w:vertAlign w:val="superscript"/>
        </w:rPr>
        <w:t>7</w:t>
      </w:r>
    </w:p>
    <w:p w14:paraId="49472E17" w14:textId="63FC8AE5" w:rsidR="00D625B0" w:rsidRPr="00603CE0" w:rsidRDefault="007B1803" w:rsidP="00463AF9">
      <w:pPr>
        <w:spacing w:after="0" w:line="259" w:lineRule="auto"/>
        <w:rPr>
          <w:rFonts w:ascii="Times New Roman" w:hAnsi="Times New Roman"/>
          <w:color w:val="000000" w:themeColor="text1"/>
          <w:vertAlign w:val="superscript"/>
        </w:rPr>
      </w:pPr>
      <w:r w:rsidRPr="00603CE0">
        <w:rPr>
          <w:rFonts w:ascii="Times New Roman" w:hAnsi="Times New Roman"/>
          <w:color w:val="000000" w:themeColor="text1"/>
        </w:rPr>
        <w:t>Li, Y</w:t>
      </w:r>
      <w:r w:rsidR="00A11263">
        <w:rPr>
          <w:rFonts w:ascii="Times New Roman" w:hAnsi="Times New Roman"/>
          <w:color w:val="000000" w:themeColor="text1"/>
          <w:vertAlign w:val="superscript"/>
        </w:rPr>
        <w:t>5</w:t>
      </w:r>
    </w:p>
    <w:p w14:paraId="3D70AE80" w14:textId="6A69545F" w:rsidR="00D2543D" w:rsidRPr="00603CE0" w:rsidRDefault="00D2543D" w:rsidP="00463AF9">
      <w:pPr>
        <w:spacing w:after="0" w:line="259" w:lineRule="auto"/>
        <w:rPr>
          <w:rFonts w:ascii="Times New Roman" w:hAnsi="Times New Roman"/>
          <w:color w:val="000000" w:themeColor="text1"/>
          <w:vertAlign w:val="superscript"/>
        </w:rPr>
      </w:pPr>
      <w:r w:rsidRPr="00603CE0">
        <w:rPr>
          <w:rFonts w:ascii="Times New Roman" w:hAnsi="Times New Roman"/>
          <w:color w:val="000000" w:themeColor="text1"/>
        </w:rPr>
        <w:t>Gift, TL</w:t>
      </w:r>
      <w:r w:rsidR="00A11263">
        <w:rPr>
          <w:rFonts w:ascii="Times New Roman" w:hAnsi="Times New Roman"/>
          <w:color w:val="000000" w:themeColor="text1"/>
          <w:vertAlign w:val="superscript"/>
        </w:rPr>
        <w:t>8</w:t>
      </w:r>
    </w:p>
    <w:p w14:paraId="26E32C35" w14:textId="65D6B0E7" w:rsidR="00D2543D" w:rsidRPr="00603CE0" w:rsidRDefault="00D2543D" w:rsidP="00463AF9">
      <w:pPr>
        <w:spacing w:after="0" w:line="259" w:lineRule="auto"/>
        <w:rPr>
          <w:rFonts w:ascii="Times New Roman" w:hAnsi="Times New Roman"/>
          <w:color w:val="000000" w:themeColor="text1"/>
          <w:vertAlign w:val="superscript"/>
        </w:rPr>
      </w:pPr>
      <w:r w:rsidRPr="00603CE0">
        <w:rPr>
          <w:rFonts w:ascii="Times New Roman" w:hAnsi="Times New Roman"/>
          <w:color w:val="000000" w:themeColor="text1"/>
        </w:rPr>
        <w:t>Chesson, H</w:t>
      </w:r>
      <w:r w:rsidR="00A11263">
        <w:rPr>
          <w:rFonts w:ascii="Times New Roman" w:hAnsi="Times New Roman"/>
          <w:color w:val="000000" w:themeColor="text1"/>
          <w:vertAlign w:val="superscript"/>
        </w:rPr>
        <w:t>8</w:t>
      </w:r>
    </w:p>
    <w:p w14:paraId="7330CCE9" w14:textId="784D7970" w:rsidR="00B05950" w:rsidRPr="00603CE0" w:rsidRDefault="00B05950" w:rsidP="00463AF9">
      <w:pPr>
        <w:spacing w:after="0" w:line="259" w:lineRule="auto"/>
        <w:rPr>
          <w:rFonts w:ascii="Times New Roman" w:hAnsi="Times New Roman"/>
          <w:color w:val="000000" w:themeColor="text1"/>
          <w:vertAlign w:val="superscript"/>
        </w:rPr>
      </w:pPr>
      <w:r w:rsidRPr="00603CE0">
        <w:rPr>
          <w:rFonts w:ascii="Times New Roman" w:hAnsi="Times New Roman"/>
          <w:color w:val="000000" w:themeColor="text1"/>
        </w:rPr>
        <w:t>Frankson, R</w:t>
      </w:r>
      <w:r w:rsidR="00A11263">
        <w:rPr>
          <w:rFonts w:ascii="Times New Roman" w:hAnsi="Times New Roman"/>
          <w:color w:val="000000" w:themeColor="text1"/>
          <w:vertAlign w:val="superscript"/>
        </w:rPr>
        <w:t>8</w:t>
      </w:r>
    </w:p>
    <w:p w14:paraId="1DE65E79" w14:textId="4F38B0A0" w:rsidR="004F08C0" w:rsidRPr="00B77DDB" w:rsidRDefault="004F08C0" w:rsidP="00463AF9">
      <w:pPr>
        <w:spacing w:after="0" w:line="259" w:lineRule="auto"/>
        <w:rPr>
          <w:rFonts w:ascii="Times New Roman" w:hAnsi="Times New Roman"/>
          <w:color w:val="000000" w:themeColor="text1"/>
          <w:vertAlign w:val="superscript"/>
          <w:lang w:val="pt-BR"/>
        </w:rPr>
      </w:pPr>
      <w:r w:rsidRPr="00B77DDB">
        <w:rPr>
          <w:rFonts w:ascii="Times New Roman" w:hAnsi="Times New Roman"/>
          <w:color w:val="000000" w:themeColor="text1"/>
          <w:lang w:val="pt-BR"/>
        </w:rPr>
        <w:t>Salomon, J</w:t>
      </w:r>
      <w:r w:rsidR="00310DA7" w:rsidRPr="00B77DDB">
        <w:rPr>
          <w:rFonts w:ascii="Times New Roman" w:hAnsi="Times New Roman"/>
          <w:color w:val="000000" w:themeColor="text1"/>
          <w:lang w:val="pt-BR"/>
        </w:rPr>
        <w:t>A</w:t>
      </w:r>
      <w:r w:rsidR="00A11263">
        <w:rPr>
          <w:rFonts w:ascii="Times New Roman" w:hAnsi="Times New Roman"/>
          <w:color w:val="000000" w:themeColor="text1"/>
          <w:vertAlign w:val="superscript"/>
          <w:lang w:val="pt-BR"/>
        </w:rPr>
        <w:t>9</w:t>
      </w:r>
    </w:p>
    <w:p w14:paraId="2B9F4663" w14:textId="4CDCDC64" w:rsidR="004F08C0" w:rsidRPr="00B77DDB" w:rsidRDefault="004F08C0" w:rsidP="00463AF9">
      <w:pPr>
        <w:spacing w:after="0" w:line="259" w:lineRule="auto"/>
        <w:rPr>
          <w:rFonts w:ascii="Times New Roman" w:hAnsi="Times New Roman"/>
          <w:color w:val="000000" w:themeColor="text1"/>
          <w:vertAlign w:val="superscript"/>
          <w:lang w:val="pt-BR"/>
        </w:rPr>
      </w:pPr>
      <w:r w:rsidRPr="00B77DDB">
        <w:rPr>
          <w:rFonts w:ascii="Times New Roman" w:hAnsi="Times New Roman"/>
          <w:color w:val="000000" w:themeColor="text1"/>
          <w:lang w:val="pt-BR"/>
        </w:rPr>
        <w:t xml:space="preserve">Grad, </w:t>
      </w:r>
      <w:r w:rsidR="6C51CF7F" w:rsidRPr="00B77DDB">
        <w:rPr>
          <w:rFonts w:ascii="Times New Roman" w:hAnsi="Times New Roman"/>
          <w:color w:val="000000" w:themeColor="text1"/>
          <w:lang w:val="pt-BR"/>
        </w:rPr>
        <w:t>YH</w:t>
      </w:r>
      <w:r w:rsidR="00A11263">
        <w:rPr>
          <w:rFonts w:ascii="Times New Roman" w:hAnsi="Times New Roman"/>
          <w:color w:val="000000" w:themeColor="text1"/>
          <w:vertAlign w:val="superscript"/>
          <w:lang w:val="pt-BR"/>
        </w:rPr>
        <w:t>10</w:t>
      </w:r>
    </w:p>
    <w:p w14:paraId="1A9FA0A5" w14:textId="21CB9D2A" w:rsidR="00D2543D" w:rsidRPr="00B77DDB" w:rsidRDefault="00D2543D" w:rsidP="00463AF9">
      <w:pPr>
        <w:spacing w:after="240" w:line="259" w:lineRule="auto"/>
        <w:rPr>
          <w:rFonts w:ascii="Times New Roman" w:hAnsi="Times New Roman"/>
          <w:color w:val="000000" w:themeColor="text1"/>
          <w:vertAlign w:val="superscript"/>
          <w:lang w:val="pt-BR"/>
        </w:rPr>
      </w:pPr>
      <w:r w:rsidRPr="00B77DDB">
        <w:rPr>
          <w:rFonts w:ascii="Times New Roman" w:hAnsi="Times New Roman"/>
          <w:color w:val="000000" w:themeColor="text1"/>
          <w:lang w:val="pt-BR"/>
        </w:rPr>
        <w:t>Yaesoubi, R</w:t>
      </w:r>
      <w:r w:rsidR="00903B34" w:rsidRPr="00B77DDB">
        <w:rPr>
          <w:rFonts w:ascii="Times New Roman" w:hAnsi="Times New Roman"/>
          <w:color w:val="000000" w:themeColor="text1"/>
          <w:vertAlign w:val="superscript"/>
          <w:lang w:val="pt-BR"/>
        </w:rPr>
        <w:t>2</w:t>
      </w:r>
      <w:r w:rsidR="00A11263">
        <w:rPr>
          <w:rFonts w:ascii="Times New Roman" w:hAnsi="Times New Roman"/>
          <w:color w:val="000000" w:themeColor="text1"/>
          <w:vertAlign w:val="superscript"/>
          <w:lang w:val="pt-BR"/>
        </w:rPr>
        <w:t>,3,11</w:t>
      </w:r>
    </w:p>
    <w:p w14:paraId="6FC0C7C3" w14:textId="3A03A028" w:rsidR="00BC0EA6" w:rsidRDefault="00BC0EA6" w:rsidP="003F71FE">
      <w:pPr>
        <w:pStyle w:val="ListParagraph"/>
        <w:numPr>
          <w:ilvl w:val="0"/>
          <w:numId w:val="12"/>
        </w:numPr>
        <w:spacing w:after="160" w:line="259" w:lineRule="auto"/>
        <w:rPr>
          <w:rFonts w:ascii="Times New Roman" w:hAnsi="Times New Roman"/>
          <w:color w:val="000000" w:themeColor="text1"/>
        </w:rPr>
      </w:pPr>
      <w:r>
        <w:rPr>
          <w:rFonts w:ascii="Times New Roman" w:hAnsi="Times New Roman"/>
          <w:color w:val="000000" w:themeColor="text1"/>
        </w:rPr>
        <w:t xml:space="preserve">Department of Anthropology, University at Albany, Albany NY </w:t>
      </w:r>
      <w:r w:rsidR="00042374">
        <w:rPr>
          <w:rFonts w:ascii="Times New Roman" w:hAnsi="Times New Roman"/>
          <w:color w:val="000000" w:themeColor="text1"/>
        </w:rPr>
        <w:t>12222</w:t>
      </w:r>
    </w:p>
    <w:p w14:paraId="57D86CD6" w14:textId="46741E72" w:rsidR="003F71FE" w:rsidRPr="00603CE0" w:rsidRDefault="003F71FE" w:rsidP="003F71FE">
      <w:pPr>
        <w:pStyle w:val="ListParagraph"/>
        <w:numPr>
          <w:ilvl w:val="0"/>
          <w:numId w:val="12"/>
        </w:numPr>
        <w:spacing w:after="160" w:line="259" w:lineRule="auto"/>
        <w:rPr>
          <w:rFonts w:ascii="Times New Roman" w:hAnsi="Times New Roman"/>
          <w:color w:val="000000" w:themeColor="text1"/>
        </w:rPr>
      </w:pPr>
      <w:r w:rsidRPr="00603CE0">
        <w:rPr>
          <w:rFonts w:ascii="Times New Roman" w:hAnsi="Times New Roman"/>
          <w:color w:val="000000" w:themeColor="text1"/>
        </w:rPr>
        <w:t>Department of Health Policy and Management, Yale School of Public Health</w:t>
      </w:r>
      <w:r w:rsidR="00AA29D0" w:rsidRPr="00603CE0">
        <w:rPr>
          <w:rFonts w:ascii="Times New Roman" w:hAnsi="Times New Roman"/>
          <w:color w:val="000000" w:themeColor="text1"/>
        </w:rPr>
        <w:t>, New Haven CT 06511</w:t>
      </w:r>
    </w:p>
    <w:p w14:paraId="2AB748C3" w14:textId="285FAF26" w:rsidR="00903B34" w:rsidRPr="00603CE0" w:rsidRDefault="00903B34" w:rsidP="003F71FE">
      <w:pPr>
        <w:pStyle w:val="ListParagraph"/>
        <w:numPr>
          <w:ilvl w:val="0"/>
          <w:numId w:val="12"/>
        </w:numPr>
        <w:spacing w:after="160" w:line="259" w:lineRule="auto"/>
        <w:rPr>
          <w:rFonts w:ascii="Times New Roman" w:hAnsi="Times New Roman"/>
          <w:color w:val="000000" w:themeColor="text1"/>
        </w:rPr>
      </w:pPr>
      <w:r w:rsidRPr="00603CE0">
        <w:rPr>
          <w:rFonts w:ascii="Times New Roman" w:hAnsi="Times New Roman"/>
          <w:color w:val="000000" w:themeColor="text1"/>
        </w:rPr>
        <w:t>Public Health Modeling Unit, Yale School of Public Health</w:t>
      </w:r>
      <w:r w:rsidR="00AA29D0" w:rsidRPr="00603CE0">
        <w:rPr>
          <w:rFonts w:ascii="Times New Roman" w:hAnsi="Times New Roman"/>
          <w:color w:val="000000" w:themeColor="text1"/>
        </w:rPr>
        <w:t>, New Haven CT 06511</w:t>
      </w:r>
    </w:p>
    <w:p w14:paraId="7F8108B6" w14:textId="2CC972A0" w:rsidR="000F50B1" w:rsidRPr="00603CE0" w:rsidRDefault="003F71FE" w:rsidP="00164794">
      <w:pPr>
        <w:pStyle w:val="ListParagraph"/>
        <w:numPr>
          <w:ilvl w:val="0"/>
          <w:numId w:val="12"/>
        </w:numPr>
        <w:spacing w:after="160" w:line="259" w:lineRule="auto"/>
        <w:rPr>
          <w:rFonts w:ascii="Times New Roman" w:hAnsi="Times New Roman"/>
          <w:color w:val="000000" w:themeColor="text1"/>
        </w:rPr>
      </w:pPr>
      <w:r w:rsidRPr="00603CE0">
        <w:rPr>
          <w:rFonts w:ascii="Times New Roman" w:hAnsi="Times New Roman"/>
          <w:color w:val="000000" w:themeColor="text1"/>
        </w:rPr>
        <w:t>Department of Anthropology, Stony Brook University</w:t>
      </w:r>
      <w:r w:rsidR="00AA29D0" w:rsidRPr="00603CE0">
        <w:rPr>
          <w:rFonts w:ascii="Times New Roman" w:hAnsi="Times New Roman"/>
          <w:color w:val="000000" w:themeColor="text1"/>
        </w:rPr>
        <w:t>, Stony Brook NY 11794</w:t>
      </w:r>
    </w:p>
    <w:p w14:paraId="32B71C6D" w14:textId="7A390000" w:rsidR="003F71FE" w:rsidRPr="00603CE0" w:rsidRDefault="3EA6C967" w:rsidP="003F71FE">
      <w:pPr>
        <w:pStyle w:val="ListParagraph"/>
        <w:numPr>
          <w:ilvl w:val="0"/>
          <w:numId w:val="12"/>
        </w:numPr>
        <w:spacing w:after="160" w:line="259" w:lineRule="auto"/>
        <w:rPr>
          <w:rFonts w:ascii="Times New Roman" w:hAnsi="Times New Roman"/>
          <w:color w:val="000000" w:themeColor="text1"/>
        </w:rPr>
      </w:pPr>
      <w:r w:rsidRPr="00603CE0">
        <w:rPr>
          <w:rFonts w:ascii="Times New Roman" w:hAnsi="Times New Roman"/>
          <w:color w:val="000000" w:themeColor="text1"/>
        </w:rPr>
        <w:t>Department of Global Health and Population, Harvard T.H</w:t>
      </w:r>
      <w:r w:rsidR="00B96F74" w:rsidRPr="00603CE0">
        <w:rPr>
          <w:rFonts w:ascii="Times New Roman" w:hAnsi="Times New Roman"/>
          <w:color w:val="000000" w:themeColor="text1"/>
        </w:rPr>
        <w:t>.</w:t>
      </w:r>
      <w:r w:rsidRPr="00603CE0">
        <w:rPr>
          <w:rFonts w:ascii="Times New Roman" w:hAnsi="Times New Roman"/>
          <w:color w:val="000000" w:themeColor="text1"/>
        </w:rPr>
        <w:t xml:space="preserve"> Chan School of Public Health, Harvard University</w:t>
      </w:r>
      <w:r w:rsidR="007F6DA8" w:rsidRPr="00603CE0">
        <w:rPr>
          <w:rFonts w:ascii="Times New Roman" w:hAnsi="Times New Roman"/>
          <w:color w:val="000000" w:themeColor="text1"/>
        </w:rPr>
        <w:t>, Boston, MA 02115</w:t>
      </w:r>
    </w:p>
    <w:p w14:paraId="18144E32" w14:textId="4210A811" w:rsidR="00164794" w:rsidRPr="00603CE0" w:rsidRDefault="00923E7F" w:rsidP="003F71FE">
      <w:pPr>
        <w:pStyle w:val="ListParagraph"/>
        <w:numPr>
          <w:ilvl w:val="0"/>
          <w:numId w:val="12"/>
        </w:numPr>
        <w:spacing w:after="160" w:line="259" w:lineRule="auto"/>
        <w:rPr>
          <w:rFonts w:ascii="Times New Roman" w:hAnsi="Times New Roman"/>
          <w:color w:val="000000" w:themeColor="text1"/>
        </w:rPr>
      </w:pPr>
      <w:r w:rsidRPr="00603CE0">
        <w:rPr>
          <w:rFonts w:ascii="Times New Roman" w:hAnsi="Times New Roman"/>
          <w:color w:val="000000" w:themeColor="text1"/>
        </w:rPr>
        <w:t>Department of Management Science and Information Systems, Spears School of Business, Oklahoma State University</w:t>
      </w:r>
      <w:r w:rsidR="00CD5BDA" w:rsidRPr="00603CE0">
        <w:rPr>
          <w:rFonts w:ascii="Times New Roman" w:hAnsi="Times New Roman"/>
          <w:color w:val="000000" w:themeColor="text1"/>
        </w:rPr>
        <w:t>, Stillwater, OK 74078</w:t>
      </w:r>
    </w:p>
    <w:p w14:paraId="76C8B6F9" w14:textId="3E8358D3" w:rsidR="003F71FE" w:rsidRPr="00603CE0" w:rsidRDefault="003F71FE" w:rsidP="003F71FE">
      <w:pPr>
        <w:pStyle w:val="ListParagraph"/>
        <w:numPr>
          <w:ilvl w:val="0"/>
          <w:numId w:val="12"/>
        </w:numPr>
        <w:spacing w:after="160" w:line="259" w:lineRule="auto"/>
        <w:rPr>
          <w:rFonts w:ascii="Times New Roman" w:hAnsi="Times New Roman"/>
          <w:color w:val="000000" w:themeColor="text1"/>
        </w:rPr>
      </w:pPr>
      <w:r w:rsidRPr="00603CE0">
        <w:rPr>
          <w:rFonts w:ascii="Times New Roman" w:hAnsi="Times New Roman"/>
          <w:color w:val="000000" w:themeColor="text1"/>
        </w:rPr>
        <w:t xml:space="preserve">Massachusetts </w:t>
      </w:r>
      <w:r w:rsidR="0020339C" w:rsidRPr="00603CE0">
        <w:rPr>
          <w:rFonts w:ascii="Times New Roman" w:hAnsi="Times New Roman"/>
          <w:color w:val="000000" w:themeColor="text1"/>
        </w:rPr>
        <w:t>D</w:t>
      </w:r>
      <w:r w:rsidRPr="00603CE0">
        <w:rPr>
          <w:rFonts w:ascii="Times New Roman" w:hAnsi="Times New Roman"/>
          <w:color w:val="000000" w:themeColor="text1"/>
        </w:rPr>
        <w:t xml:space="preserve">epartment of </w:t>
      </w:r>
      <w:r w:rsidR="0020339C" w:rsidRPr="00603CE0">
        <w:rPr>
          <w:rFonts w:ascii="Times New Roman" w:hAnsi="Times New Roman"/>
          <w:color w:val="000000" w:themeColor="text1"/>
        </w:rPr>
        <w:t>P</w:t>
      </w:r>
      <w:r w:rsidRPr="00603CE0">
        <w:rPr>
          <w:rFonts w:ascii="Times New Roman" w:hAnsi="Times New Roman"/>
          <w:color w:val="000000" w:themeColor="text1"/>
        </w:rPr>
        <w:t xml:space="preserve">ublic </w:t>
      </w:r>
      <w:r w:rsidR="0020339C" w:rsidRPr="00603CE0">
        <w:rPr>
          <w:rFonts w:ascii="Times New Roman" w:hAnsi="Times New Roman"/>
          <w:color w:val="000000" w:themeColor="text1"/>
        </w:rPr>
        <w:t>H</w:t>
      </w:r>
      <w:r w:rsidRPr="00603CE0">
        <w:rPr>
          <w:rFonts w:ascii="Times New Roman" w:hAnsi="Times New Roman"/>
          <w:color w:val="000000" w:themeColor="text1"/>
        </w:rPr>
        <w:t>ealth</w:t>
      </w:r>
      <w:r w:rsidR="0020339C" w:rsidRPr="00603CE0">
        <w:rPr>
          <w:rFonts w:ascii="Times New Roman" w:hAnsi="Times New Roman"/>
          <w:color w:val="000000" w:themeColor="text1"/>
        </w:rPr>
        <w:t>, Boston, MA 02108</w:t>
      </w:r>
    </w:p>
    <w:p w14:paraId="596EDE5C" w14:textId="2D132BA5" w:rsidR="003F71FE" w:rsidRPr="00603CE0" w:rsidRDefault="2EC5A374" w:rsidP="003F71FE">
      <w:pPr>
        <w:pStyle w:val="ListParagraph"/>
        <w:numPr>
          <w:ilvl w:val="0"/>
          <w:numId w:val="12"/>
        </w:numPr>
        <w:spacing w:after="160" w:line="259" w:lineRule="auto"/>
        <w:rPr>
          <w:rFonts w:ascii="Times New Roman" w:hAnsi="Times New Roman"/>
          <w:color w:val="000000" w:themeColor="text1"/>
        </w:rPr>
      </w:pPr>
      <w:r w:rsidRPr="00603CE0">
        <w:rPr>
          <w:rFonts w:ascii="Times New Roman" w:hAnsi="Times New Roman"/>
          <w:color w:val="000000" w:themeColor="text1"/>
        </w:rPr>
        <w:t>Centers for Disease Control and Prevention, Division of STD Prevention</w:t>
      </w:r>
      <w:r w:rsidR="00820A59" w:rsidRPr="00603CE0">
        <w:rPr>
          <w:rFonts w:ascii="Times New Roman" w:hAnsi="Times New Roman"/>
          <w:color w:val="000000" w:themeColor="text1"/>
        </w:rPr>
        <w:t>, Atlanta, GA 30329</w:t>
      </w:r>
    </w:p>
    <w:p w14:paraId="20908049" w14:textId="53374436" w:rsidR="003F71FE" w:rsidRPr="00603CE0" w:rsidRDefault="00A977A5" w:rsidP="003F71FE">
      <w:pPr>
        <w:pStyle w:val="ListParagraph"/>
        <w:numPr>
          <w:ilvl w:val="0"/>
          <w:numId w:val="12"/>
        </w:numPr>
        <w:spacing w:after="160" w:line="259" w:lineRule="auto"/>
        <w:rPr>
          <w:rFonts w:ascii="Times New Roman" w:hAnsi="Times New Roman"/>
          <w:color w:val="000000" w:themeColor="text1"/>
        </w:rPr>
      </w:pPr>
      <w:r w:rsidRPr="00603CE0">
        <w:rPr>
          <w:rFonts w:ascii="Times New Roman" w:hAnsi="Times New Roman"/>
          <w:color w:val="000000" w:themeColor="text1"/>
        </w:rPr>
        <w:t xml:space="preserve">Department of Health Policy, </w:t>
      </w:r>
      <w:r w:rsidR="003F71FE" w:rsidRPr="00603CE0">
        <w:rPr>
          <w:rFonts w:ascii="Times New Roman" w:hAnsi="Times New Roman"/>
          <w:color w:val="000000" w:themeColor="text1"/>
        </w:rPr>
        <w:t>Stanford University</w:t>
      </w:r>
      <w:r w:rsidR="00583AF5" w:rsidRPr="00603CE0">
        <w:rPr>
          <w:rFonts w:ascii="Times New Roman" w:hAnsi="Times New Roman"/>
          <w:color w:val="000000" w:themeColor="text1"/>
        </w:rPr>
        <w:t xml:space="preserve"> </w:t>
      </w:r>
      <w:r w:rsidR="00310DA7" w:rsidRPr="00603CE0">
        <w:rPr>
          <w:rFonts w:ascii="Times New Roman" w:hAnsi="Times New Roman"/>
          <w:color w:val="000000" w:themeColor="text1"/>
        </w:rPr>
        <w:t>School of Medicine</w:t>
      </w:r>
      <w:r w:rsidR="00ED42B8" w:rsidRPr="00603CE0">
        <w:rPr>
          <w:rFonts w:ascii="Times New Roman" w:hAnsi="Times New Roman"/>
          <w:color w:val="000000" w:themeColor="text1"/>
        </w:rPr>
        <w:t xml:space="preserve">, </w:t>
      </w:r>
      <w:r w:rsidR="00D046D4" w:rsidRPr="00603CE0">
        <w:rPr>
          <w:rFonts w:ascii="Times New Roman" w:hAnsi="Times New Roman"/>
          <w:color w:val="000000" w:themeColor="text1"/>
        </w:rPr>
        <w:t>Stanford, CA 94305</w:t>
      </w:r>
    </w:p>
    <w:p w14:paraId="32ADC14B" w14:textId="38600C56" w:rsidR="003F71FE" w:rsidRDefault="00422D96" w:rsidP="003F71FE">
      <w:pPr>
        <w:pStyle w:val="ListParagraph"/>
        <w:numPr>
          <w:ilvl w:val="0"/>
          <w:numId w:val="12"/>
        </w:numPr>
        <w:spacing w:after="160" w:line="259" w:lineRule="auto"/>
        <w:rPr>
          <w:rFonts w:ascii="Times New Roman" w:hAnsi="Times New Roman"/>
          <w:color w:val="000000" w:themeColor="text1"/>
        </w:rPr>
      </w:pPr>
      <w:r w:rsidRPr="00603CE0">
        <w:rPr>
          <w:rFonts w:ascii="Times New Roman" w:hAnsi="Times New Roman"/>
          <w:color w:val="000000" w:themeColor="text1"/>
        </w:rPr>
        <w:t xml:space="preserve">Department of </w:t>
      </w:r>
      <w:r w:rsidR="009B5F44" w:rsidRPr="00603CE0">
        <w:rPr>
          <w:rFonts w:ascii="Times New Roman" w:hAnsi="Times New Roman"/>
          <w:color w:val="000000" w:themeColor="text1"/>
        </w:rPr>
        <w:t>Immunology and Infectious Diseases</w:t>
      </w:r>
      <w:r w:rsidRPr="00603CE0">
        <w:rPr>
          <w:rFonts w:ascii="Times New Roman" w:hAnsi="Times New Roman"/>
          <w:color w:val="000000" w:themeColor="text1"/>
        </w:rPr>
        <w:t xml:space="preserve">, Harvard </w:t>
      </w:r>
      <w:r w:rsidR="1B9881DB" w:rsidRPr="00603CE0">
        <w:rPr>
          <w:rFonts w:ascii="Times New Roman" w:hAnsi="Times New Roman"/>
          <w:color w:val="000000" w:themeColor="text1"/>
        </w:rPr>
        <w:t>T</w:t>
      </w:r>
      <w:r w:rsidR="00E84D54" w:rsidRPr="00603CE0">
        <w:rPr>
          <w:rFonts w:ascii="Times New Roman" w:hAnsi="Times New Roman"/>
          <w:color w:val="000000" w:themeColor="text1"/>
        </w:rPr>
        <w:t>.</w:t>
      </w:r>
      <w:r w:rsidR="1B9881DB" w:rsidRPr="00603CE0">
        <w:rPr>
          <w:rFonts w:ascii="Times New Roman" w:hAnsi="Times New Roman"/>
          <w:color w:val="000000" w:themeColor="text1"/>
        </w:rPr>
        <w:t>H</w:t>
      </w:r>
      <w:r w:rsidR="00E84D54" w:rsidRPr="00603CE0">
        <w:rPr>
          <w:rFonts w:ascii="Times New Roman" w:hAnsi="Times New Roman"/>
          <w:color w:val="000000" w:themeColor="text1"/>
        </w:rPr>
        <w:t>.</w:t>
      </w:r>
      <w:r w:rsidR="1B9881DB" w:rsidRPr="00603CE0">
        <w:rPr>
          <w:rFonts w:ascii="Times New Roman" w:hAnsi="Times New Roman"/>
          <w:color w:val="000000" w:themeColor="text1"/>
        </w:rPr>
        <w:t xml:space="preserve"> Chan School of Public Health, Harvard University</w:t>
      </w:r>
      <w:r w:rsidR="002466EE" w:rsidRPr="00603CE0">
        <w:rPr>
          <w:rFonts w:ascii="Times New Roman" w:hAnsi="Times New Roman"/>
          <w:color w:val="000000" w:themeColor="text1"/>
        </w:rPr>
        <w:t>, Boston, MA 02115</w:t>
      </w:r>
    </w:p>
    <w:p w14:paraId="19CB9ABD" w14:textId="57CD31EC" w:rsidR="00A11263" w:rsidRPr="00603CE0" w:rsidRDefault="0031583C" w:rsidP="003F71FE">
      <w:pPr>
        <w:pStyle w:val="ListParagraph"/>
        <w:numPr>
          <w:ilvl w:val="0"/>
          <w:numId w:val="12"/>
        </w:numPr>
        <w:spacing w:after="160" w:line="259" w:lineRule="auto"/>
        <w:rPr>
          <w:rFonts w:ascii="Times New Roman" w:hAnsi="Times New Roman"/>
          <w:color w:val="000000" w:themeColor="text1"/>
        </w:rPr>
      </w:pPr>
      <w:r>
        <w:rPr>
          <w:rFonts w:ascii="Times New Roman" w:hAnsi="Times New Roman"/>
          <w:color w:val="000000" w:themeColor="text1"/>
        </w:rPr>
        <w:t xml:space="preserve">Department of Epidemiology and Biostatistics, </w:t>
      </w:r>
      <w:r w:rsidR="0028595E">
        <w:rPr>
          <w:rFonts w:ascii="Times New Roman" w:hAnsi="Times New Roman"/>
          <w:color w:val="000000" w:themeColor="text1"/>
        </w:rPr>
        <w:t>University of California</w:t>
      </w:r>
      <w:r w:rsidR="004979E4">
        <w:rPr>
          <w:rFonts w:ascii="Times New Roman" w:hAnsi="Times New Roman"/>
          <w:color w:val="000000" w:themeColor="text1"/>
        </w:rPr>
        <w:t>,</w:t>
      </w:r>
      <w:r w:rsidR="0028595E">
        <w:rPr>
          <w:rFonts w:ascii="Times New Roman" w:hAnsi="Times New Roman"/>
          <w:color w:val="000000" w:themeColor="text1"/>
        </w:rPr>
        <w:t xml:space="preserve"> San Francisco, San Francisco CA</w:t>
      </w:r>
      <w:r w:rsidR="007C0BA4">
        <w:rPr>
          <w:rFonts w:ascii="Times New Roman" w:hAnsi="Times New Roman"/>
          <w:color w:val="000000" w:themeColor="text1"/>
        </w:rPr>
        <w:t xml:space="preserve"> 94158</w:t>
      </w:r>
    </w:p>
    <w:p w14:paraId="5E3525F1" w14:textId="6539D308" w:rsidR="002C62FB" w:rsidRPr="00603CE0" w:rsidRDefault="002C62FB" w:rsidP="00D2543D">
      <w:pPr>
        <w:spacing w:after="160" w:line="259" w:lineRule="auto"/>
        <w:rPr>
          <w:rFonts w:ascii="Times New Roman" w:hAnsi="Times New Roman"/>
          <w:color w:val="000000" w:themeColor="text1"/>
        </w:rPr>
      </w:pPr>
      <w:r w:rsidRPr="00603CE0">
        <w:rPr>
          <w:rFonts w:ascii="Times New Roman" w:hAnsi="Times New Roman"/>
          <w:b/>
          <w:color w:val="000000" w:themeColor="text1"/>
        </w:rPr>
        <w:t>Keywords</w:t>
      </w:r>
      <w:r w:rsidRPr="00603CE0">
        <w:rPr>
          <w:rFonts w:ascii="Times New Roman" w:hAnsi="Times New Roman"/>
          <w:color w:val="000000" w:themeColor="text1"/>
        </w:rPr>
        <w:t>: agent-based model, sexually</w:t>
      </w:r>
      <w:r w:rsidR="00FC491C" w:rsidRPr="00603CE0">
        <w:rPr>
          <w:rFonts w:ascii="Times New Roman" w:hAnsi="Times New Roman"/>
          <w:color w:val="000000" w:themeColor="text1"/>
        </w:rPr>
        <w:t xml:space="preserve"> </w:t>
      </w:r>
      <w:r w:rsidRPr="00603CE0">
        <w:rPr>
          <w:rFonts w:ascii="Times New Roman" w:hAnsi="Times New Roman"/>
          <w:color w:val="000000" w:themeColor="text1"/>
        </w:rPr>
        <w:t>transmitted infection, MSM, antimicrobial resistance</w:t>
      </w:r>
      <w:r w:rsidR="0081123F" w:rsidRPr="00603CE0">
        <w:rPr>
          <w:rFonts w:ascii="Times New Roman" w:hAnsi="Times New Roman"/>
          <w:color w:val="000000" w:themeColor="text1"/>
        </w:rPr>
        <w:t xml:space="preserve">, </w:t>
      </w:r>
      <w:r w:rsidR="0081123F" w:rsidRPr="00603CE0">
        <w:rPr>
          <w:rFonts w:ascii="Times New Roman" w:hAnsi="Times New Roman"/>
          <w:i/>
          <w:iCs/>
          <w:color w:val="000000" w:themeColor="text1"/>
        </w:rPr>
        <w:t>Neisseria gonorrhoeae</w:t>
      </w:r>
    </w:p>
    <w:p w14:paraId="728F0A27" w14:textId="471EA79F" w:rsidR="00632D8C" w:rsidRPr="00603CE0" w:rsidRDefault="00BC0D69">
      <w:pPr>
        <w:spacing w:after="160" w:line="259" w:lineRule="auto"/>
        <w:rPr>
          <w:rFonts w:ascii="Times New Roman" w:hAnsi="Times New Roman"/>
          <w:color w:val="000000" w:themeColor="text1"/>
        </w:rPr>
      </w:pPr>
      <w:r w:rsidRPr="00603CE0">
        <w:rPr>
          <w:rFonts w:ascii="Times New Roman" w:hAnsi="Times New Roman"/>
          <w:color w:val="000000" w:themeColor="text1"/>
        </w:rPr>
        <w:t>The findings and conclusions in this report are those of the authors and do not necessarily represent the official position of the Centers for Disease Control and Prevention.</w:t>
      </w:r>
    </w:p>
    <w:p w14:paraId="3F0B662C" w14:textId="7EC51D09" w:rsidR="000479E6" w:rsidRPr="00603CE0" w:rsidRDefault="00B7685C">
      <w:pPr>
        <w:spacing w:after="160" w:line="259" w:lineRule="auto"/>
        <w:rPr>
          <w:rFonts w:ascii="Times New Roman" w:hAnsi="Times New Roman"/>
          <w:color w:val="000000" w:themeColor="text1"/>
        </w:rPr>
      </w:pPr>
      <w:r w:rsidRPr="00603CE0">
        <w:rPr>
          <w:rFonts w:ascii="Times New Roman" w:hAnsi="Times New Roman"/>
          <w:color w:val="000000" w:themeColor="text1"/>
        </w:rPr>
        <w:br w:type="page"/>
      </w:r>
    </w:p>
    <w:p w14:paraId="0A512018" w14:textId="1AE1DC16" w:rsidR="001E0BD3" w:rsidRPr="00603CE0" w:rsidRDefault="00E75D0A" w:rsidP="00BB5FB7">
      <w:pPr>
        <w:pStyle w:val="Heading1"/>
        <w:rPr>
          <w:rFonts w:ascii="Times New Roman" w:hAnsi="Times New Roman"/>
          <w:color w:val="000000" w:themeColor="text1"/>
        </w:rPr>
      </w:pPr>
      <w:r w:rsidRPr="00603CE0">
        <w:rPr>
          <w:rFonts w:ascii="Times New Roman" w:hAnsi="Times New Roman"/>
          <w:color w:val="000000" w:themeColor="text1"/>
        </w:rPr>
        <w:lastRenderedPageBreak/>
        <w:t>Abstract</w:t>
      </w:r>
    </w:p>
    <w:p w14:paraId="3E86B08D" w14:textId="77777777" w:rsidR="00C2356B" w:rsidRDefault="00C2356B" w:rsidP="00C2356B">
      <w:pPr>
        <w:pStyle w:val="Heading2"/>
      </w:pPr>
      <w:r w:rsidRPr="00C2356B">
        <w:t xml:space="preserve">Background </w:t>
      </w:r>
    </w:p>
    <w:p w14:paraId="0D96841A" w14:textId="0BD4AA85" w:rsidR="00C2356B" w:rsidRPr="00C2356B" w:rsidRDefault="00C2356B" w:rsidP="00C2356B">
      <w:pPr>
        <w:spacing w:after="160" w:line="259" w:lineRule="auto"/>
        <w:rPr>
          <w:rFonts w:ascii="Times New Roman" w:hAnsi="Times New Roman"/>
          <w:color w:val="000000" w:themeColor="text1"/>
        </w:rPr>
      </w:pPr>
      <w:r w:rsidRPr="395BA343">
        <w:rPr>
          <w:rFonts w:ascii="Times New Roman" w:hAnsi="Times New Roman"/>
          <w:color w:val="000000" w:themeColor="text1"/>
        </w:rPr>
        <w:t xml:space="preserve">Antimicrobial-resistant (AMR) gonorrhea poses an increasing threat to public health, yet evidence on the cost-effectiveness of surveillance systems that inform treatment policy is lacking. We assessed the </w:t>
      </w:r>
      <w:r w:rsidR="65F8B4F3" w:rsidRPr="395BA343">
        <w:rPr>
          <w:rFonts w:ascii="Times New Roman" w:hAnsi="Times New Roman"/>
          <w:color w:val="000000" w:themeColor="text1"/>
        </w:rPr>
        <w:t xml:space="preserve">long-term, population-level </w:t>
      </w:r>
      <w:r w:rsidRPr="395BA343">
        <w:rPr>
          <w:rFonts w:ascii="Times New Roman" w:hAnsi="Times New Roman"/>
          <w:color w:val="000000" w:themeColor="text1"/>
        </w:rPr>
        <w:t>health benefits, costs, and cost-effectiveness of the Gonococcal Isolate Surveillance Project (GISP), the US national surveillance system for AMR gonorrhea.</w:t>
      </w:r>
    </w:p>
    <w:p w14:paraId="78025BA9" w14:textId="77777777" w:rsidR="00C2356B" w:rsidRDefault="00C2356B" w:rsidP="00C2356B">
      <w:pPr>
        <w:pStyle w:val="Heading2"/>
      </w:pPr>
      <w:r w:rsidRPr="00C2356B">
        <w:t xml:space="preserve">Methods </w:t>
      </w:r>
    </w:p>
    <w:p w14:paraId="6256A0C6" w14:textId="37332F91" w:rsidR="00C2356B" w:rsidRPr="00C2356B" w:rsidRDefault="00C2356B" w:rsidP="00C2356B">
      <w:pPr>
        <w:spacing w:after="160" w:line="259" w:lineRule="auto"/>
        <w:rPr>
          <w:rFonts w:ascii="Times New Roman" w:hAnsi="Times New Roman"/>
          <w:color w:val="000000" w:themeColor="text1"/>
        </w:rPr>
      </w:pPr>
      <w:r w:rsidRPr="395BA343">
        <w:rPr>
          <w:rFonts w:ascii="Times New Roman" w:hAnsi="Times New Roman"/>
          <w:color w:val="000000" w:themeColor="text1"/>
        </w:rPr>
        <w:t xml:space="preserve">We developed an agent-based model of gonococcal transmission among men who have sex with men to project gonorrhea-associated costs (healthcare sector perspective) and quality-adjusted life-years (QALYs) lost under GISP and three </w:t>
      </w:r>
      <w:del w:id="1" w:author="Ekanayake-Weber, Marcy" w:date="2026-02-19T11:21:00Z" w16du:dateUtc="2026-02-19T16:21:00Z">
        <w:r w:rsidRPr="395BA343" w:rsidDel="00FB39D3">
          <w:rPr>
            <w:rFonts w:ascii="Times New Roman" w:hAnsi="Times New Roman"/>
            <w:color w:val="000000" w:themeColor="text1"/>
          </w:rPr>
          <w:delText>counterfactual strategies</w:delText>
        </w:r>
      </w:del>
      <w:ins w:id="2" w:author="Ekanayake-Weber, Marcy" w:date="2026-02-19T11:21:00Z" w16du:dateUtc="2026-02-19T16:21:00Z">
        <w:r w:rsidR="00FB39D3">
          <w:rPr>
            <w:rFonts w:ascii="Times New Roman" w:hAnsi="Times New Roman"/>
            <w:color w:val="000000" w:themeColor="text1"/>
          </w:rPr>
          <w:t>hypotheti</w:t>
        </w:r>
        <w:r w:rsidR="0079212C">
          <w:rPr>
            <w:rFonts w:ascii="Times New Roman" w:hAnsi="Times New Roman"/>
            <w:color w:val="000000" w:themeColor="text1"/>
          </w:rPr>
          <w:t>c</w:t>
        </w:r>
        <w:r w:rsidR="00FB39D3">
          <w:rPr>
            <w:rFonts w:ascii="Times New Roman" w:hAnsi="Times New Roman"/>
            <w:color w:val="000000" w:themeColor="text1"/>
          </w:rPr>
          <w:t>al scenarios</w:t>
        </w:r>
      </w:ins>
      <w:ins w:id="3" w:author="Ekanayake-Weber, Marcy" w:date="2026-02-19T11:22:00Z" w16du:dateUtc="2026-02-19T16:22:00Z">
        <w:r w:rsidR="007903AB" w:rsidRPr="007903AB">
          <w:rPr>
            <w:rFonts w:ascii="Times New Roman" w:hAnsi="Times New Roman"/>
            <w:color w:val="000000" w:themeColor="text1"/>
          </w:rPr>
          <w:t xml:space="preserve"> </w:t>
        </w:r>
        <w:r w:rsidR="007903AB" w:rsidRPr="395BA343">
          <w:rPr>
            <w:rFonts w:ascii="Times New Roman" w:hAnsi="Times New Roman"/>
            <w:color w:val="000000" w:themeColor="text1"/>
          </w:rPr>
          <w:t>in the absence of GISP</w:t>
        </w:r>
      </w:ins>
      <w:r w:rsidRPr="395BA343">
        <w:rPr>
          <w:rFonts w:ascii="Times New Roman" w:hAnsi="Times New Roman"/>
          <w:color w:val="000000" w:themeColor="text1"/>
        </w:rPr>
        <w:t>: randomized treatment, test-of-cure, and a combination strategy</w:t>
      </w:r>
      <w:r w:rsidR="7E0997F1" w:rsidRPr="395BA343">
        <w:rPr>
          <w:rFonts w:ascii="Times New Roman" w:hAnsi="Times New Roman"/>
          <w:color w:val="000000" w:themeColor="text1"/>
        </w:rPr>
        <w:t xml:space="preserve">, representing a combination of </w:t>
      </w:r>
      <w:ins w:id="4" w:author="Ekanayake-Weber, Marcy" w:date="2026-02-19T11:21:00Z" w16du:dateUtc="2026-02-19T16:21:00Z">
        <w:r w:rsidR="0079212C">
          <w:rPr>
            <w:rFonts w:ascii="Times New Roman" w:hAnsi="Times New Roman"/>
            <w:color w:val="000000" w:themeColor="text1"/>
          </w:rPr>
          <w:t xml:space="preserve">clinical </w:t>
        </w:r>
      </w:ins>
      <w:r w:rsidR="7E0997F1" w:rsidRPr="395BA343">
        <w:rPr>
          <w:rFonts w:ascii="Times New Roman" w:hAnsi="Times New Roman"/>
          <w:color w:val="000000" w:themeColor="text1"/>
        </w:rPr>
        <w:t xml:space="preserve">strategies </w:t>
      </w:r>
      <w:del w:id="5" w:author="Ekanayake-Weber, Marcy" w:date="2026-02-19T11:22:00Z" w16du:dateUtc="2026-02-19T16:22:00Z">
        <w:r w:rsidR="4B762645" w:rsidRPr="395BA343" w:rsidDel="007903AB">
          <w:rPr>
            <w:rFonts w:ascii="Times New Roman" w:hAnsi="Times New Roman"/>
            <w:color w:val="000000" w:themeColor="text1"/>
          </w:rPr>
          <w:delText xml:space="preserve">that could have been </w:delText>
        </w:r>
        <w:r w:rsidR="7E0997F1" w:rsidRPr="395BA343" w:rsidDel="007903AB">
          <w:rPr>
            <w:rFonts w:ascii="Times New Roman" w:hAnsi="Times New Roman"/>
            <w:color w:val="000000" w:themeColor="text1"/>
          </w:rPr>
          <w:delText>used to</w:delText>
        </w:r>
        <w:r w:rsidR="256B5467" w:rsidRPr="395BA343" w:rsidDel="007903AB">
          <w:rPr>
            <w:rFonts w:ascii="Times New Roman" w:hAnsi="Times New Roman"/>
            <w:color w:val="000000" w:themeColor="text1"/>
          </w:rPr>
          <w:delText xml:space="preserve"> successfully</w:delText>
        </w:r>
      </w:del>
      <w:ins w:id="6" w:author="Ekanayake-Weber, Marcy" w:date="2026-02-19T11:22:00Z" w16du:dateUtc="2026-02-19T16:22:00Z">
        <w:r w:rsidR="007903AB">
          <w:rPr>
            <w:rFonts w:ascii="Times New Roman" w:hAnsi="Times New Roman"/>
            <w:color w:val="000000" w:themeColor="text1"/>
          </w:rPr>
          <w:t>for</w:t>
        </w:r>
      </w:ins>
      <w:r w:rsidR="256B5467" w:rsidRPr="395BA343">
        <w:rPr>
          <w:rFonts w:ascii="Times New Roman" w:hAnsi="Times New Roman"/>
          <w:color w:val="000000" w:themeColor="text1"/>
        </w:rPr>
        <w:t xml:space="preserve"> treat</w:t>
      </w:r>
      <w:del w:id="7" w:author="Ekanayake-Weber, Marcy" w:date="2026-02-19T11:22:00Z" w16du:dateUtc="2026-02-19T16:22:00Z">
        <w:r w:rsidR="256B5467" w:rsidRPr="395BA343" w:rsidDel="007903AB">
          <w:rPr>
            <w:rFonts w:ascii="Times New Roman" w:hAnsi="Times New Roman"/>
            <w:color w:val="000000" w:themeColor="text1"/>
          </w:rPr>
          <w:delText xml:space="preserve"> </w:delText>
        </w:r>
      </w:del>
      <w:ins w:id="8" w:author="Ekanayake-Weber, Marcy" w:date="2026-02-19T11:22:00Z" w16du:dateUtc="2026-02-19T16:22:00Z">
        <w:r w:rsidR="007903AB">
          <w:rPr>
            <w:rFonts w:ascii="Times New Roman" w:hAnsi="Times New Roman"/>
            <w:color w:val="000000" w:themeColor="text1"/>
          </w:rPr>
          <w:t xml:space="preserve">ing </w:t>
        </w:r>
      </w:ins>
      <w:r w:rsidR="256B5467" w:rsidRPr="395BA343">
        <w:rPr>
          <w:rFonts w:ascii="Times New Roman" w:hAnsi="Times New Roman"/>
          <w:color w:val="000000" w:themeColor="text1"/>
        </w:rPr>
        <w:t>gonorrhea</w:t>
      </w:r>
      <w:del w:id="9" w:author="Ekanayake-Weber, Marcy" w:date="2026-02-19T11:22:00Z" w16du:dateUtc="2026-02-19T16:22:00Z">
        <w:r w:rsidR="644BAC8B" w:rsidRPr="395BA343" w:rsidDel="007903AB">
          <w:rPr>
            <w:rFonts w:ascii="Times New Roman" w:hAnsi="Times New Roman"/>
            <w:color w:val="000000" w:themeColor="text1"/>
          </w:rPr>
          <w:delText xml:space="preserve"> in the </w:delText>
        </w:r>
        <w:r w:rsidR="4B6C8E6A" w:rsidRPr="395BA343" w:rsidDel="007903AB">
          <w:rPr>
            <w:rFonts w:ascii="Times New Roman" w:hAnsi="Times New Roman"/>
            <w:color w:val="000000" w:themeColor="text1"/>
          </w:rPr>
          <w:delText xml:space="preserve">absence </w:delText>
        </w:r>
        <w:r w:rsidR="644BAC8B" w:rsidRPr="395BA343" w:rsidDel="007903AB">
          <w:rPr>
            <w:rFonts w:ascii="Times New Roman" w:hAnsi="Times New Roman"/>
            <w:color w:val="000000" w:themeColor="text1"/>
          </w:rPr>
          <w:delText>of GISP</w:delText>
        </w:r>
      </w:del>
      <w:r w:rsidRPr="395BA343">
        <w:rPr>
          <w:rFonts w:ascii="Times New Roman" w:hAnsi="Times New Roman"/>
          <w:color w:val="000000" w:themeColor="text1"/>
        </w:rPr>
        <w:t>.</w:t>
      </w:r>
      <w:r w:rsidR="7A9B3F6A" w:rsidRPr="395BA343">
        <w:rPr>
          <w:rFonts w:ascii="Times New Roman" w:hAnsi="Times New Roman"/>
          <w:color w:val="000000" w:themeColor="text1"/>
        </w:rPr>
        <w:t xml:space="preserve"> </w:t>
      </w:r>
    </w:p>
    <w:p w14:paraId="74562BD0" w14:textId="77777777" w:rsidR="00C2356B" w:rsidRDefault="00C2356B" w:rsidP="00C2356B">
      <w:pPr>
        <w:pStyle w:val="Heading2"/>
      </w:pPr>
      <w:r w:rsidRPr="00C2356B">
        <w:t xml:space="preserve">Findings </w:t>
      </w:r>
    </w:p>
    <w:p w14:paraId="3062C923" w14:textId="1B469C27" w:rsidR="00C2356B" w:rsidRPr="00C2356B" w:rsidRDefault="00C2356B" w:rsidP="00C2356B">
      <w:pPr>
        <w:spacing w:after="160" w:line="259" w:lineRule="auto"/>
        <w:rPr>
          <w:rFonts w:ascii="Times New Roman" w:hAnsi="Times New Roman"/>
          <w:color w:val="000000" w:themeColor="text1"/>
        </w:rPr>
      </w:pPr>
      <w:r w:rsidRPr="395BA343">
        <w:rPr>
          <w:rFonts w:ascii="Times New Roman" w:hAnsi="Times New Roman"/>
          <w:color w:val="000000" w:themeColor="text1"/>
        </w:rPr>
        <w:t xml:space="preserve">Over 20 years in a population of 100,000 men who have sex with men, all strategies resulted in similar overall gonorrhea incidence, but GISP achieved the lowest treatment failure rate (0·6% vs 8%, 16%, and 11%) and lowest AMR gonorrhea incidence (28,756 vs 99,273, 155,983, and 120,252 cases). GISP resulted in similar costs and QALYs compared with randomized treatment, but lower costs and greater QALYs </w:t>
      </w:r>
      <w:r w:rsidR="50947C89" w:rsidRPr="395BA343">
        <w:rPr>
          <w:rFonts w:ascii="Times New Roman" w:hAnsi="Times New Roman"/>
          <w:color w:val="000000" w:themeColor="text1"/>
        </w:rPr>
        <w:t>compared to the</w:t>
      </w:r>
      <w:r w:rsidRPr="395BA343">
        <w:rPr>
          <w:rFonts w:ascii="Times New Roman" w:hAnsi="Times New Roman"/>
          <w:color w:val="000000" w:themeColor="text1"/>
        </w:rPr>
        <w:t xml:space="preserve"> test-of-cure or combination strategies.</w:t>
      </w:r>
    </w:p>
    <w:p w14:paraId="6038AB6A" w14:textId="77777777" w:rsidR="00C2356B" w:rsidRDefault="00C2356B" w:rsidP="00C2356B">
      <w:pPr>
        <w:pStyle w:val="Heading2"/>
      </w:pPr>
      <w:r>
        <w:t xml:space="preserve">Interpretation </w:t>
      </w:r>
    </w:p>
    <w:p w14:paraId="6963EACB" w14:textId="4F7829CC" w:rsidR="7DA5A10F" w:rsidRDefault="7DA5A10F" w:rsidP="395BA343">
      <w:pPr>
        <w:spacing w:after="160" w:line="259" w:lineRule="auto"/>
        <w:rPr>
          <w:rFonts w:ascii="Times New Roman" w:hAnsi="Times New Roman"/>
          <w:color w:val="000000" w:themeColor="text1"/>
        </w:rPr>
      </w:pPr>
      <w:r w:rsidRPr="395BA343">
        <w:rPr>
          <w:rFonts w:ascii="Times New Roman" w:hAnsi="Times New Roman"/>
          <w:color w:val="000000" w:themeColor="text1"/>
        </w:rPr>
        <w:t xml:space="preserve">Our findings highlight the health and economic benefits of GISP in controlling AMR gonorrhea and support investment </w:t>
      </w:r>
      <w:r w:rsidR="4E127689" w:rsidRPr="395BA343">
        <w:rPr>
          <w:rFonts w:ascii="Times New Roman" w:hAnsi="Times New Roman"/>
          <w:color w:val="000000" w:themeColor="text1"/>
        </w:rPr>
        <w:t>the</w:t>
      </w:r>
      <w:r w:rsidRPr="395BA343">
        <w:rPr>
          <w:rFonts w:ascii="Times New Roman" w:hAnsi="Times New Roman"/>
          <w:color w:val="000000" w:themeColor="text1"/>
        </w:rPr>
        <w:t xml:space="preserve"> national </w:t>
      </w:r>
      <w:r w:rsidR="31B43C9D" w:rsidRPr="395BA343">
        <w:rPr>
          <w:rFonts w:ascii="Times New Roman" w:hAnsi="Times New Roman"/>
          <w:color w:val="000000" w:themeColor="text1"/>
        </w:rPr>
        <w:t>surveillance system of AMR gonorrhea</w:t>
      </w:r>
      <w:r w:rsidR="2CCDA6B5" w:rsidRPr="395BA343">
        <w:rPr>
          <w:rFonts w:ascii="Times New Roman" w:hAnsi="Times New Roman"/>
          <w:color w:val="000000" w:themeColor="text1"/>
        </w:rPr>
        <w:t xml:space="preserve"> in the US</w:t>
      </w:r>
      <w:r w:rsidR="31B43C9D" w:rsidRPr="395BA343">
        <w:rPr>
          <w:rFonts w:ascii="Times New Roman" w:hAnsi="Times New Roman"/>
          <w:color w:val="000000" w:themeColor="text1"/>
        </w:rPr>
        <w:t xml:space="preserve">. </w:t>
      </w:r>
      <w:r w:rsidR="2EE600A4" w:rsidRPr="395BA343">
        <w:rPr>
          <w:rFonts w:ascii="Times New Roman" w:hAnsi="Times New Roman"/>
          <w:color w:val="000000" w:themeColor="text1"/>
        </w:rPr>
        <w:t xml:space="preserve">Additional studies are required to investigate the generalizability of our findings for other countries. </w:t>
      </w:r>
    </w:p>
    <w:p w14:paraId="555A1C95" w14:textId="77777777" w:rsidR="00C2356B" w:rsidRDefault="00C2356B" w:rsidP="00C2356B">
      <w:pPr>
        <w:pStyle w:val="Heading2"/>
      </w:pPr>
      <w:r w:rsidRPr="00C2356B">
        <w:t xml:space="preserve">Funding </w:t>
      </w:r>
    </w:p>
    <w:p w14:paraId="4CC2F485" w14:textId="2C370225" w:rsidR="00B43433" w:rsidRPr="00603CE0" w:rsidRDefault="00C2356B" w:rsidP="00C2356B">
      <w:pPr>
        <w:spacing w:after="160" w:line="259" w:lineRule="auto"/>
        <w:rPr>
          <w:rFonts w:ascii="Times New Roman" w:hAnsi="Times New Roman"/>
          <w:color w:val="000000" w:themeColor="text1"/>
        </w:rPr>
      </w:pPr>
      <w:r w:rsidRPr="00C2356B">
        <w:rPr>
          <w:rFonts w:ascii="Times New Roman" w:hAnsi="Times New Roman"/>
          <w:color w:val="000000" w:themeColor="text1"/>
        </w:rPr>
        <w:t>National Institutes of Health.</w:t>
      </w:r>
      <w:r w:rsidR="3EA6C967" w:rsidRPr="00603CE0">
        <w:rPr>
          <w:rFonts w:ascii="Times New Roman" w:hAnsi="Times New Roman"/>
          <w:color w:val="000000" w:themeColor="text1"/>
        </w:rPr>
        <w:t xml:space="preserve"> </w:t>
      </w:r>
    </w:p>
    <w:p w14:paraId="1424192A" w14:textId="77777777" w:rsidR="00A53C0B" w:rsidRDefault="00A53C0B">
      <w:pPr>
        <w:spacing w:after="160" w:line="259" w:lineRule="auto"/>
        <w:rPr>
          <w:rFonts w:ascii="Times New Roman" w:hAnsi="Times New Roman"/>
          <w:color w:val="000000" w:themeColor="text1"/>
        </w:rPr>
      </w:pPr>
    </w:p>
    <w:p w14:paraId="31886309" w14:textId="131F2AC2" w:rsidR="6742FB33" w:rsidRDefault="6742FB33">
      <w:r>
        <w:br w:type="page"/>
      </w:r>
    </w:p>
    <w:p w14:paraId="46BB9E33" w14:textId="3BB8C4D0" w:rsidR="00A53C0B" w:rsidRPr="00603CE0" w:rsidRDefault="00A53C0B" w:rsidP="00A53C0B">
      <w:pPr>
        <w:pStyle w:val="Heading1"/>
        <w:rPr>
          <w:rFonts w:ascii="Times New Roman" w:hAnsi="Times New Roman"/>
          <w:color w:val="000000" w:themeColor="text1"/>
        </w:rPr>
      </w:pPr>
      <w:r>
        <w:rPr>
          <w:rFonts w:ascii="Times New Roman" w:hAnsi="Times New Roman"/>
          <w:color w:val="000000" w:themeColor="text1"/>
        </w:rPr>
        <w:lastRenderedPageBreak/>
        <w:t>Research In Context</w:t>
      </w:r>
    </w:p>
    <w:p w14:paraId="35C98D93" w14:textId="77777777" w:rsidR="00887097" w:rsidRPr="00887097" w:rsidRDefault="00887097" w:rsidP="00222BC2">
      <w:pPr>
        <w:pStyle w:val="Heading2"/>
      </w:pPr>
      <w:r w:rsidRPr="00887097">
        <w:t>Evidence before this study</w:t>
      </w:r>
    </w:p>
    <w:p w14:paraId="4867AA15" w14:textId="32B01685" w:rsidR="00887097" w:rsidRPr="00887097" w:rsidRDefault="00887097" w:rsidP="00887097">
      <w:pPr>
        <w:spacing w:after="160" w:line="259" w:lineRule="auto"/>
        <w:rPr>
          <w:rFonts w:ascii="Times New Roman" w:hAnsi="Times New Roman"/>
          <w:color w:val="000000" w:themeColor="text1"/>
        </w:rPr>
      </w:pPr>
      <w:r w:rsidRPr="55B42FBB">
        <w:rPr>
          <w:rFonts w:ascii="Times New Roman" w:hAnsi="Times New Roman"/>
          <w:i/>
          <w:iCs/>
          <w:color w:val="000000" w:themeColor="text1"/>
        </w:rPr>
        <w:t>Neisseria gonorrhoeae</w:t>
      </w:r>
      <w:r w:rsidRPr="55B42FBB">
        <w:rPr>
          <w:rFonts w:ascii="Times New Roman" w:hAnsi="Times New Roman"/>
          <w:color w:val="000000" w:themeColor="text1"/>
        </w:rPr>
        <w:t xml:space="preserve"> has developed resistance to all first-line antibiotics used to treat it. In the United States, the empiric treatment of gonorrhea is determined based on the data provided by the Gonococcal Isolate Surveillance Project (GISP), an ongoing sentinel surveillance system to monitor trends in antimicrobial-resistant</w:t>
      </w:r>
      <w:r w:rsidR="00222BC2" w:rsidRPr="55B42FBB">
        <w:rPr>
          <w:rFonts w:ascii="Times New Roman" w:hAnsi="Times New Roman"/>
          <w:color w:val="000000" w:themeColor="text1"/>
        </w:rPr>
        <w:t xml:space="preserve"> </w:t>
      </w:r>
      <w:r w:rsidRPr="55B42FBB">
        <w:rPr>
          <w:rFonts w:ascii="Times New Roman" w:hAnsi="Times New Roman"/>
          <w:color w:val="000000" w:themeColor="text1"/>
        </w:rPr>
        <w:t xml:space="preserve">(AMR) gonorrhea. Despite the important role GISP plays in ensuring that patients with gonorrhea receive effective treatment, no evidence exists about its population's health impact and cost-effectiveness. We searched PubMed for articles published in the indexed literature up to Nov 18th, 2025 (the date of our search), using the following terms: ((gonorrhea) OR (gonococcal)) AND (surveillance) AND (resistan*) AND ((model* OR cost-effectiveness)). We found 152 studies, of which 19 </w:t>
      </w:r>
      <w:r w:rsidR="0BB18F33" w:rsidRPr="55B42FBB">
        <w:rPr>
          <w:rFonts w:ascii="Times New Roman" w:hAnsi="Times New Roman"/>
          <w:color w:val="000000" w:themeColor="text1"/>
        </w:rPr>
        <w:t>assessed</w:t>
      </w:r>
      <w:r w:rsidRPr="55B42FBB">
        <w:rPr>
          <w:rFonts w:ascii="Times New Roman" w:hAnsi="Times New Roman"/>
          <w:color w:val="000000" w:themeColor="text1"/>
        </w:rPr>
        <w:t xml:space="preserve"> the impact of AMR gonorrhea surveillance programs. None focused on evaluating the cost-effectiveness of GISP compared to counterfactual strategies </w:t>
      </w:r>
      <w:del w:id="10" w:author="Ekanayake-Weber, Marcy" w:date="2026-02-19T11:23:00Z" w16du:dateUtc="2026-02-19T16:23:00Z">
        <w:r w:rsidRPr="55B42FBB" w:rsidDel="00460D21">
          <w:rPr>
            <w:rFonts w:ascii="Times New Roman" w:hAnsi="Times New Roman"/>
            <w:color w:val="000000" w:themeColor="text1"/>
          </w:rPr>
          <w:delText>that could have been implemented in the absence of</w:delText>
        </w:r>
      </w:del>
      <w:ins w:id="11" w:author="Ekanayake-Weber, Marcy" w:date="2026-02-19T11:23:00Z" w16du:dateUtc="2026-02-19T16:23:00Z">
        <w:r w:rsidR="00460D21">
          <w:rPr>
            <w:rFonts w:ascii="Times New Roman" w:hAnsi="Times New Roman"/>
            <w:color w:val="000000" w:themeColor="text1"/>
          </w:rPr>
          <w:t>without</w:t>
        </w:r>
      </w:ins>
      <w:r w:rsidRPr="55B42FBB">
        <w:rPr>
          <w:rFonts w:ascii="Times New Roman" w:hAnsi="Times New Roman"/>
          <w:color w:val="000000" w:themeColor="text1"/>
        </w:rPr>
        <w:t xml:space="preserve"> GISP. </w:t>
      </w:r>
    </w:p>
    <w:p w14:paraId="4BF4BEFF" w14:textId="77777777" w:rsidR="00887097" w:rsidRPr="00887097" w:rsidRDefault="00887097" w:rsidP="00222BC2">
      <w:pPr>
        <w:pStyle w:val="Heading2"/>
      </w:pPr>
      <w:r w:rsidRPr="00887097">
        <w:t>Added value of the study</w:t>
      </w:r>
    </w:p>
    <w:p w14:paraId="6DA65414" w14:textId="09A371F2" w:rsidR="00887097" w:rsidRPr="00856B3F" w:rsidRDefault="00887097" w:rsidP="55B42FBB">
      <w:pPr>
        <w:spacing w:after="160" w:line="259" w:lineRule="auto"/>
        <w:rPr>
          <w:rFonts w:ascii="Times New Roman" w:hAnsi="Times New Roman"/>
          <w:color w:val="000000" w:themeColor="text1"/>
        </w:rPr>
      </w:pPr>
      <w:r w:rsidRPr="55B42FBB">
        <w:rPr>
          <w:rFonts w:ascii="Times New Roman" w:hAnsi="Times New Roman"/>
          <w:color w:val="000000" w:themeColor="text1"/>
        </w:rPr>
        <w:t>To our knowledge, this study is the first to assess the population health impact and cost-effectiveness of GISP. Using an agent-based dynamic transmission model of gonorrhea for men who have sex with men (MSM) in the US, we compared the health and cost outcomes under GISP and several counterfactual scenarios</w:t>
      </w:r>
      <w:ins w:id="12" w:author="Ekanayake-Weber, Marcy" w:date="2026-02-19T11:23:00Z" w16du:dateUtc="2026-02-19T16:23:00Z">
        <w:r w:rsidR="00A2433B">
          <w:rPr>
            <w:rFonts w:ascii="Times New Roman" w:hAnsi="Times New Roman"/>
            <w:color w:val="000000" w:themeColor="text1"/>
          </w:rPr>
          <w:t xml:space="preserve"> wherein clinical management strategies were</w:t>
        </w:r>
      </w:ins>
      <w:ins w:id="13" w:author="Ekanayake-Weber, Marcy" w:date="2026-02-19T11:24:00Z" w16du:dateUtc="2026-02-19T16:24:00Z">
        <w:r w:rsidR="00A2433B">
          <w:rPr>
            <w:rFonts w:ascii="Times New Roman" w:hAnsi="Times New Roman"/>
            <w:color w:val="000000" w:themeColor="text1"/>
          </w:rPr>
          <w:t xml:space="preserve"> used</w:t>
        </w:r>
      </w:ins>
      <w:r w:rsidRPr="55B42FBB">
        <w:rPr>
          <w:rFonts w:ascii="Times New Roman" w:hAnsi="Times New Roman"/>
          <w:color w:val="000000" w:themeColor="text1"/>
        </w:rPr>
        <w:t xml:space="preserve"> to ensure the effective treatment of gonorrhea in the absence of GISP, including randomized treatment, test-of-cure, and a combination of randomized treatment and test-of-cure. We found that</w:t>
      </w:r>
      <w:r w:rsidR="01DF7B1A" w:rsidRPr="55B42FBB">
        <w:rPr>
          <w:rFonts w:ascii="Times New Roman" w:hAnsi="Times New Roman"/>
          <w:color w:val="000000" w:themeColor="text1"/>
        </w:rPr>
        <w:t xml:space="preserve"> GISP</w:t>
      </w:r>
      <w:r w:rsidR="0F30F031" w:rsidRPr="55B42FBB">
        <w:rPr>
          <w:rFonts w:ascii="Times New Roman" w:hAnsi="Times New Roman"/>
          <w:color w:val="000000" w:themeColor="text1"/>
        </w:rPr>
        <w:t>, along with other counterfactual strategies considered here, le</w:t>
      </w:r>
      <w:r w:rsidR="01DF7B1A" w:rsidRPr="55B42FBB">
        <w:rPr>
          <w:rFonts w:ascii="Times New Roman" w:hAnsi="Times New Roman"/>
          <w:color w:val="000000" w:themeColor="text1"/>
        </w:rPr>
        <w:t xml:space="preserve">d </w:t>
      </w:r>
      <w:r w:rsidR="56363E61" w:rsidRPr="55B42FBB">
        <w:rPr>
          <w:rFonts w:ascii="Times New Roman" w:hAnsi="Times New Roman"/>
          <w:color w:val="000000" w:themeColor="text1"/>
        </w:rPr>
        <w:t>to</w:t>
      </w:r>
      <w:r w:rsidR="23DDA243" w:rsidRPr="55B42FBB">
        <w:rPr>
          <w:rFonts w:ascii="Times New Roman" w:hAnsi="Times New Roman"/>
          <w:color w:val="000000" w:themeColor="text1"/>
        </w:rPr>
        <w:t xml:space="preserve"> a</w:t>
      </w:r>
      <w:r w:rsidR="56363E61" w:rsidRPr="55B42FBB">
        <w:rPr>
          <w:rFonts w:ascii="Times New Roman" w:hAnsi="Times New Roman"/>
          <w:color w:val="000000" w:themeColor="text1"/>
        </w:rPr>
        <w:t xml:space="preserve"> similar gonorrhea incidence</w:t>
      </w:r>
      <w:r w:rsidR="16D1959F" w:rsidRPr="55B42FBB">
        <w:rPr>
          <w:rFonts w:ascii="Times New Roman" w:hAnsi="Times New Roman"/>
          <w:color w:val="000000" w:themeColor="text1"/>
        </w:rPr>
        <w:t xml:space="preserve"> rate. However,</w:t>
      </w:r>
      <w:r w:rsidR="56363E61" w:rsidRPr="55B42FBB">
        <w:rPr>
          <w:rFonts w:ascii="Times New Roman" w:hAnsi="Times New Roman"/>
          <w:color w:val="000000" w:themeColor="text1"/>
        </w:rPr>
        <w:t xml:space="preserve"> GISP resulted in</w:t>
      </w:r>
      <w:r w:rsidR="0CEC4779" w:rsidRPr="55B42FBB">
        <w:rPr>
          <w:rFonts w:ascii="Times New Roman" w:hAnsi="Times New Roman"/>
          <w:color w:val="000000" w:themeColor="text1"/>
        </w:rPr>
        <w:t xml:space="preserve"> the</w:t>
      </w:r>
      <w:r w:rsidR="56363E61" w:rsidRPr="55B42FBB">
        <w:rPr>
          <w:rFonts w:ascii="Times New Roman" w:hAnsi="Times New Roman"/>
          <w:color w:val="000000" w:themeColor="text1"/>
        </w:rPr>
        <w:t xml:space="preserve"> lowest </w:t>
      </w:r>
      <w:r w:rsidR="56363E61" w:rsidRPr="00856B3F">
        <w:rPr>
          <w:rFonts w:ascii="Times New Roman" w:hAnsi="Times New Roman"/>
          <w:color w:val="000000" w:themeColor="text1"/>
        </w:rPr>
        <w:t>treatment failure ra</w:t>
      </w:r>
      <w:r w:rsidR="2C5D7EA2" w:rsidRPr="00856B3F">
        <w:rPr>
          <w:rFonts w:ascii="Times New Roman" w:hAnsi="Times New Roman"/>
          <w:color w:val="000000" w:themeColor="text1"/>
        </w:rPr>
        <w:t xml:space="preserve">te and </w:t>
      </w:r>
      <w:r w:rsidR="189E1271" w:rsidRPr="00856B3F">
        <w:rPr>
          <w:rFonts w:ascii="Times New Roman" w:hAnsi="Times New Roman"/>
          <w:color w:val="000000" w:themeColor="text1"/>
        </w:rPr>
        <w:t xml:space="preserve">the incidence of </w:t>
      </w:r>
      <w:r w:rsidRPr="00856B3F">
        <w:rPr>
          <w:rFonts w:ascii="Times New Roman" w:hAnsi="Times New Roman"/>
          <w:color w:val="000000" w:themeColor="text1"/>
        </w:rPr>
        <w:t>AMR cases.</w:t>
      </w:r>
      <w:r w:rsidR="5A87F227" w:rsidRPr="00856B3F">
        <w:rPr>
          <w:rFonts w:ascii="Times New Roman" w:hAnsi="Times New Roman"/>
          <w:color w:val="000000" w:themeColor="text1"/>
        </w:rPr>
        <w:t xml:space="preserve"> Compared to strategies considered here, GISP </w:t>
      </w:r>
      <w:r w:rsidR="00DC6AEC" w:rsidRPr="00856B3F">
        <w:rPr>
          <w:rFonts w:ascii="Times New Roman" w:hAnsi="Times New Roman"/>
          <w:color w:val="000000" w:themeColor="text1"/>
        </w:rPr>
        <w:t xml:space="preserve">was </w:t>
      </w:r>
      <w:r w:rsidR="5A87F227" w:rsidRPr="00856B3F">
        <w:rPr>
          <w:rFonts w:ascii="Times New Roman" w:hAnsi="Times New Roman"/>
          <w:color w:val="000000" w:themeColor="text1"/>
        </w:rPr>
        <w:t>demonstrated to be cost-effective under various scenarios.</w:t>
      </w:r>
    </w:p>
    <w:p w14:paraId="322C6C41" w14:textId="77777777" w:rsidR="00887097" w:rsidRPr="00887097" w:rsidRDefault="00887097" w:rsidP="00222BC2">
      <w:pPr>
        <w:pStyle w:val="Heading2"/>
      </w:pPr>
      <w:r>
        <w:t>Implications of all the available evidence</w:t>
      </w:r>
    </w:p>
    <w:p w14:paraId="1F4FF9CA" w14:textId="575BB242" w:rsidR="00865626" w:rsidRPr="00603CE0" w:rsidRDefault="072C7B6D" w:rsidP="055A9A09">
      <w:pPr>
        <w:spacing w:after="160" w:line="259" w:lineRule="auto"/>
        <w:rPr>
          <w:rFonts w:ascii="Times New Roman" w:hAnsi="Times New Roman"/>
          <w:color w:val="000000" w:themeColor="text1"/>
        </w:rPr>
      </w:pPr>
      <w:r w:rsidRPr="00856B3F">
        <w:rPr>
          <w:rFonts w:ascii="Times New Roman" w:eastAsiaTheme="minorEastAsia" w:hAnsi="Times New Roman"/>
          <w:color w:val="000000" w:themeColor="text1"/>
        </w:rPr>
        <w:t>Our study demonstrates the effectiveness of GISP in slowing the spread of AMR gonorrhea, which is achieved at no additional cost</w:t>
      </w:r>
      <w:ins w:id="14" w:author="Ekanayake-Weber, Marcy" w:date="2026-03-13T11:01:00Z" w16du:dateUtc="2026-03-13T15:01:00Z">
        <w:r w:rsidR="00B46F5E">
          <w:rPr>
            <w:rFonts w:ascii="Times New Roman" w:eastAsiaTheme="minorEastAsia" w:hAnsi="Times New Roman"/>
            <w:color w:val="000000" w:themeColor="text1"/>
          </w:rPr>
          <w:t>,</w:t>
        </w:r>
      </w:ins>
      <w:r w:rsidRPr="00856B3F">
        <w:rPr>
          <w:rFonts w:ascii="Times New Roman" w:eastAsiaTheme="minorEastAsia" w:hAnsi="Times New Roman"/>
          <w:color w:val="000000" w:themeColor="text1"/>
        </w:rPr>
        <w:t xml:space="preserve"> compared to </w:t>
      </w:r>
      <w:del w:id="15" w:author="Ekanayake-Weber, Marcy" w:date="2026-02-19T11:24:00Z" w16du:dateUtc="2026-02-19T16:24:00Z">
        <w:r w:rsidRPr="00856B3F" w:rsidDel="001D1863">
          <w:rPr>
            <w:rFonts w:ascii="Times New Roman" w:eastAsiaTheme="minorEastAsia" w:hAnsi="Times New Roman"/>
            <w:color w:val="000000" w:themeColor="text1"/>
          </w:rPr>
          <w:delText xml:space="preserve">other viable </w:delText>
        </w:r>
      </w:del>
      <w:r w:rsidRPr="00856B3F">
        <w:rPr>
          <w:rFonts w:ascii="Times New Roman" w:eastAsiaTheme="minorEastAsia" w:hAnsi="Times New Roman"/>
          <w:color w:val="000000" w:themeColor="text1"/>
        </w:rPr>
        <w:t xml:space="preserve">alternatives </w:t>
      </w:r>
      <w:del w:id="16" w:author="Ekanayake-Weber, Marcy" w:date="2026-02-19T11:24:00Z" w16du:dateUtc="2026-02-19T16:24:00Z">
        <w:r w:rsidRPr="00856B3F" w:rsidDel="001D1863">
          <w:rPr>
            <w:rFonts w:ascii="Times New Roman" w:eastAsiaTheme="minorEastAsia" w:hAnsi="Times New Roman"/>
            <w:color w:val="000000" w:themeColor="text1"/>
          </w:rPr>
          <w:delText xml:space="preserve">that could be considered </w:delText>
        </w:r>
      </w:del>
      <w:r w:rsidRPr="00856B3F">
        <w:rPr>
          <w:rFonts w:ascii="Times New Roman" w:eastAsiaTheme="minorEastAsia" w:hAnsi="Times New Roman"/>
          <w:color w:val="000000" w:themeColor="text1"/>
        </w:rPr>
        <w:t>in the absence of GISP.  This highlights the importance and value of establishing and maintaining GISP. Additional studies are needed to investigate the cost-effectiveness of national surveillance systems of AMR gonorrhea in other settings.</w:t>
      </w:r>
      <w:r w:rsidRPr="055A9A09">
        <w:rPr>
          <w:rFonts w:asciiTheme="minorHAnsi" w:eastAsiaTheme="minorEastAsia" w:hAnsiTheme="minorHAnsi" w:cstheme="minorBidi"/>
          <w:color w:val="000000" w:themeColor="text1"/>
        </w:rPr>
        <w:t xml:space="preserve">    </w:t>
      </w:r>
      <w:r w:rsidR="00887097" w:rsidRPr="055A9A09">
        <w:rPr>
          <w:rFonts w:ascii="Times New Roman" w:hAnsi="Times New Roman"/>
          <w:color w:val="000000" w:themeColor="text1"/>
        </w:rPr>
        <w:t xml:space="preserve"> </w:t>
      </w:r>
      <w:r w:rsidR="00887097" w:rsidRPr="055A9A09">
        <w:rPr>
          <w:rFonts w:ascii="Times New Roman" w:hAnsi="Times New Roman"/>
          <w:color w:val="000000" w:themeColor="text1"/>
        </w:rPr>
        <w:br w:type="page"/>
      </w:r>
    </w:p>
    <w:p w14:paraId="34528391" w14:textId="41DBE802" w:rsidR="00615C18" w:rsidRPr="00603CE0" w:rsidRDefault="00E9103A" w:rsidP="001F7DBC">
      <w:pPr>
        <w:pStyle w:val="Heading1"/>
        <w:rPr>
          <w:rFonts w:ascii="Times New Roman" w:hAnsi="Times New Roman"/>
          <w:color w:val="000000" w:themeColor="text1"/>
        </w:rPr>
      </w:pPr>
      <w:r w:rsidRPr="00603CE0">
        <w:rPr>
          <w:rFonts w:ascii="Times New Roman" w:hAnsi="Times New Roman"/>
          <w:color w:val="000000" w:themeColor="text1"/>
        </w:rPr>
        <w:lastRenderedPageBreak/>
        <w:t>Introduction</w:t>
      </w:r>
    </w:p>
    <w:p w14:paraId="7735CE4B" w14:textId="42D8065B" w:rsidR="009173EF" w:rsidRPr="00603CE0" w:rsidRDefault="008A3C1A" w:rsidP="00395697">
      <w:pPr>
        <w:ind w:firstLine="720"/>
        <w:rPr>
          <w:rFonts w:ascii="Times New Roman" w:hAnsi="Times New Roman"/>
          <w:color w:val="000000" w:themeColor="text1"/>
        </w:rPr>
      </w:pPr>
      <w:r w:rsidRPr="00603CE0">
        <w:rPr>
          <w:rFonts w:ascii="Times New Roman" w:hAnsi="Times New Roman"/>
          <w:color w:val="000000" w:themeColor="text1"/>
        </w:rPr>
        <w:t>Antimicrobial</w:t>
      </w:r>
      <w:r w:rsidR="008B03C4" w:rsidRPr="00603CE0">
        <w:rPr>
          <w:rFonts w:ascii="Times New Roman" w:hAnsi="Times New Roman"/>
          <w:color w:val="000000" w:themeColor="text1"/>
        </w:rPr>
        <w:t xml:space="preserve"> resistance</w:t>
      </w:r>
      <w:r w:rsidRPr="00603CE0">
        <w:rPr>
          <w:rFonts w:ascii="Times New Roman" w:hAnsi="Times New Roman"/>
          <w:color w:val="000000" w:themeColor="text1"/>
        </w:rPr>
        <w:t xml:space="preserve"> (AMR)</w:t>
      </w:r>
      <w:r w:rsidR="008B03C4" w:rsidRPr="00603CE0">
        <w:rPr>
          <w:rFonts w:ascii="Times New Roman" w:hAnsi="Times New Roman"/>
          <w:color w:val="000000" w:themeColor="text1"/>
        </w:rPr>
        <w:t xml:space="preserve"> is </w:t>
      </w:r>
      <w:r w:rsidR="00E7594C" w:rsidRPr="00603CE0">
        <w:rPr>
          <w:rFonts w:ascii="Times New Roman" w:hAnsi="Times New Roman"/>
          <w:color w:val="000000" w:themeColor="text1"/>
        </w:rPr>
        <w:t>a</w:t>
      </w:r>
      <w:r w:rsidR="008B03C4" w:rsidRPr="00603CE0">
        <w:rPr>
          <w:rFonts w:ascii="Times New Roman" w:hAnsi="Times New Roman"/>
          <w:color w:val="000000" w:themeColor="text1"/>
        </w:rPr>
        <w:t xml:space="preserve"> major threat to global health</w:t>
      </w:r>
      <w:r w:rsidR="00294AEE" w:rsidRPr="00603CE0">
        <w:rPr>
          <w:rFonts w:ascii="Times New Roman" w:hAnsi="Times New Roman"/>
          <w:color w:val="000000" w:themeColor="text1"/>
        </w:rPr>
        <w:t>,</w:t>
      </w:r>
      <w:r w:rsidR="00292FB9" w:rsidRPr="00603CE0">
        <w:rPr>
          <w:rFonts w:ascii="Times New Roman" w:hAnsi="Times New Roman"/>
          <w:color w:val="000000" w:themeColor="text1"/>
        </w:rPr>
        <w:fldChar w:fldCharType="begin">
          <w:fldData xml:space="preserve">PEVuZE5vdGU+PENpdGU+PEF1dGhvcj5NdXJyYXk8L0F1dGhvcj48WWVhcj4yMDIyPC9ZZWFyPjxS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==
</w:fldData>
        </w:fldChar>
      </w:r>
      <w:r w:rsidR="00395697" w:rsidRPr="00603CE0">
        <w:rPr>
          <w:rFonts w:ascii="Times New Roman" w:hAnsi="Times New Roman"/>
          <w:color w:val="000000" w:themeColor="text1"/>
        </w:rPr>
        <w:instrText xml:space="preserve"> ADDIN EN.CITE </w:instrText>
      </w:r>
      <w:r w:rsidR="00395697" w:rsidRPr="00603CE0">
        <w:rPr>
          <w:rFonts w:ascii="Times New Roman" w:hAnsi="Times New Roman"/>
          <w:color w:val="000000" w:themeColor="text1"/>
        </w:rPr>
        <w:fldChar w:fldCharType="begin">
          <w:fldData xml:space="preserve">PEVuZE5vdGU+PENpdGU+PEF1dGhvcj5NdXJyYXk8L0F1dGhvcj48WWVhcj4yMDIyPC9ZZWFyPjxS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==
</w:fldData>
        </w:fldChar>
      </w:r>
      <w:r w:rsidR="00395697" w:rsidRPr="00603CE0">
        <w:rPr>
          <w:rFonts w:ascii="Times New Roman" w:hAnsi="Times New Roman"/>
          <w:color w:val="000000" w:themeColor="text1"/>
        </w:rPr>
        <w:instrText xml:space="preserve"> ADDIN EN.CITE.DATA </w:instrText>
      </w:r>
      <w:r w:rsidR="00395697" w:rsidRPr="00603CE0">
        <w:rPr>
          <w:rFonts w:ascii="Times New Roman" w:hAnsi="Times New Roman"/>
          <w:color w:val="000000" w:themeColor="text1"/>
        </w:rPr>
      </w:r>
      <w:r w:rsidR="00395697" w:rsidRPr="00603CE0">
        <w:rPr>
          <w:rFonts w:ascii="Times New Roman" w:hAnsi="Times New Roman"/>
          <w:color w:val="000000" w:themeColor="text1"/>
        </w:rPr>
        <w:fldChar w:fldCharType="end"/>
      </w:r>
      <w:r w:rsidR="00292FB9" w:rsidRPr="00603CE0">
        <w:rPr>
          <w:rFonts w:ascii="Times New Roman" w:hAnsi="Times New Roman"/>
          <w:color w:val="000000" w:themeColor="text1"/>
        </w:rPr>
      </w:r>
      <w:r w:rsidR="00292FB9" w:rsidRPr="00603CE0">
        <w:rPr>
          <w:rFonts w:ascii="Times New Roman" w:hAnsi="Times New Roman"/>
          <w:color w:val="000000" w:themeColor="text1"/>
        </w:rPr>
        <w:fldChar w:fldCharType="separate"/>
      </w:r>
      <w:r w:rsidR="00292FB9" w:rsidRPr="00603CE0">
        <w:rPr>
          <w:rFonts w:ascii="Times New Roman" w:hAnsi="Times New Roman"/>
          <w:color w:val="000000" w:themeColor="text1"/>
          <w:vertAlign w:val="superscript"/>
        </w:rPr>
        <w:t>1</w:t>
      </w:r>
      <w:r w:rsidR="00292FB9" w:rsidRPr="00603CE0">
        <w:rPr>
          <w:rFonts w:ascii="Times New Roman" w:hAnsi="Times New Roman"/>
          <w:color w:val="000000" w:themeColor="text1"/>
        </w:rPr>
        <w:fldChar w:fldCharType="end"/>
      </w:r>
      <w:r w:rsidR="00294AEE" w:rsidRPr="00603CE0">
        <w:rPr>
          <w:rFonts w:ascii="Times New Roman" w:hAnsi="Times New Roman"/>
          <w:color w:val="000000" w:themeColor="text1"/>
        </w:rPr>
        <w:t xml:space="preserve"> </w:t>
      </w:r>
      <w:r w:rsidR="0019094D" w:rsidRPr="00603CE0">
        <w:rPr>
          <w:rFonts w:ascii="Times New Roman" w:hAnsi="Times New Roman"/>
          <w:color w:val="000000" w:themeColor="text1"/>
        </w:rPr>
        <w:t>and</w:t>
      </w:r>
      <w:r w:rsidR="009C1872" w:rsidRPr="00603CE0">
        <w:rPr>
          <w:rFonts w:ascii="Times New Roman" w:hAnsi="Times New Roman"/>
          <w:color w:val="000000" w:themeColor="text1"/>
        </w:rPr>
        <w:t xml:space="preserve"> robust surveillance systems are </w:t>
      </w:r>
      <w:r w:rsidR="0038500A" w:rsidRPr="00603CE0">
        <w:rPr>
          <w:rFonts w:ascii="Times New Roman" w:hAnsi="Times New Roman"/>
          <w:color w:val="000000" w:themeColor="text1"/>
        </w:rPr>
        <w:t>essential</w:t>
      </w:r>
      <w:r w:rsidR="009C1872" w:rsidRPr="00603CE0">
        <w:rPr>
          <w:rFonts w:ascii="Times New Roman" w:hAnsi="Times New Roman"/>
          <w:color w:val="000000" w:themeColor="text1"/>
        </w:rPr>
        <w:t xml:space="preserve"> for </w:t>
      </w:r>
      <w:r w:rsidR="004A6EBE" w:rsidRPr="00603CE0">
        <w:rPr>
          <w:rFonts w:ascii="Times New Roman" w:hAnsi="Times New Roman"/>
          <w:color w:val="000000" w:themeColor="text1"/>
        </w:rPr>
        <w:t>confronting this problem</w:t>
      </w:r>
      <w:r w:rsidR="00E83CE7" w:rsidRPr="00603CE0">
        <w:rPr>
          <w:rFonts w:ascii="Times New Roman" w:hAnsi="Times New Roman"/>
          <w:color w:val="000000" w:themeColor="text1"/>
        </w:rPr>
        <w:t xml:space="preserve"> by providing high-quality </w:t>
      </w:r>
      <w:r w:rsidR="00391F74" w:rsidRPr="00603CE0">
        <w:rPr>
          <w:rFonts w:ascii="Times New Roman" w:hAnsi="Times New Roman"/>
          <w:color w:val="000000" w:themeColor="text1"/>
        </w:rPr>
        <w:t>data</w:t>
      </w:r>
      <w:r w:rsidR="00E83CE7" w:rsidRPr="00603CE0">
        <w:rPr>
          <w:rFonts w:ascii="Times New Roman" w:hAnsi="Times New Roman"/>
          <w:color w:val="000000" w:themeColor="text1"/>
        </w:rPr>
        <w:t xml:space="preserve"> and informing treatment decisio</w:t>
      </w:r>
      <w:r w:rsidR="006D506C" w:rsidRPr="00603CE0">
        <w:rPr>
          <w:rFonts w:ascii="Times New Roman" w:hAnsi="Times New Roman"/>
          <w:color w:val="000000" w:themeColor="text1"/>
        </w:rPr>
        <w:t>ns</w:t>
      </w:r>
      <w:r w:rsidR="004A6EBE" w:rsidRPr="00603CE0">
        <w:rPr>
          <w:rFonts w:ascii="Times New Roman" w:hAnsi="Times New Roman"/>
          <w:color w:val="000000" w:themeColor="text1"/>
        </w:rPr>
        <w:t>.</w:t>
      </w:r>
      <w:r w:rsidR="00551801" w:rsidRPr="00603CE0">
        <w:rPr>
          <w:rFonts w:ascii="Times New Roman" w:hAnsi="Times New Roman"/>
          <w:color w:val="000000" w:themeColor="text1"/>
        </w:rPr>
        <w:fldChar w:fldCharType="begin">
          <w:fldData xml:space="preserve">PEVuZE5vdGU+PENpdGU+PEF1dGhvcj5Hcm9zZWNsb3NlPC9BdXRob3I+PFllYXI+MjAxNzwvWWVh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</w:fldData>
        </w:fldChar>
      </w:r>
      <w:r w:rsidR="00395697" w:rsidRPr="00603CE0">
        <w:rPr>
          <w:rFonts w:ascii="Times New Roman" w:hAnsi="Times New Roman"/>
          <w:color w:val="000000" w:themeColor="text1"/>
        </w:rPr>
        <w:instrText xml:space="preserve"> ADDIN EN.CITE </w:instrText>
      </w:r>
      <w:r w:rsidR="00395697" w:rsidRPr="00603CE0">
        <w:rPr>
          <w:rFonts w:ascii="Times New Roman" w:hAnsi="Times New Roman"/>
          <w:color w:val="000000" w:themeColor="text1"/>
        </w:rPr>
        <w:fldChar w:fldCharType="begin">
          <w:fldData xml:space="preserve">PEVuZE5vdGU+PENpdGU+PEF1dGhvcj5Hcm9zZWNsb3NlPC9BdXRob3I+PFllYXI+MjAxNzwvWWVh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</w:fldData>
        </w:fldChar>
      </w:r>
      <w:r w:rsidR="00395697" w:rsidRPr="00603CE0">
        <w:rPr>
          <w:rFonts w:ascii="Times New Roman" w:hAnsi="Times New Roman"/>
          <w:color w:val="000000" w:themeColor="text1"/>
        </w:rPr>
        <w:instrText xml:space="preserve"> ADDIN EN.CITE.DATA </w:instrText>
      </w:r>
      <w:r w:rsidR="00395697" w:rsidRPr="00603CE0">
        <w:rPr>
          <w:rFonts w:ascii="Times New Roman" w:hAnsi="Times New Roman"/>
          <w:color w:val="000000" w:themeColor="text1"/>
        </w:rPr>
      </w:r>
      <w:r w:rsidR="00395697" w:rsidRPr="00603CE0">
        <w:rPr>
          <w:rFonts w:ascii="Times New Roman" w:hAnsi="Times New Roman"/>
          <w:color w:val="000000" w:themeColor="text1"/>
        </w:rPr>
        <w:fldChar w:fldCharType="end"/>
      </w:r>
      <w:r w:rsidR="00551801" w:rsidRPr="00603CE0">
        <w:rPr>
          <w:rFonts w:ascii="Times New Roman" w:hAnsi="Times New Roman"/>
          <w:color w:val="000000" w:themeColor="text1"/>
        </w:rPr>
      </w:r>
      <w:r w:rsidR="00551801" w:rsidRPr="00603CE0">
        <w:rPr>
          <w:rFonts w:ascii="Times New Roman" w:hAnsi="Times New Roman"/>
          <w:color w:val="000000" w:themeColor="text1"/>
        </w:rPr>
        <w:fldChar w:fldCharType="separate"/>
      </w:r>
      <w:r w:rsidR="00C53CAC" w:rsidRPr="00603CE0">
        <w:rPr>
          <w:rFonts w:ascii="Times New Roman" w:hAnsi="Times New Roman"/>
          <w:color w:val="000000" w:themeColor="text1"/>
          <w:vertAlign w:val="superscript"/>
        </w:rPr>
        <w:t>1-9</w:t>
      </w:r>
      <w:r w:rsidR="00551801" w:rsidRPr="00603CE0">
        <w:rPr>
          <w:rFonts w:ascii="Times New Roman" w:hAnsi="Times New Roman"/>
          <w:color w:val="000000" w:themeColor="text1"/>
        </w:rPr>
        <w:fldChar w:fldCharType="end"/>
      </w:r>
      <w:r w:rsidR="00C53CAC" w:rsidRPr="00603CE0">
        <w:rPr>
          <w:rFonts w:ascii="Times New Roman" w:hAnsi="Times New Roman"/>
          <w:color w:val="000000" w:themeColor="text1"/>
        </w:rPr>
        <w:t xml:space="preserve"> </w:t>
      </w:r>
      <w:r w:rsidR="007218D9" w:rsidRPr="00603CE0">
        <w:rPr>
          <w:rFonts w:ascii="Times New Roman" w:hAnsi="Times New Roman"/>
          <w:color w:val="000000" w:themeColor="text1"/>
        </w:rPr>
        <w:t>One such surveillance system is t</w:t>
      </w:r>
      <w:r w:rsidR="00495265" w:rsidRPr="00603CE0">
        <w:rPr>
          <w:rFonts w:ascii="Times New Roman" w:hAnsi="Times New Roman"/>
          <w:color w:val="000000" w:themeColor="text1"/>
        </w:rPr>
        <w:t>he US national surveillance system for AMR gonorrhea</w:t>
      </w:r>
      <w:r w:rsidR="0073767D" w:rsidRPr="00603CE0">
        <w:rPr>
          <w:rFonts w:ascii="Times New Roman" w:hAnsi="Times New Roman"/>
          <w:color w:val="000000" w:themeColor="text1"/>
        </w:rPr>
        <w:t>,</w:t>
      </w:r>
      <w:r w:rsidR="00495265" w:rsidRPr="00603CE0">
        <w:rPr>
          <w:rFonts w:ascii="Times New Roman" w:hAnsi="Times New Roman"/>
          <w:color w:val="000000" w:themeColor="text1"/>
        </w:rPr>
        <w:t xml:space="preserve"> the Gonococcal Isolate Surveillance Project (GISP)</w:t>
      </w:r>
      <w:r w:rsidR="008A0EEA" w:rsidRPr="00603CE0">
        <w:rPr>
          <w:rFonts w:ascii="Times New Roman" w:hAnsi="Times New Roman"/>
          <w:color w:val="000000" w:themeColor="text1"/>
        </w:rPr>
        <w:t>.</w:t>
      </w:r>
      <w:r w:rsidR="00B74C4B" w:rsidRPr="00603CE0">
        <w:rPr>
          <w:rFonts w:ascii="Times New Roman" w:hAnsi="Times New Roman"/>
          <w:color w:val="000000" w:themeColor="text1"/>
        </w:rPr>
        <w:t xml:space="preserve"> </w:t>
      </w:r>
      <w:r w:rsidR="00101E81" w:rsidRPr="00603CE0">
        <w:rPr>
          <w:rFonts w:ascii="Times New Roman" w:hAnsi="Times New Roman"/>
          <w:color w:val="000000" w:themeColor="text1"/>
        </w:rPr>
        <w:t>Established by the Centers for Disease Control and Prevention (CDC) in 1986,</w:t>
      </w:r>
      <w:r w:rsidR="00101E81" w:rsidRPr="00603CE0">
        <w:rPr>
          <w:rFonts w:ascii="Times New Roman" w:hAnsi="Times New Roman"/>
          <w:color w:val="000000" w:themeColor="text1"/>
        </w:rPr>
        <w:fldChar w:fldCharType="begin">
          <w:fldData xml:space="preserve">PEVuZE5vdGU+PENpdGU+PEF1dGhvcj5TdC4gQ3lyPC9BdXRob3I+PFllYXI+MjAyMzwvWWVhcj48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</w:fldData>
        </w:fldChar>
      </w:r>
      <w:r w:rsidR="00402A48" w:rsidRPr="00603CE0">
        <w:rPr>
          <w:rFonts w:ascii="Times New Roman" w:hAnsi="Times New Roman"/>
          <w:color w:val="000000" w:themeColor="text1"/>
        </w:rPr>
        <w:instrText xml:space="preserve"> ADDIN EN.CITE </w:instrText>
      </w:r>
      <w:r w:rsidR="00402A48" w:rsidRPr="00603CE0">
        <w:rPr>
          <w:rFonts w:ascii="Times New Roman" w:hAnsi="Times New Roman"/>
          <w:color w:val="000000" w:themeColor="text1"/>
        </w:rPr>
        <w:fldChar w:fldCharType="begin">
          <w:fldData xml:space="preserve">PEVuZE5vdGU+PENpdGU+PEF1dGhvcj5TdC4gQ3lyPC9BdXRob3I+PFllYXI+MjAyMzwvWWVhcj48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</w:fldData>
        </w:fldChar>
      </w:r>
      <w:r w:rsidR="00402A48" w:rsidRPr="00603CE0">
        <w:rPr>
          <w:rFonts w:ascii="Times New Roman" w:hAnsi="Times New Roman"/>
          <w:color w:val="000000" w:themeColor="text1"/>
        </w:rPr>
        <w:instrText xml:space="preserve"> ADDIN EN.CITE.DATA </w:instrText>
      </w:r>
      <w:r w:rsidR="00402A48" w:rsidRPr="00603CE0">
        <w:rPr>
          <w:rFonts w:ascii="Times New Roman" w:hAnsi="Times New Roman"/>
          <w:color w:val="000000" w:themeColor="text1"/>
        </w:rPr>
      </w:r>
      <w:r w:rsidR="00402A48" w:rsidRPr="00603CE0">
        <w:rPr>
          <w:rFonts w:ascii="Times New Roman" w:hAnsi="Times New Roman"/>
          <w:color w:val="000000" w:themeColor="text1"/>
        </w:rPr>
        <w:fldChar w:fldCharType="end"/>
      </w:r>
      <w:r w:rsidR="00101E81" w:rsidRPr="00603CE0">
        <w:rPr>
          <w:rFonts w:ascii="Times New Roman" w:hAnsi="Times New Roman"/>
          <w:color w:val="000000" w:themeColor="text1"/>
        </w:rPr>
      </w:r>
      <w:r w:rsidR="00101E81" w:rsidRPr="00603CE0">
        <w:rPr>
          <w:rFonts w:ascii="Times New Roman" w:hAnsi="Times New Roman"/>
          <w:color w:val="000000" w:themeColor="text1"/>
        </w:rPr>
        <w:fldChar w:fldCharType="separate"/>
      </w:r>
      <w:r w:rsidR="00402A48" w:rsidRPr="00603CE0">
        <w:rPr>
          <w:rFonts w:ascii="Times New Roman" w:hAnsi="Times New Roman"/>
          <w:color w:val="000000" w:themeColor="text1"/>
          <w:vertAlign w:val="superscript"/>
        </w:rPr>
        <w:t>10-12</w:t>
      </w:r>
      <w:r w:rsidR="00101E81" w:rsidRPr="00603CE0">
        <w:rPr>
          <w:rFonts w:ascii="Times New Roman" w:hAnsi="Times New Roman"/>
          <w:color w:val="000000" w:themeColor="text1"/>
        </w:rPr>
        <w:fldChar w:fldCharType="end"/>
      </w:r>
      <w:r w:rsidR="00E93CF9" w:rsidRPr="00603CE0">
        <w:rPr>
          <w:rFonts w:ascii="Times New Roman" w:hAnsi="Times New Roman"/>
          <w:color w:val="000000" w:themeColor="text1"/>
        </w:rPr>
        <w:t xml:space="preserve"> </w:t>
      </w:r>
      <w:r w:rsidR="00101E81" w:rsidRPr="00603CE0">
        <w:rPr>
          <w:rFonts w:ascii="Times New Roman" w:hAnsi="Times New Roman"/>
          <w:color w:val="000000" w:themeColor="text1"/>
        </w:rPr>
        <w:t>GISP is one of the longest-running and largest AMR gonorrhea surveillance systems globally.</w:t>
      </w:r>
      <w:r w:rsidR="00101E81" w:rsidRPr="00603CE0">
        <w:rPr>
          <w:rFonts w:ascii="Times New Roman" w:hAnsi="Times New Roman"/>
          <w:color w:val="000000" w:themeColor="text1"/>
        </w:rPr>
        <w:fldChar w:fldCharType="begin"/>
      </w:r>
      <w:r w:rsidR="00395697" w:rsidRPr="00603CE0">
        <w:rPr>
          <w:rFonts w:ascii="Times New Roman" w:hAnsi="Times New Roman"/>
          <w:color w:val="000000" w:themeColor="text1"/>
        </w:rPr>
        <w:instrText xml:space="preserve"> ADDIN EN.CITE &lt;EndNote&gt;&lt;Cite&gt;&lt;Author&gt;Medland&lt;/Author&gt;&lt;Year&gt;2022&lt;/Year&gt;&lt;RecNum&gt;2347&lt;/RecNum&gt;&lt;DisplayText&gt;&lt;style face="superscript"&gt;13&lt;/style&gt;&lt;/DisplayText&gt;&lt;record&gt;&lt;rec-number&gt;2347&lt;/rec-number&gt;&lt;foreign-keys&gt;&lt;key app="EN" db-id="wptxs2svnezeaaex5ebp2d9tvv0d9sw25p2p" timestamp="1728066421" guid="0f3160d9-8c00-48d3-bfe5-1cabf8faa47d"&gt;2347&lt;/key&gt;&lt;/foreign-keys&gt;&lt;ref-type name="Journal Article"&gt;17&lt;/ref-type&gt;&lt;contributors&gt;&lt;authors&gt;&lt;author&gt;Nicholas A Medland&lt;/author&gt;&lt;author&gt;Ye Zhang&lt;/author&gt;&lt;author&gt;Praveena Gunaratnam&lt;/author&gt;&lt;author&gt;David A Lewis&lt;/author&gt;&lt;author&gt;Basil Donovan&lt;/author&gt;&lt;author&gt;David M Whiley&lt;/author&gt;&lt;author&gt;Rebecca J Guy&lt;/author&gt;&lt;author&gt;John M Kaldor&lt;/author&gt;&lt;/authors&gt;&lt;/contributors&gt;&lt;titles&gt;&lt;title&gt;Surveillance systems to monitor antimicrobial resistance in Neisseria gonorrhoeae: a global, systematic review, 1 January 2012 to 27 September 2020&lt;/title&gt;&lt;secondary-title&gt;Eurosurveillance&lt;/secondary-title&gt;&lt;/titles&gt;&lt;periodical&gt;&lt;full-title&gt;Eurosurveillance&lt;/full-title&gt;&lt;/periodical&gt;&lt;volume&gt;27&lt;/volume&gt;&lt;number&gt;18&lt;/number&gt;&lt;dates&gt;&lt;year&gt;2022&lt;/year&gt;&lt;/dates&gt;&lt;isbn&gt;1560-7917&lt;/isbn&gt;&lt;urls&gt;&lt;related-urls&gt;&lt;url&gt;https://www.ncbi.nlm.nih.gov/pmc/articles/PMC9074396/&lt;/url&gt;&lt;/related-urls&gt;&lt;/urls&gt;&lt;electronic-resource-num&gt;10.2807/1560-7917.ES.2022.27.18.2100917&lt;/electronic-resource-num&gt;&lt;/record&gt;&lt;/Cite&gt;&lt;/EndNote&gt;</w:instrText>
      </w:r>
      <w:r w:rsidR="00101E81" w:rsidRPr="00603CE0">
        <w:rPr>
          <w:rFonts w:ascii="Times New Roman" w:hAnsi="Times New Roman"/>
          <w:color w:val="000000" w:themeColor="text1"/>
        </w:rPr>
        <w:fldChar w:fldCharType="separate"/>
      </w:r>
      <w:r w:rsidR="00402A48" w:rsidRPr="00603CE0">
        <w:rPr>
          <w:rFonts w:ascii="Times New Roman" w:hAnsi="Times New Roman"/>
          <w:color w:val="000000" w:themeColor="text1"/>
          <w:vertAlign w:val="superscript"/>
        </w:rPr>
        <w:t>13</w:t>
      </w:r>
      <w:r w:rsidR="00101E81" w:rsidRPr="00603CE0">
        <w:rPr>
          <w:rFonts w:ascii="Times New Roman" w:hAnsi="Times New Roman"/>
          <w:color w:val="000000" w:themeColor="text1"/>
        </w:rPr>
        <w:fldChar w:fldCharType="end"/>
      </w:r>
      <w:r w:rsidR="00D5069C" w:rsidRPr="00603CE0">
        <w:rPr>
          <w:rFonts w:ascii="Times New Roman" w:hAnsi="Times New Roman"/>
          <w:color w:val="000000" w:themeColor="text1"/>
        </w:rPr>
        <w:t xml:space="preserve"> </w:t>
      </w:r>
      <w:r w:rsidR="000701EF" w:rsidRPr="00603CE0">
        <w:rPr>
          <w:rFonts w:ascii="Times New Roman" w:hAnsi="Times New Roman"/>
          <w:color w:val="000000" w:themeColor="text1"/>
        </w:rPr>
        <w:t xml:space="preserve">Under GISP, </w:t>
      </w:r>
      <w:r w:rsidR="008B3D00" w:rsidRPr="00603CE0">
        <w:rPr>
          <w:rFonts w:ascii="Times New Roman" w:hAnsi="Times New Roman"/>
          <w:color w:val="000000" w:themeColor="text1"/>
        </w:rPr>
        <w:t xml:space="preserve">around </w:t>
      </w:r>
      <w:r w:rsidR="00BB3089" w:rsidRPr="00603CE0">
        <w:rPr>
          <w:rFonts w:ascii="Times New Roman" w:hAnsi="Times New Roman"/>
          <w:color w:val="000000" w:themeColor="text1"/>
        </w:rPr>
        <w:t>3</w:t>
      </w:r>
      <w:r w:rsidR="008B3D00" w:rsidRPr="00603CE0">
        <w:rPr>
          <w:rFonts w:ascii="Times New Roman" w:hAnsi="Times New Roman"/>
          <w:color w:val="000000" w:themeColor="text1"/>
        </w:rPr>
        <w:t>0</w:t>
      </w:r>
      <w:r w:rsidR="00BB3089" w:rsidRPr="00603CE0">
        <w:rPr>
          <w:rFonts w:ascii="Times New Roman" w:hAnsi="Times New Roman"/>
          <w:color w:val="000000" w:themeColor="text1"/>
        </w:rPr>
        <w:t xml:space="preserve"> </w:t>
      </w:r>
      <w:r w:rsidR="003C5D10" w:rsidRPr="00603CE0">
        <w:rPr>
          <w:rFonts w:ascii="Times New Roman" w:hAnsi="Times New Roman"/>
          <w:color w:val="000000" w:themeColor="text1"/>
        </w:rPr>
        <w:t xml:space="preserve">sentinel </w:t>
      </w:r>
      <w:r w:rsidR="00BB3089" w:rsidRPr="00603CE0">
        <w:rPr>
          <w:rFonts w:ascii="Times New Roman" w:hAnsi="Times New Roman"/>
          <w:color w:val="000000" w:themeColor="text1"/>
        </w:rPr>
        <w:t>sites</w:t>
      </w:r>
      <w:r w:rsidR="00F425FF" w:rsidRPr="00603CE0">
        <w:rPr>
          <w:rFonts w:ascii="Times New Roman" w:hAnsi="Times New Roman"/>
          <w:color w:val="000000" w:themeColor="text1"/>
        </w:rPr>
        <w:t xml:space="preserve"> associated with STD clinics</w:t>
      </w:r>
      <w:r w:rsidR="00EA78BB" w:rsidRPr="00603CE0">
        <w:rPr>
          <w:rFonts w:ascii="Times New Roman" w:hAnsi="Times New Roman"/>
          <w:color w:val="000000" w:themeColor="text1"/>
        </w:rPr>
        <w:t xml:space="preserve"> </w:t>
      </w:r>
      <w:r w:rsidR="00125E00" w:rsidRPr="00603CE0">
        <w:rPr>
          <w:rFonts w:ascii="Times New Roman" w:hAnsi="Times New Roman"/>
          <w:color w:val="000000" w:themeColor="text1"/>
        </w:rPr>
        <w:t xml:space="preserve">submit up to </w:t>
      </w:r>
      <w:r w:rsidR="005205CD" w:rsidRPr="00603CE0">
        <w:rPr>
          <w:rFonts w:ascii="Times New Roman" w:hAnsi="Times New Roman"/>
          <w:color w:val="000000" w:themeColor="text1"/>
        </w:rPr>
        <w:t>25 samples</w:t>
      </w:r>
      <w:r w:rsidR="006C3817" w:rsidRPr="00603CE0">
        <w:rPr>
          <w:rFonts w:ascii="Times New Roman" w:hAnsi="Times New Roman"/>
          <w:color w:val="000000" w:themeColor="text1"/>
        </w:rPr>
        <w:t xml:space="preserve"> per month</w:t>
      </w:r>
      <w:r w:rsidR="005205CD" w:rsidRPr="00603CE0">
        <w:rPr>
          <w:rFonts w:ascii="Times New Roman" w:hAnsi="Times New Roman"/>
          <w:color w:val="000000" w:themeColor="text1"/>
        </w:rPr>
        <w:t xml:space="preserve"> </w:t>
      </w:r>
      <w:r w:rsidR="006C3817" w:rsidRPr="00603CE0">
        <w:rPr>
          <w:rFonts w:ascii="Times New Roman" w:hAnsi="Times New Roman"/>
          <w:color w:val="000000" w:themeColor="text1"/>
        </w:rPr>
        <w:t xml:space="preserve">from known gonorrhea cases </w:t>
      </w:r>
      <w:r w:rsidR="00DE1495" w:rsidRPr="00603CE0">
        <w:rPr>
          <w:rFonts w:ascii="Times New Roman" w:hAnsi="Times New Roman"/>
          <w:color w:val="000000" w:themeColor="text1"/>
        </w:rPr>
        <w:t>for culture-based drug susceptibility testing</w:t>
      </w:r>
      <w:r w:rsidR="006C3817" w:rsidRPr="00603CE0">
        <w:rPr>
          <w:rFonts w:ascii="Times New Roman" w:hAnsi="Times New Roman"/>
          <w:color w:val="000000" w:themeColor="text1"/>
        </w:rPr>
        <w:t>.</w:t>
      </w:r>
      <w:r w:rsidR="00F07F1F" w:rsidRPr="00603CE0">
        <w:rPr>
          <w:rFonts w:ascii="Times New Roman" w:hAnsi="Times New Roman"/>
          <w:color w:val="000000" w:themeColor="text1"/>
        </w:rPr>
        <w:t xml:space="preserve"> </w:t>
      </w:r>
      <w:r w:rsidR="006628D2" w:rsidRPr="00603CE0">
        <w:rPr>
          <w:rFonts w:ascii="Times New Roman" w:hAnsi="Times New Roman"/>
          <w:color w:val="000000" w:themeColor="text1"/>
        </w:rPr>
        <w:t>Th</w:t>
      </w:r>
      <w:r w:rsidR="00E6162D" w:rsidRPr="00603CE0">
        <w:rPr>
          <w:rFonts w:ascii="Times New Roman" w:hAnsi="Times New Roman"/>
          <w:color w:val="000000" w:themeColor="text1"/>
        </w:rPr>
        <w:t>e</w:t>
      </w:r>
      <w:r w:rsidR="006628D2" w:rsidRPr="00603CE0">
        <w:rPr>
          <w:rFonts w:ascii="Times New Roman" w:hAnsi="Times New Roman"/>
          <w:color w:val="000000" w:themeColor="text1"/>
        </w:rPr>
        <w:t>s</w:t>
      </w:r>
      <w:r w:rsidR="00E6162D" w:rsidRPr="00603CE0">
        <w:rPr>
          <w:rFonts w:ascii="Times New Roman" w:hAnsi="Times New Roman"/>
          <w:color w:val="000000" w:themeColor="text1"/>
        </w:rPr>
        <w:t>e</w:t>
      </w:r>
      <w:r w:rsidR="006628D2" w:rsidRPr="00603CE0">
        <w:rPr>
          <w:rFonts w:ascii="Times New Roman" w:hAnsi="Times New Roman"/>
          <w:color w:val="000000" w:themeColor="text1"/>
        </w:rPr>
        <w:t xml:space="preserve"> data </w:t>
      </w:r>
      <w:r w:rsidR="00C20E8D" w:rsidRPr="00603CE0">
        <w:rPr>
          <w:rFonts w:ascii="Times New Roman" w:hAnsi="Times New Roman"/>
          <w:color w:val="000000" w:themeColor="text1"/>
        </w:rPr>
        <w:t>are</w:t>
      </w:r>
      <w:r w:rsidR="006628D2" w:rsidRPr="00603CE0">
        <w:rPr>
          <w:rFonts w:ascii="Times New Roman" w:hAnsi="Times New Roman"/>
          <w:color w:val="000000" w:themeColor="text1"/>
        </w:rPr>
        <w:t xml:space="preserve"> then </w:t>
      </w:r>
      <w:r w:rsidR="00934DE4" w:rsidRPr="00603CE0">
        <w:rPr>
          <w:rFonts w:ascii="Times New Roman" w:hAnsi="Times New Roman"/>
          <w:color w:val="000000" w:themeColor="text1"/>
        </w:rPr>
        <w:t>analyzed at the regional and national level to monitor trends in AMR.</w:t>
      </w:r>
      <w:r w:rsidR="00BB3089" w:rsidRPr="00603CE0">
        <w:rPr>
          <w:rFonts w:ascii="Times New Roman" w:hAnsi="Times New Roman"/>
          <w:color w:val="000000" w:themeColor="text1"/>
        </w:rPr>
        <w:t xml:space="preserve"> </w:t>
      </w:r>
      <w:r w:rsidR="008F34AC" w:rsidRPr="00603CE0">
        <w:rPr>
          <w:rFonts w:ascii="Times New Roman" w:hAnsi="Times New Roman"/>
          <w:color w:val="000000" w:themeColor="text1"/>
        </w:rPr>
        <w:t>The</w:t>
      </w:r>
      <w:r w:rsidR="00C0515E" w:rsidRPr="00603CE0">
        <w:rPr>
          <w:rFonts w:ascii="Times New Roman" w:hAnsi="Times New Roman"/>
          <w:color w:val="000000" w:themeColor="text1"/>
        </w:rPr>
        <w:t xml:space="preserve"> data from GISP are used </w:t>
      </w:r>
      <w:r w:rsidR="004E33BE" w:rsidRPr="00603CE0">
        <w:rPr>
          <w:rFonts w:ascii="Times New Roman" w:hAnsi="Times New Roman"/>
          <w:color w:val="000000" w:themeColor="text1"/>
        </w:rPr>
        <w:t>to ensure</w:t>
      </w:r>
      <w:r w:rsidR="00C0515E" w:rsidRPr="00603CE0">
        <w:rPr>
          <w:rFonts w:ascii="Times New Roman" w:hAnsi="Times New Roman"/>
          <w:color w:val="000000" w:themeColor="text1"/>
        </w:rPr>
        <w:t xml:space="preserve"> that only antibiotics with low (usually &lt;5%) prevalence of resistance are included </w:t>
      </w:r>
      <w:r w:rsidR="00CF0DD7" w:rsidRPr="00603CE0">
        <w:rPr>
          <w:rFonts w:ascii="Times New Roman" w:hAnsi="Times New Roman"/>
          <w:color w:val="000000" w:themeColor="text1"/>
        </w:rPr>
        <w:t xml:space="preserve">in </w:t>
      </w:r>
      <w:r w:rsidR="00C0515E" w:rsidRPr="00603CE0">
        <w:rPr>
          <w:rFonts w:ascii="Times New Roman" w:hAnsi="Times New Roman"/>
          <w:color w:val="000000" w:themeColor="text1"/>
        </w:rPr>
        <w:t xml:space="preserve">national </w:t>
      </w:r>
      <w:r w:rsidR="00CF0DD7" w:rsidRPr="00603CE0">
        <w:rPr>
          <w:rFonts w:ascii="Times New Roman" w:hAnsi="Times New Roman"/>
          <w:color w:val="000000" w:themeColor="text1"/>
        </w:rPr>
        <w:t xml:space="preserve">treatment </w:t>
      </w:r>
      <w:r w:rsidR="00C0515E" w:rsidRPr="00603CE0">
        <w:rPr>
          <w:rFonts w:ascii="Times New Roman" w:hAnsi="Times New Roman"/>
          <w:color w:val="000000" w:themeColor="text1"/>
        </w:rPr>
        <w:t>guidelines.</w:t>
      </w:r>
      <w:r w:rsidR="00C0515E" w:rsidRPr="00603CE0">
        <w:rPr>
          <w:rFonts w:ascii="Times New Roman" w:hAnsi="Times New Roman"/>
          <w:color w:val="000000" w:themeColor="text1"/>
        </w:rPr>
        <w:fldChar w:fldCharType="begin">
          <w:fldData xml:space="preserve">PEVuZE5vdGU+PENpdGU+PEF1dGhvcj5Xb3Jrb3dza2k8L0F1dGhvcj48WWVhcj4yMDIxPC9ZZWFy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=
</w:fldData>
        </w:fldChar>
      </w:r>
      <w:r w:rsidR="00402A48" w:rsidRPr="00603CE0">
        <w:rPr>
          <w:rFonts w:ascii="Times New Roman" w:hAnsi="Times New Roman"/>
          <w:color w:val="000000" w:themeColor="text1"/>
        </w:rPr>
        <w:instrText xml:space="preserve"> ADDIN EN.CITE </w:instrText>
      </w:r>
      <w:r w:rsidR="00402A48" w:rsidRPr="00603CE0">
        <w:rPr>
          <w:rFonts w:ascii="Times New Roman" w:hAnsi="Times New Roman"/>
          <w:color w:val="000000" w:themeColor="text1"/>
        </w:rPr>
        <w:fldChar w:fldCharType="begin">
          <w:fldData xml:space="preserve">PEVuZE5vdGU+PENpdGU+PEF1dGhvcj5Xb3Jrb3dza2k8L0F1dGhvcj48WWVhcj4yMDIxPC9ZZWFy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=
</w:fldData>
        </w:fldChar>
      </w:r>
      <w:r w:rsidR="00402A48" w:rsidRPr="00603CE0">
        <w:rPr>
          <w:rFonts w:ascii="Times New Roman" w:hAnsi="Times New Roman"/>
          <w:color w:val="000000" w:themeColor="text1"/>
        </w:rPr>
        <w:instrText xml:space="preserve"> ADDIN EN.CITE.DATA </w:instrText>
      </w:r>
      <w:r w:rsidR="00402A48" w:rsidRPr="00603CE0">
        <w:rPr>
          <w:rFonts w:ascii="Times New Roman" w:hAnsi="Times New Roman"/>
          <w:color w:val="000000" w:themeColor="text1"/>
        </w:rPr>
      </w:r>
      <w:r w:rsidR="00402A48" w:rsidRPr="00603CE0">
        <w:rPr>
          <w:rFonts w:ascii="Times New Roman" w:hAnsi="Times New Roman"/>
          <w:color w:val="000000" w:themeColor="text1"/>
        </w:rPr>
        <w:fldChar w:fldCharType="end"/>
      </w:r>
      <w:r w:rsidR="00C0515E" w:rsidRPr="00603CE0">
        <w:rPr>
          <w:rFonts w:ascii="Times New Roman" w:hAnsi="Times New Roman"/>
          <w:color w:val="000000" w:themeColor="text1"/>
        </w:rPr>
      </w:r>
      <w:r w:rsidR="00C0515E" w:rsidRPr="00603CE0">
        <w:rPr>
          <w:rFonts w:ascii="Times New Roman" w:hAnsi="Times New Roman"/>
          <w:color w:val="000000" w:themeColor="text1"/>
        </w:rPr>
        <w:fldChar w:fldCharType="separate"/>
      </w:r>
      <w:r w:rsidR="00402A48" w:rsidRPr="00603CE0">
        <w:rPr>
          <w:rFonts w:ascii="Times New Roman" w:hAnsi="Times New Roman"/>
          <w:color w:val="000000" w:themeColor="text1"/>
          <w:vertAlign w:val="superscript"/>
        </w:rPr>
        <w:t>14,15</w:t>
      </w:r>
      <w:r w:rsidR="00C0515E" w:rsidRPr="00603CE0">
        <w:rPr>
          <w:rFonts w:ascii="Times New Roman" w:hAnsi="Times New Roman"/>
          <w:color w:val="000000" w:themeColor="text1"/>
        </w:rPr>
        <w:fldChar w:fldCharType="end"/>
      </w:r>
      <w:r w:rsidR="00C0515E" w:rsidRPr="00603CE0">
        <w:rPr>
          <w:rFonts w:ascii="Times New Roman" w:hAnsi="Times New Roman"/>
          <w:color w:val="000000" w:themeColor="text1"/>
        </w:rPr>
        <w:t xml:space="preserve"> </w:t>
      </w:r>
      <w:r w:rsidR="008426ED" w:rsidRPr="00603CE0">
        <w:rPr>
          <w:rFonts w:ascii="Times New Roman" w:hAnsi="Times New Roman"/>
          <w:color w:val="000000" w:themeColor="text1"/>
        </w:rPr>
        <w:t xml:space="preserve">Despite the importance of GISP in monitoring trends in AMR gonorrhea and informing </w:t>
      </w:r>
      <w:r w:rsidR="00E51506" w:rsidRPr="00603CE0">
        <w:rPr>
          <w:rFonts w:ascii="Times New Roman" w:hAnsi="Times New Roman"/>
          <w:color w:val="000000" w:themeColor="text1"/>
        </w:rPr>
        <w:t xml:space="preserve">treatment </w:t>
      </w:r>
      <w:r w:rsidR="008426ED" w:rsidRPr="00603CE0">
        <w:rPr>
          <w:rFonts w:ascii="Times New Roman" w:hAnsi="Times New Roman"/>
          <w:color w:val="000000" w:themeColor="text1"/>
        </w:rPr>
        <w:t>guidelines</w:t>
      </w:r>
      <w:r w:rsidR="00E51506" w:rsidRPr="00603CE0">
        <w:rPr>
          <w:rFonts w:ascii="Times New Roman" w:hAnsi="Times New Roman"/>
          <w:color w:val="000000" w:themeColor="text1"/>
        </w:rPr>
        <w:t xml:space="preserve">, </w:t>
      </w:r>
      <w:r w:rsidR="00C20E8D" w:rsidRPr="00603CE0">
        <w:rPr>
          <w:rFonts w:ascii="Times New Roman" w:hAnsi="Times New Roman"/>
          <w:color w:val="000000" w:themeColor="text1"/>
        </w:rPr>
        <w:t xml:space="preserve">quantitative </w:t>
      </w:r>
      <w:r w:rsidR="009173EF" w:rsidRPr="00603CE0">
        <w:rPr>
          <w:rFonts w:ascii="Times New Roman" w:hAnsi="Times New Roman"/>
          <w:color w:val="000000" w:themeColor="text1"/>
        </w:rPr>
        <w:t>evidence is lacking about</w:t>
      </w:r>
      <w:r w:rsidR="00B20C9B" w:rsidRPr="00603CE0">
        <w:rPr>
          <w:rFonts w:ascii="Times New Roman" w:hAnsi="Times New Roman"/>
          <w:color w:val="000000" w:themeColor="text1"/>
        </w:rPr>
        <w:t xml:space="preserve"> the value that GISP provides, in terms of </w:t>
      </w:r>
      <w:r w:rsidR="00F40D57" w:rsidRPr="00603CE0">
        <w:rPr>
          <w:rFonts w:ascii="Times New Roman" w:hAnsi="Times New Roman"/>
          <w:color w:val="000000" w:themeColor="text1"/>
        </w:rPr>
        <w:t xml:space="preserve">improving the </w:t>
      </w:r>
      <w:r w:rsidR="00FF2A94" w:rsidRPr="00603CE0">
        <w:rPr>
          <w:rFonts w:ascii="Times New Roman" w:hAnsi="Times New Roman"/>
          <w:color w:val="000000" w:themeColor="text1"/>
        </w:rPr>
        <w:t xml:space="preserve">health outcomes of patients with gonorrhea and </w:t>
      </w:r>
      <w:r w:rsidR="0079513F" w:rsidRPr="00603CE0">
        <w:rPr>
          <w:rFonts w:ascii="Times New Roman" w:hAnsi="Times New Roman"/>
          <w:color w:val="000000" w:themeColor="text1"/>
        </w:rPr>
        <w:t xml:space="preserve">the </w:t>
      </w:r>
      <w:r w:rsidR="00577169" w:rsidRPr="00603CE0">
        <w:rPr>
          <w:rFonts w:ascii="Times New Roman" w:hAnsi="Times New Roman"/>
          <w:color w:val="000000" w:themeColor="text1"/>
        </w:rPr>
        <w:t xml:space="preserve">overall </w:t>
      </w:r>
      <w:r w:rsidR="0079513F" w:rsidRPr="00603CE0">
        <w:rPr>
          <w:rFonts w:ascii="Times New Roman" w:hAnsi="Times New Roman"/>
          <w:color w:val="000000" w:themeColor="text1"/>
        </w:rPr>
        <w:t xml:space="preserve">costs associated with </w:t>
      </w:r>
      <w:r w:rsidR="00577169" w:rsidRPr="00603CE0">
        <w:rPr>
          <w:rFonts w:ascii="Times New Roman" w:hAnsi="Times New Roman"/>
          <w:color w:val="000000" w:themeColor="text1"/>
        </w:rPr>
        <w:t xml:space="preserve">controlling </w:t>
      </w:r>
      <w:r w:rsidR="0079513F" w:rsidRPr="00603CE0">
        <w:rPr>
          <w:rFonts w:ascii="Times New Roman" w:hAnsi="Times New Roman"/>
          <w:color w:val="000000" w:themeColor="text1"/>
        </w:rPr>
        <w:t>gonorrhea</w:t>
      </w:r>
      <w:r w:rsidR="00577169" w:rsidRPr="00603CE0">
        <w:rPr>
          <w:rFonts w:ascii="Times New Roman" w:hAnsi="Times New Roman"/>
          <w:color w:val="000000" w:themeColor="text1"/>
        </w:rPr>
        <w:t xml:space="preserve"> in the US</w:t>
      </w:r>
      <w:r w:rsidR="0079513F" w:rsidRPr="00603CE0">
        <w:rPr>
          <w:rFonts w:ascii="Times New Roman" w:hAnsi="Times New Roman"/>
          <w:color w:val="000000" w:themeColor="text1"/>
        </w:rPr>
        <w:t xml:space="preserve">. </w:t>
      </w:r>
    </w:p>
    <w:p w14:paraId="536C51C2" w14:textId="671108F1" w:rsidR="00FB7BBD" w:rsidRPr="00603CE0" w:rsidRDefault="3EA6C967" w:rsidP="00302AFA">
      <w:pPr>
        <w:ind w:firstLine="720"/>
        <w:rPr>
          <w:rFonts w:ascii="Times New Roman" w:hAnsi="Times New Roman"/>
          <w:color w:val="000000" w:themeColor="text1"/>
        </w:rPr>
      </w:pPr>
      <w:r w:rsidRPr="00603CE0">
        <w:rPr>
          <w:rFonts w:ascii="Times New Roman" w:hAnsi="Times New Roman"/>
          <w:color w:val="000000" w:themeColor="text1"/>
        </w:rPr>
        <w:t>In this study, we evaluate</w:t>
      </w:r>
      <w:r w:rsidR="10BA6C0D" w:rsidRPr="00603CE0">
        <w:rPr>
          <w:rFonts w:ascii="Times New Roman" w:hAnsi="Times New Roman"/>
          <w:color w:val="000000" w:themeColor="text1"/>
        </w:rPr>
        <w:t>d</w:t>
      </w:r>
      <w:r w:rsidRPr="00603CE0">
        <w:rPr>
          <w:rFonts w:ascii="Times New Roman" w:hAnsi="Times New Roman"/>
          <w:color w:val="000000" w:themeColor="text1"/>
        </w:rPr>
        <w:t xml:space="preserve"> the </w:t>
      </w:r>
      <w:r w:rsidR="00DE003C" w:rsidRPr="00603CE0">
        <w:rPr>
          <w:rFonts w:ascii="Times New Roman" w:hAnsi="Times New Roman"/>
          <w:color w:val="000000" w:themeColor="text1"/>
        </w:rPr>
        <w:t>health effects, costs</w:t>
      </w:r>
      <w:r w:rsidR="00240EDD" w:rsidRPr="00603CE0">
        <w:rPr>
          <w:rFonts w:ascii="Times New Roman" w:hAnsi="Times New Roman"/>
          <w:color w:val="000000" w:themeColor="text1"/>
        </w:rPr>
        <w:t>,</w:t>
      </w:r>
      <w:r w:rsidR="00DE003C" w:rsidRPr="00603CE0">
        <w:rPr>
          <w:rFonts w:ascii="Times New Roman" w:hAnsi="Times New Roman"/>
          <w:color w:val="000000" w:themeColor="text1"/>
        </w:rPr>
        <w:t xml:space="preserve"> and </w:t>
      </w:r>
      <w:r w:rsidRPr="00603CE0">
        <w:rPr>
          <w:rFonts w:ascii="Times New Roman" w:hAnsi="Times New Roman"/>
          <w:color w:val="000000" w:themeColor="text1"/>
        </w:rPr>
        <w:t>cost-effectiveness of GISP</w:t>
      </w:r>
      <w:ins w:id="17" w:author="Ekanayake-Weber, Marcy" w:date="2026-02-19T11:13:00Z" w16du:dateUtc="2026-02-19T16:13:00Z">
        <w:r w:rsidR="00BC17E6">
          <w:rPr>
            <w:rFonts w:ascii="Times New Roman" w:hAnsi="Times New Roman"/>
            <w:color w:val="000000" w:themeColor="text1"/>
          </w:rPr>
          <w:t>.</w:t>
        </w:r>
      </w:ins>
      <w:r w:rsidRPr="00603CE0">
        <w:rPr>
          <w:rFonts w:ascii="Times New Roman" w:hAnsi="Times New Roman"/>
          <w:color w:val="000000" w:themeColor="text1"/>
        </w:rPr>
        <w:t xml:space="preserve"> </w:t>
      </w:r>
      <w:del w:id="18" w:author="Ekanayake-Weber, Marcy" w:date="2026-02-19T11:13:00Z" w16du:dateUtc="2026-02-19T16:13:00Z">
        <w:r w:rsidRPr="00603CE0" w:rsidDel="00BC17E6">
          <w:rPr>
            <w:rFonts w:ascii="Times New Roman" w:hAnsi="Times New Roman"/>
            <w:color w:val="000000" w:themeColor="text1"/>
          </w:rPr>
          <w:delText>in</w:delText>
        </w:r>
      </w:del>
      <w:ins w:id="19" w:author="Ekanayake-Weber, Marcy" w:date="2026-02-19T11:13:00Z" w16du:dateUtc="2026-02-19T16:13:00Z">
        <w:r w:rsidR="00BC17E6">
          <w:rPr>
            <w:rFonts w:ascii="Times New Roman" w:hAnsi="Times New Roman"/>
            <w:color w:val="000000" w:themeColor="text1"/>
          </w:rPr>
          <w:t>For</w:t>
        </w:r>
      </w:ins>
      <w:r w:rsidRPr="00603CE0">
        <w:rPr>
          <w:rFonts w:ascii="Times New Roman" w:hAnsi="Times New Roman"/>
          <w:color w:val="000000" w:themeColor="text1"/>
        </w:rPr>
        <w:t xml:space="preserve"> comparison</w:t>
      </w:r>
      <w:ins w:id="20" w:author="Ekanayake-Weber, Marcy" w:date="2026-02-19T11:13:00Z" w16du:dateUtc="2026-02-19T16:13:00Z">
        <w:r w:rsidR="00BC17E6">
          <w:rPr>
            <w:rFonts w:ascii="Times New Roman" w:hAnsi="Times New Roman"/>
            <w:color w:val="000000" w:themeColor="text1"/>
          </w:rPr>
          <w:t xml:space="preserve">, we </w:t>
        </w:r>
        <w:r w:rsidR="00A83AB0">
          <w:rPr>
            <w:rFonts w:ascii="Times New Roman" w:hAnsi="Times New Roman"/>
            <w:color w:val="000000" w:themeColor="text1"/>
          </w:rPr>
          <w:t>designed</w:t>
        </w:r>
      </w:ins>
      <w:del w:id="21" w:author="Ekanayake-Weber, Marcy" w:date="2026-02-19T11:13:00Z" w16du:dateUtc="2026-02-19T16:13:00Z">
        <w:r w:rsidRPr="00603CE0" w:rsidDel="00A83AB0">
          <w:rPr>
            <w:rFonts w:ascii="Times New Roman" w:hAnsi="Times New Roman"/>
            <w:color w:val="000000" w:themeColor="text1"/>
          </w:rPr>
          <w:delText xml:space="preserve"> with</w:delText>
        </w:r>
      </w:del>
      <w:r w:rsidRPr="00603CE0">
        <w:rPr>
          <w:rFonts w:ascii="Times New Roman" w:hAnsi="Times New Roman"/>
          <w:color w:val="000000" w:themeColor="text1"/>
        </w:rPr>
        <w:t xml:space="preserve"> </w:t>
      </w:r>
      <w:r w:rsidR="00332935" w:rsidRPr="00603CE0">
        <w:rPr>
          <w:rFonts w:ascii="Times New Roman" w:hAnsi="Times New Roman"/>
          <w:color w:val="000000" w:themeColor="text1"/>
        </w:rPr>
        <w:t>three</w:t>
      </w:r>
      <w:r w:rsidR="00D35E64" w:rsidRPr="00603CE0">
        <w:rPr>
          <w:rFonts w:ascii="Times New Roman" w:hAnsi="Times New Roman"/>
          <w:color w:val="000000" w:themeColor="text1"/>
        </w:rPr>
        <w:t xml:space="preserve"> </w:t>
      </w:r>
      <w:ins w:id="22" w:author="Ekanayake-Weber, Marcy" w:date="2026-02-19T11:13:00Z" w16du:dateUtc="2026-02-19T16:13:00Z">
        <w:r w:rsidR="00A83AB0">
          <w:rPr>
            <w:rFonts w:ascii="Times New Roman" w:hAnsi="Times New Roman"/>
            <w:color w:val="000000" w:themeColor="text1"/>
          </w:rPr>
          <w:t xml:space="preserve">hypothetical </w:t>
        </w:r>
      </w:ins>
      <w:r w:rsidRPr="00603CE0">
        <w:rPr>
          <w:rFonts w:ascii="Times New Roman" w:hAnsi="Times New Roman"/>
          <w:color w:val="000000" w:themeColor="text1"/>
        </w:rPr>
        <w:t xml:space="preserve">counterfactual </w:t>
      </w:r>
      <w:del w:id="23" w:author="Ekanayake-Weber, Marcy" w:date="2026-02-19T11:14:00Z" w16du:dateUtc="2026-02-19T16:14:00Z">
        <w:r w:rsidRPr="00603CE0" w:rsidDel="008F291B">
          <w:rPr>
            <w:rFonts w:ascii="Times New Roman" w:hAnsi="Times New Roman"/>
            <w:color w:val="000000" w:themeColor="text1"/>
          </w:rPr>
          <w:delText xml:space="preserve">strategies </w:delText>
        </w:r>
      </w:del>
      <w:ins w:id="24" w:author="Ekanayake-Weber, Marcy" w:date="2026-02-19T11:14:00Z" w16du:dateUtc="2026-02-19T16:14:00Z">
        <w:r w:rsidR="008F291B">
          <w:rPr>
            <w:rFonts w:ascii="Times New Roman" w:hAnsi="Times New Roman"/>
            <w:color w:val="000000" w:themeColor="text1"/>
          </w:rPr>
          <w:t>scenarios</w:t>
        </w:r>
        <w:r w:rsidR="008F291B" w:rsidRPr="00603CE0">
          <w:rPr>
            <w:rFonts w:ascii="Times New Roman" w:hAnsi="Times New Roman"/>
            <w:color w:val="000000" w:themeColor="text1"/>
          </w:rPr>
          <w:t xml:space="preserve"> </w:t>
        </w:r>
      </w:ins>
      <w:del w:id="25" w:author="Ekanayake-Weber, Marcy" w:date="2026-02-19T11:14:00Z" w16du:dateUtc="2026-02-19T16:14:00Z">
        <w:r w:rsidRPr="00603CE0" w:rsidDel="001A7DAD">
          <w:rPr>
            <w:rFonts w:ascii="Times New Roman" w:hAnsi="Times New Roman"/>
            <w:color w:val="000000" w:themeColor="text1"/>
          </w:rPr>
          <w:delText>that might have been implemented to</w:delText>
        </w:r>
      </w:del>
      <w:ins w:id="26" w:author="Ekanayake-Weber, Marcy" w:date="2026-02-19T11:14:00Z" w16du:dateUtc="2026-02-19T16:14:00Z">
        <w:r w:rsidR="001A7DAD">
          <w:rPr>
            <w:rFonts w:ascii="Times New Roman" w:hAnsi="Times New Roman"/>
            <w:color w:val="000000" w:themeColor="text1"/>
          </w:rPr>
          <w:t>for how providers might have attempted to</w:t>
        </w:r>
      </w:ins>
      <w:r w:rsidRPr="00603CE0">
        <w:rPr>
          <w:rFonts w:ascii="Times New Roman" w:hAnsi="Times New Roman"/>
          <w:color w:val="000000" w:themeColor="text1"/>
        </w:rPr>
        <w:t xml:space="preserve"> ensure the effective treatment of AMR gonorrhea </w:t>
      </w:r>
      <w:r w:rsidR="00C054EF" w:rsidRPr="00603CE0">
        <w:rPr>
          <w:rFonts w:ascii="Times New Roman" w:hAnsi="Times New Roman"/>
          <w:color w:val="000000" w:themeColor="text1"/>
        </w:rPr>
        <w:t xml:space="preserve">if </w:t>
      </w:r>
      <w:r w:rsidRPr="00603CE0">
        <w:rPr>
          <w:rFonts w:ascii="Times New Roman" w:hAnsi="Times New Roman"/>
          <w:color w:val="000000" w:themeColor="text1"/>
        </w:rPr>
        <w:t>GISP</w:t>
      </w:r>
      <w:r w:rsidR="00C054EF" w:rsidRPr="00603CE0">
        <w:rPr>
          <w:rFonts w:ascii="Times New Roman" w:hAnsi="Times New Roman"/>
          <w:color w:val="000000" w:themeColor="text1"/>
        </w:rPr>
        <w:t xml:space="preserve"> had</w:t>
      </w:r>
      <w:r w:rsidRPr="00603CE0">
        <w:rPr>
          <w:rFonts w:ascii="Times New Roman" w:hAnsi="Times New Roman"/>
          <w:color w:val="000000" w:themeColor="text1"/>
        </w:rPr>
        <w:t xml:space="preserve"> not been established. </w:t>
      </w:r>
      <w:r w:rsidR="008A0B38" w:rsidRPr="00603CE0">
        <w:rPr>
          <w:rFonts w:ascii="Times New Roman" w:hAnsi="Times New Roman"/>
          <w:color w:val="000000" w:themeColor="text1"/>
        </w:rPr>
        <w:t>We focus</w:t>
      </w:r>
      <w:r w:rsidR="4DB259F9" w:rsidRPr="00603CE0">
        <w:rPr>
          <w:rFonts w:ascii="Times New Roman" w:hAnsi="Times New Roman"/>
          <w:color w:val="000000" w:themeColor="text1"/>
        </w:rPr>
        <w:t>ed</w:t>
      </w:r>
      <w:r w:rsidR="008A0B38" w:rsidRPr="00603CE0">
        <w:rPr>
          <w:rFonts w:ascii="Times New Roman" w:hAnsi="Times New Roman"/>
          <w:color w:val="000000" w:themeColor="text1"/>
        </w:rPr>
        <w:t xml:space="preserve"> on men who have sex with men (MSM), since this is a subpopulation with a particularly high burden of gonorrhea in the US currently.</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ADDIN EN.CITE &lt;EndNote&gt;&lt;Cite&gt;&lt;Author&gt;Newman&lt;/Author&gt;&lt;Year&gt;2012&lt;/Year&gt;&lt;RecNum&gt;2166&lt;/RecNum&gt;&lt;DisplayText&gt;&lt;style face="superscript"&gt;16&lt;/style&gt;&lt;/DisplayText&gt;&lt;record&gt;&lt;rec-number&gt;2166&lt;/rec-number&gt;&lt;foreign-keys&gt;&lt;key app="EN" db-id="wptxs2svnezeaaex5ebp2d9tvv0d9sw25p2p" timestamp="1701717617" guid="a99557a8-e862-4729-83f5-f79ee9c9b64e"&gt;2166&lt;/key&gt;&lt;/foreign-keys&gt;&lt;ref-type name="Journal Article"&gt;17&lt;/ref-type&gt;&lt;contributors&gt;&lt;authors&gt;&lt;author&gt;Newman, Lori Marie&lt;/author&gt;&lt;author&gt;Dowell, Deborah&lt;/author&gt;&lt;author&gt;Bernstein, Kyle&lt;/author&gt;&lt;author&gt;Donnelly, Jennifer&lt;/author&gt;&lt;author&gt;Martins, Summer&lt;/author&gt;&lt;author&gt;Stenger, Mark&lt;/author&gt;&lt;author&gt;Stover, Jeffrey&lt;/author&gt;&lt;author&gt;Weinstock, Hillard&lt;/author&gt;&lt;/authors&gt;&lt;/contributors&gt;&lt;titles&gt;&lt;title&gt;A Tale of Two Gonorrhea Epidemics: Results from the STD Surveillance Network&lt;/title&gt;&lt;secondary-title&gt;Public Health Reports&lt;/secondary-title&gt;&lt;/titles&gt;&lt;periodical&gt;&lt;full-title&gt;Public Health Reports&lt;/full-title&gt;&lt;/periodical&gt;&lt;pages&gt;282-292&lt;/pages&gt;&lt;volume&gt;127&lt;/volume&gt;&lt;number&gt;3&lt;/number&gt;&lt;dates&gt;&lt;year&gt;2012&lt;/year&gt;&lt;/dates&gt;&lt;publisher&gt;SAGE Publications&lt;/publisher&gt;&lt;isbn&gt;0033-3549&lt;/isbn&gt;&lt;urls&gt;&lt;related-urls&gt;&lt;url&gt;https://dx.doi.org/10.1177/003335491212700308&lt;/url&gt;&lt;/related-urls&gt;&lt;/urls&gt;&lt;electronic-resource-num&gt;10.1177/003335491212700308&lt;/electronic-resource-num&gt;&lt;/record&gt;&lt;/Cite&gt;&lt;/EndNote&gt;</w:instrText>
      </w:r>
      <w:r w:rsidRPr="00603CE0">
        <w:rPr>
          <w:rFonts w:ascii="Times New Roman" w:hAnsi="Times New Roman"/>
          <w:color w:val="000000" w:themeColor="text1"/>
        </w:rPr>
        <w:fldChar w:fldCharType="separate"/>
      </w:r>
      <w:r w:rsidR="00395697" w:rsidRPr="00603CE0">
        <w:rPr>
          <w:rFonts w:ascii="Times New Roman" w:hAnsi="Times New Roman"/>
          <w:color w:val="000000" w:themeColor="text1"/>
          <w:vertAlign w:val="superscript"/>
        </w:rPr>
        <w:t>16</w:t>
      </w:r>
      <w:r w:rsidRPr="00603CE0">
        <w:rPr>
          <w:rFonts w:ascii="Times New Roman" w:hAnsi="Times New Roman"/>
          <w:color w:val="000000" w:themeColor="text1"/>
        </w:rPr>
        <w:fldChar w:fldCharType="end"/>
      </w:r>
      <w:r w:rsidR="008A0B38" w:rsidRPr="00603CE0">
        <w:rPr>
          <w:rFonts w:ascii="Times New Roman" w:hAnsi="Times New Roman"/>
          <w:color w:val="000000" w:themeColor="text1"/>
        </w:rPr>
        <w:t xml:space="preserve"> </w:t>
      </w:r>
      <w:r w:rsidR="00087C73" w:rsidRPr="00603CE0">
        <w:rPr>
          <w:rFonts w:ascii="Times New Roman" w:hAnsi="Times New Roman"/>
          <w:color w:val="000000" w:themeColor="text1"/>
        </w:rPr>
        <w:t xml:space="preserve">Around one-third of gonorrhea cases occur in MSM, </w:t>
      </w:r>
      <w:r w:rsidR="00C224D7" w:rsidRPr="00603CE0">
        <w:rPr>
          <w:rFonts w:ascii="Times New Roman" w:hAnsi="Times New Roman"/>
          <w:color w:val="000000" w:themeColor="text1"/>
        </w:rPr>
        <w:t xml:space="preserve">and </w:t>
      </w:r>
      <w:r w:rsidR="00893F66" w:rsidRPr="00603CE0">
        <w:rPr>
          <w:rFonts w:ascii="Times New Roman" w:hAnsi="Times New Roman"/>
          <w:color w:val="000000" w:themeColor="text1"/>
        </w:rPr>
        <w:t>MSM also bear a disproportionate burden of AMR gonorrhea</w:t>
      </w:r>
      <w:r w:rsidR="0002202E" w:rsidRPr="00603CE0">
        <w:rPr>
          <w:rFonts w:ascii="Times New Roman" w:hAnsi="Times New Roman"/>
          <w:color w:val="000000" w:themeColor="text1"/>
        </w:rPr>
        <w:t>.</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ADDIN EN.CITE &lt;EndNote&gt;&lt;Cite&gt;&lt;Author&gt;Centers for Disease Control and Prevention&lt;/Author&gt;&lt;Year&gt;2021&lt;/Year&gt;&lt;RecNum&gt;2163&lt;/RecNum&gt;&lt;DisplayText&gt;&lt;style face="superscript"&gt;17&lt;/style&gt;&lt;/DisplayText&gt;&lt;record&gt;&lt;rec-number&gt;2163&lt;/rec-number&gt;&lt;foreign-keys&gt;&lt;key app="EN" db-id="wptxs2svnezeaaex5ebp2d9tvv0d9sw25p2p" timestamp="1701716547" guid="6b471779-ad30-4887-ba82-ae27b37dd77e"&gt;2163&lt;/key&gt;&lt;/foreign-keys&gt;&lt;ref-type name="Report"&gt;27&lt;/ref-type&gt;&lt;contributors&gt;&lt;authors&gt;&lt;author&gt;Centers for Disease Control and Prevention,&lt;/author&gt;&lt;/authors&gt;&lt;/contributors&gt;&lt;titles&gt;&lt;title&gt;Sexually Transmitted Disease Surveillance 2020&lt;/title&gt;&lt;/titles&gt;&lt;dates&gt;&lt;year&gt;2021&lt;/year&gt;&lt;/dates&gt;&lt;urls&gt;&lt;/urls&gt;&lt;/record&gt;&lt;/Cite&gt;&lt;/EndNote&gt;</w:instrText>
      </w:r>
      <w:r w:rsidRPr="00603CE0">
        <w:rPr>
          <w:rFonts w:ascii="Times New Roman" w:hAnsi="Times New Roman"/>
          <w:color w:val="000000" w:themeColor="text1"/>
        </w:rPr>
        <w:fldChar w:fldCharType="separate"/>
      </w:r>
      <w:r w:rsidR="00B5082B" w:rsidRPr="00603CE0">
        <w:rPr>
          <w:rFonts w:ascii="Times New Roman" w:hAnsi="Times New Roman"/>
          <w:color w:val="000000" w:themeColor="text1"/>
          <w:vertAlign w:val="superscript"/>
        </w:rPr>
        <w:t>17</w:t>
      </w:r>
      <w:r w:rsidRPr="00603CE0">
        <w:rPr>
          <w:rFonts w:ascii="Times New Roman" w:hAnsi="Times New Roman"/>
          <w:color w:val="000000" w:themeColor="text1"/>
        </w:rPr>
        <w:fldChar w:fldCharType="end"/>
      </w:r>
      <w:r w:rsidR="0002202E" w:rsidRPr="00603CE0">
        <w:rPr>
          <w:rFonts w:ascii="Times New Roman" w:hAnsi="Times New Roman"/>
          <w:color w:val="000000" w:themeColor="text1"/>
        </w:rPr>
        <w:t xml:space="preserve"> </w:t>
      </w:r>
      <w:r w:rsidRPr="00603CE0">
        <w:rPr>
          <w:rFonts w:ascii="Times New Roman" w:hAnsi="Times New Roman"/>
          <w:color w:val="000000" w:themeColor="text1"/>
        </w:rPr>
        <w:t xml:space="preserve">We developed an agent-based model of gonorrhea transmission, treatment, and surveillance to project the overall </w:t>
      </w:r>
      <w:r w:rsidR="5C48F8FE" w:rsidRPr="00603CE0">
        <w:rPr>
          <w:rFonts w:ascii="Times New Roman" w:hAnsi="Times New Roman"/>
          <w:color w:val="000000" w:themeColor="text1"/>
        </w:rPr>
        <w:t>cost</w:t>
      </w:r>
      <w:r w:rsidR="00DE003C" w:rsidRPr="00603CE0">
        <w:rPr>
          <w:rFonts w:ascii="Times New Roman" w:hAnsi="Times New Roman"/>
          <w:color w:val="000000" w:themeColor="text1"/>
        </w:rPr>
        <w:t>s</w:t>
      </w:r>
      <w:r w:rsidRPr="00603CE0">
        <w:rPr>
          <w:rFonts w:ascii="Times New Roman" w:hAnsi="Times New Roman"/>
          <w:color w:val="000000" w:themeColor="text1"/>
        </w:rPr>
        <w:t xml:space="preserve"> and </w:t>
      </w:r>
      <w:r w:rsidR="008039A6" w:rsidRPr="00603CE0">
        <w:rPr>
          <w:rFonts w:ascii="Times New Roman" w:hAnsi="Times New Roman"/>
          <w:color w:val="000000" w:themeColor="text1"/>
        </w:rPr>
        <w:t>quality-adjusted life-years (</w:t>
      </w:r>
      <w:r w:rsidRPr="00603CE0">
        <w:rPr>
          <w:rFonts w:ascii="Times New Roman" w:hAnsi="Times New Roman"/>
          <w:color w:val="000000" w:themeColor="text1"/>
        </w:rPr>
        <w:t>QALYs</w:t>
      </w:r>
      <w:r w:rsidR="008039A6" w:rsidRPr="00603CE0">
        <w:rPr>
          <w:rFonts w:ascii="Times New Roman" w:hAnsi="Times New Roman"/>
          <w:color w:val="000000" w:themeColor="text1"/>
        </w:rPr>
        <w:t>)</w:t>
      </w:r>
      <w:r w:rsidRPr="00603CE0">
        <w:rPr>
          <w:rFonts w:ascii="Times New Roman" w:hAnsi="Times New Roman"/>
          <w:color w:val="000000" w:themeColor="text1"/>
        </w:rPr>
        <w:t xml:space="preserve"> lost due to gonorrhea under GISP and under counterfactual scenarios</w:t>
      </w:r>
      <w:r w:rsidR="00890845" w:rsidRPr="00603CE0">
        <w:rPr>
          <w:rFonts w:ascii="Times New Roman" w:hAnsi="Times New Roman"/>
          <w:color w:val="000000" w:themeColor="text1"/>
        </w:rPr>
        <w:t xml:space="preserve"> in the absence of GISP</w:t>
      </w:r>
      <w:r w:rsidRPr="00603CE0">
        <w:rPr>
          <w:rFonts w:ascii="Times New Roman" w:hAnsi="Times New Roman"/>
          <w:color w:val="000000" w:themeColor="text1"/>
        </w:rPr>
        <w:t xml:space="preserve">. Our results shed light on the </w:t>
      </w:r>
      <w:r w:rsidR="005516C9" w:rsidRPr="00603CE0">
        <w:rPr>
          <w:rFonts w:ascii="Times New Roman" w:hAnsi="Times New Roman"/>
          <w:color w:val="000000" w:themeColor="text1"/>
        </w:rPr>
        <w:t xml:space="preserve">costs and benefits </w:t>
      </w:r>
      <w:r w:rsidRPr="00603CE0">
        <w:rPr>
          <w:rFonts w:ascii="Times New Roman" w:hAnsi="Times New Roman"/>
          <w:color w:val="000000" w:themeColor="text1"/>
        </w:rPr>
        <w:t>of GISP specifically</w:t>
      </w:r>
      <w:r w:rsidR="003D1591" w:rsidRPr="00603CE0">
        <w:rPr>
          <w:rFonts w:ascii="Times New Roman" w:hAnsi="Times New Roman"/>
          <w:color w:val="000000" w:themeColor="text1"/>
        </w:rPr>
        <w:t xml:space="preserve"> and</w:t>
      </w:r>
      <w:r w:rsidRPr="00603CE0">
        <w:rPr>
          <w:rFonts w:ascii="Times New Roman" w:hAnsi="Times New Roman"/>
          <w:color w:val="000000" w:themeColor="text1"/>
        </w:rPr>
        <w:t xml:space="preserve"> the </w:t>
      </w:r>
      <w:r w:rsidR="00E178A8" w:rsidRPr="00603CE0">
        <w:rPr>
          <w:rFonts w:ascii="Times New Roman" w:hAnsi="Times New Roman"/>
          <w:color w:val="000000" w:themeColor="text1"/>
        </w:rPr>
        <w:t>usefulness of sentinel</w:t>
      </w:r>
      <w:r w:rsidRPr="00603CE0">
        <w:rPr>
          <w:rFonts w:ascii="Times New Roman" w:hAnsi="Times New Roman"/>
          <w:color w:val="000000" w:themeColor="text1"/>
        </w:rPr>
        <w:t xml:space="preserve"> surveillance systems </w:t>
      </w:r>
      <w:r w:rsidR="00E178A8" w:rsidRPr="00603CE0">
        <w:rPr>
          <w:rFonts w:ascii="Times New Roman" w:hAnsi="Times New Roman"/>
          <w:color w:val="000000" w:themeColor="text1"/>
        </w:rPr>
        <w:t>for AMR gonorrhea</w:t>
      </w:r>
      <w:r w:rsidRPr="00603CE0">
        <w:rPr>
          <w:rFonts w:ascii="Times New Roman" w:hAnsi="Times New Roman"/>
          <w:color w:val="000000" w:themeColor="text1"/>
        </w:rPr>
        <w:t>.</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ADDIN EN.CITE &lt;EndNote&gt;&lt;Cite&gt;&lt;Author&gt;Medland&lt;/Author&gt;&lt;Year&gt;2022&lt;/Year&gt;&lt;RecNum&gt;2347&lt;/RecNum&gt;&lt;DisplayText&gt;&lt;style face="superscript"&gt;13&lt;/style&gt;&lt;/DisplayText&gt;&lt;record&gt;&lt;rec-number&gt;2347&lt;/rec-number&gt;&lt;foreign-keys&gt;&lt;key app="EN" db-id="wptxs2svnezeaaex5ebp2d9tvv0d9sw25p2p" timestamp="1728066421" guid="0f3160d9-8c00-48d3-bfe5-1cabf8faa47d"&gt;2347&lt;/key&gt;&lt;/foreign-keys&gt;&lt;ref-type name="Journal Article"&gt;17&lt;/ref-type&gt;&lt;contributors&gt;&lt;authors&gt;&lt;author&gt;Nicholas A Medland&lt;/author&gt;&lt;author&gt;Ye Zhang&lt;/author&gt;&lt;author&gt;Praveena Gunaratnam&lt;/author&gt;&lt;author&gt;David A Lewis&lt;/author&gt;&lt;author&gt;Basil Donovan&lt;/author&gt;&lt;author&gt;David M Whiley&lt;/author&gt;&lt;author&gt;Rebecca J Guy&lt;/author&gt;&lt;author&gt;John M Kaldor&lt;/author&gt;&lt;/authors&gt;&lt;/contributors&gt;&lt;titles&gt;&lt;title&gt;Surveillance systems to monitor antimicrobial resistance in Neisseria gonorrhoeae: a global, systematic review, 1 January 2012 to 27 September 2020&lt;/title&gt;&lt;secondary-title&gt;Eurosurveillance&lt;/secondary-title&gt;&lt;/titles&gt;&lt;periodical&gt;&lt;full-title&gt;Eurosurveillance&lt;/full-title&gt;&lt;/periodical&gt;&lt;volume&gt;27&lt;/volume&gt;&lt;number&gt;18&lt;/number&gt;&lt;dates&gt;&lt;year&gt;2022&lt;/year&gt;&lt;/dates&gt;&lt;isbn&gt;1560-7917&lt;/isbn&gt;&lt;urls&gt;&lt;related-urls&gt;&lt;url&gt;https://www.ncbi.nlm.nih.gov/pmc/articles/PMC9074396/&lt;/url&gt;&lt;/related-urls&gt;&lt;/urls&gt;&lt;electronic-resource-num&gt;10.2807/1560-7917.ES.2022.27.18.2100917&lt;/electronic-resource-num&gt;&lt;/record&gt;&lt;/Cite&gt;&lt;/EndNote&gt;</w:instrText>
      </w:r>
      <w:r w:rsidRPr="00603CE0">
        <w:rPr>
          <w:rFonts w:ascii="Times New Roman" w:hAnsi="Times New Roman"/>
          <w:color w:val="000000" w:themeColor="text1"/>
        </w:rPr>
        <w:fldChar w:fldCharType="separate"/>
      </w:r>
      <w:r w:rsidR="00402A48" w:rsidRPr="00603CE0">
        <w:rPr>
          <w:rFonts w:ascii="Times New Roman" w:hAnsi="Times New Roman"/>
          <w:color w:val="000000" w:themeColor="text1"/>
          <w:vertAlign w:val="superscript"/>
        </w:rPr>
        <w:t>13</w:t>
      </w:r>
      <w:r w:rsidRPr="00603CE0">
        <w:rPr>
          <w:rFonts w:ascii="Times New Roman" w:hAnsi="Times New Roman"/>
          <w:color w:val="000000" w:themeColor="text1"/>
        </w:rPr>
        <w:fldChar w:fldCharType="end"/>
      </w:r>
    </w:p>
    <w:p w14:paraId="4A0016AB" w14:textId="2A626053" w:rsidR="008C2894" w:rsidRPr="00603CE0" w:rsidRDefault="008C2894" w:rsidP="001F7DBC">
      <w:pPr>
        <w:pStyle w:val="Heading1"/>
        <w:rPr>
          <w:rFonts w:ascii="Times New Roman" w:hAnsi="Times New Roman"/>
          <w:color w:val="000000" w:themeColor="text1"/>
        </w:rPr>
      </w:pPr>
      <w:r w:rsidRPr="00603CE0">
        <w:rPr>
          <w:rFonts w:ascii="Times New Roman" w:hAnsi="Times New Roman"/>
          <w:color w:val="000000" w:themeColor="text1"/>
        </w:rPr>
        <w:t>Methods</w:t>
      </w:r>
    </w:p>
    <w:p w14:paraId="1825325B" w14:textId="4624A279" w:rsidR="00BE2301" w:rsidRPr="00222BC2" w:rsidRDefault="6190085E" w:rsidP="00222BC2">
      <w:pPr>
        <w:pStyle w:val="Heading2"/>
      </w:pPr>
      <w:r w:rsidRPr="00222BC2">
        <w:t>Model summary</w:t>
      </w:r>
    </w:p>
    <w:p w14:paraId="273D2461" w14:textId="32E0E609" w:rsidR="00BD3A0A" w:rsidRPr="00603CE0" w:rsidRDefault="005409A2" w:rsidP="000C7B3D">
      <w:pPr>
        <w:ind w:firstLine="720"/>
        <w:rPr>
          <w:rFonts w:ascii="Times New Roman" w:hAnsi="Times New Roman"/>
          <w:color w:val="000000" w:themeColor="text1"/>
        </w:rPr>
      </w:pPr>
      <w:r w:rsidRPr="00603CE0">
        <w:rPr>
          <w:rFonts w:ascii="Times New Roman" w:hAnsi="Times New Roman"/>
          <w:color w:val="000000" w:themeColor="text1"/>
        </w:rPr>
        <w:t>We developed a</w:t>
      </w:r>
      <w:r w:rsidR="009F57F7" w:rsidRPr="00603CE0">
        <w:rPr>
          <w:rFonts w:ascii="Times New Roman" w:hAnsi="Times New Roman"/>
          <w:color w:val="000000" w:themeColor="text1"/>
        </w:rPr>
        <w:t>n agent-based</w:t>
      </w:r>
      <w:r w:rsidRPr="00603CE0">
        <w:rPr>
          <w:rFonts w:ascii="Times New Roman" w:hAnsi="Times New Roman"/>
          <w:color w:val="000000" w:themeColor="text1"/>
        </w:rPr>
        <w:t xml:space="preserve"> model</w:t>
      </w:r>
      <w:r w:rsidR="00270942" w:rsidRPr="00603CE0">
        <w:rPr>
          <w:rFonts w:ascii="Times New Roman" w:hAnsi="Times New Roman"/>
          <w:color w:val="000000" w:themeColor="text1"/>
        </w:rPr>
        <w:t xml:space="preserve"> of </w:t>
      </w:r>
      <w:r w:rsidR="00307045" w:rsidRPr="00603CE0">
        <w:rPr>
          <w:rFonts w:ascii="Times New Roman" w:hAnsi="Times New Roman"/>
          <w:i/>
          <w:color w:val="000000" w:themeColor="text1"/>
        </w:rPr>
        <w:t xml:space="preserve">N. </w:t>
      </w:r>
      <w:r w:rsidR="00270942" w:rsidRPr="00603CE0">
        <w:rPr>
          <w:rFonts w:ascii="Times New Roman" w:hAnsi="Times New Roman"/>
          <w:i/>
          <w:color w:val="000000" w:themeColor="text1"/>
        </w:rPr>
        <w:t xml:space="preserve">gonorrhoeae </w:t>
      </w:r>
      <w:r w:rsidR="00270942" w:rsidRPr="00603CE0">
        <w:rPr>
          <w:rFonts w:ascii="Times New Roman" w:hAnsi="Times New Roman"/>
          <w:color w:val="000000" w:themeColor="text1"/>
        </w:rPr>
        <w:t xml:space="preserve">transmission among </w:t>
      </w:r>
      <w:r w:rsidR="006A4D04" w:rsidRPr="00603CE0">
        <w:rPr>
          <w:rFonts w:ascii="Times New Roman" w:hAnsi="Times New Roman"/>
          <w:color w:val="000000" w:themeColor="text1"/>
        </w:rPr>
        <w:t>sexually</w:t>
      </w:r>
      <w:r w:rsidR="3EA6C967" w:rsidRPr="00603CE0">
        <w:rPr>
          <w:rFonts w:ascii="Times New Roman" w:hAnsi="Times New Roman"/>
          <w:color w:val="000000" w:themeColor="text1"/>
        </w:rPr>
        <w:t xml:space="preserve"> </w:t>
      </w:r>
      <w:r w:rsidR="006A4D04" w:rsidRPr="00603CE0">
        <w:rPr>
          <w:rFonts w:ascii="Times New Roman" w:hAnsi="Times New Roman"/>
          <w:color w:val="000000" w:themeColor="text1"/>
        </w:rPr>
        <w:t xml:space="preserve">active </w:t>
      </w:r>
      <w:r w:rsidR="00270942" w:rsidRPr="00603CE0">
        <w:rPr>
          <w:rFonts w:ascii="Times New Roman" w:hAnsi="Times New Roman"/>
          <w:color w:val="000000" w:themeColor="text1"/>
        </w:rPr>
        <w:t>men who have sex with men</w:t>
      </w:r>
      <w:r w:rsidR="006B11C6" w:rsidRPr="00603CE0">
        <w:rPr>
          <w:rFonts w:ascii="Times New Roman" w:hAnsi="Times New Roman"/>
          <w:color w:val="000000" w:themeColor="text1"/>
        </w:rPr>
        <w:t xml:space="preserve"> (MSM) in the US. </w:t>
      </w:r>
      <w:r w:rsidR="00771463" w:rsidRPr="00603CE0">
        <w:rPr>
          <w:rFonts w:ascii="Times New Roman" w:hAnsi="Times New Roman"/>
          <w:color w:val="000000" w:themeColor="text1"/>
        </w:rPr>
        <w:t>Our</w:t>
      </w:r>
      <w:r w:rsidR="006B11C6" w:rsidRPr="00603CE0">
        <w:rPr>
          <w:rFonts w:ascii="Times New Roman" w:hAnsi="Times New Roman"/>
          <w:color w:val="000000" w:themeColor="text1"/>
        </w:rPr>
        <w:t xml:space="preserve"> model</w:t>
      </w:r>
      <w:r w:rsidRPr="00603CE0">
        <w:rPr>
          <w:rFonts w:ascii="Times New Roman" w:hAnsi="Times New Roman"/>
          <w:color w:val="000000" w:themeColor="text1"/>
        </w:rPr>
        <w:t xml:space="preserve"> </w:t>
      </w:r>
      <w:r w:rsidR="004E237E" w:rsidRPr="00603CE0">
        <w:rPr>
          <w:rFonts w:ascii="Times New Roman" w:hAnsi="Times New Roman"/>
          <w:color w:val="000000" w:themeColor="text1"/>
        </w:rPr>
        <w:t>represents</w:t>
      </w:r>
      <w:r w:rsidR="006A4D04" w:rsidRPr="00603CE0">
        <w:rPr>
          <w:rFonts w:ascii="Times New Roman" w:hAnsi="Times New Roman"/>
          <w:color w:val="000000" w:themeColor="text1"/>
        </w:rPr>
        <w:t xml:space="preserve"> </w:t>
      </w:r>
      <w:r w:rsidR="00D855EC" w:rsidRPr="00603CE0">
        <w:rPr>
          <w:rFonts w:ascii="Times New Roman" w:hAnsi="Times New Roman"/>
          <w:color w:val="000000" w:themeColor="text1"/>
        </w:rPr>
        <w:t>how</w:t>
      </w:r>
      <w:r w:rsidR="74B768BE" w:rsidRPr="00603CE0">
        <w:rPr>
          <w:rFonts w:ascii="Times New Roman" w:hAnsi="Times New Roman"/>
          <w:color w:val="000000" w:themeColor="text1"/>
        </w:rPr>
        <w:t xml:space="preserve"> </w:t>
      </w:r>
      <w:r w:rsidR="00307045" w:rsidRPr="00603CE0">
        <w:rPr>
          <w:rFonts w:ascii="Times New Roman" w:hAnsi="Times New Roman"/>
          <w:i/>
          <w:color w:val="000000" w:themeColor="text1"/>
        </w:rPr>
        <w:t>N.</w:t>
      </w:r>
      <w:r w:rsidR="74B768BE" w:rsidRPr="00603CE0">
        <w:rPr>
          <w:rFonts w:ascii="Times New Roman" w:hAnsi="Times New Roman"/>
          <w:i/>
          <w:color w:val="000000" w:themeColor="text1"/>
        </w:rPr>
        <w:t xml:space="preserve"> gonorrhoeae</w:t>
      </w:r>
      <w:r w:rsidR="004E237E" w:rsidRPr="00603CE0">
        <w:rPr>
          <w:rFonts w:ascii="Times New Roman" w:hAnsi="Times New Roman"/>
          <w:i/>
          <w:color w:val="000000" w:themeColor="text1"/>
        </w:rPr>
        <w:t xml:space="preserve"> </w:t>
      </w:r>
      <w:r w:rsidR="00D855EC" w:rsidRPr="00603CE0">
        <w:rPr>
          <w:rFonts w:ascii="Times New Roman" w:hAnsi="Times New Roman"/>
          <w:color w:val="000000" w:themeColor="text1"/>
        </w:rPr>
        <w:t xml:space="preserve">might spread </w:t>
      </w:r>
      <w:r w:rsidR="001C5A76" w:rsidRPr="00603CE0">
        <w:rPr>
          <w:rFonts w:ascii="Times New Roman" w:hAnsi="Times New Roman"/>
          <w:color w:val="000000" w:themeColor="text1"/>
        </w:rPr>
        <w:t xml:space="preserve">in </w:t>
      </w:r>
      <w:r w:rsidR="74B768BE" w:rsidRPr="00603CE0">
        <w:rPr>
          <w:rFonts w:ascii="Times New Roman" w:hAnsi="Times New Roman"/>
          <w:color w:val="000000" w:themeColor="text1"/>
        </w:rPr>
        <w:t>a population</w:t>
      </w:r>
      <w:r w:rsidR="6EFF287A" w:rsidRPr="00603CE0">
        <w:rPr>
          <w:rFonts w:ascii="Times New Roman" w:hAnsi="Times New Roman"/>
          <w:color w:val="000000" w:themeColor="text1"/>
        </w:rPr>
        <w:t xml:space="preserve"> </w:t>
      </w:r>
      <w:r w:rsidR="007C70D1" w:rsidRPr="00603CE0">
        <w:rPr>
          <w:rFonts w:ascii="Times New Roman" w:hAnsi="Times New Roman"/>
          <w:color w:val="000000" w:themeColor="text1"/>
        </w:rPr>
        <w:t xml:space="preserve">of 100,000 </w:t>
      </w:r>
      <w:r w:rsidR="00B91A5F" w:rsidRPr="00603CE0">
        <w:rPr>
          <w:rFonts w:ascii="Times New Roman" w:hAnsi="Times New Roman"/>
          <w:color w:val="000000" w:themeColor="text1"/>
        </w:rPr>
        <w:t xml:space="preserve">MSM </w:t>
      </w:r>
      <w:r w:rsidR="6EFF287A" w:rsidRPr="00603CE0">
        <w:rPr>
          <w:rFonts w:ascii="Times New Roman" w:hAnsi="Times New Roman"/>
          <w:color w:val="000000" w:themeColor="text1"/>
        </w:rPr>
        <w:t xml:space="preserve">over a </w:t>
      </w:r>
      <w:r w:rsidR="00FB167E" w:rsidRPr="00603CE0">
        <w:rPr>
          <w:rFonts w:ascii="Times New Roman" w:hAnsi="Times New Roman"/>
          <w:color w:val="000000" w:themeColor="text1"/>
        </w:rPr>
        <w:t>25</w:t>
      </w:r>
      <w:r w:rsidR="6EFF287A" w:rsidRPr="00603CE0">
        <w:rPr>
          <w:rFonts w:ascii="Times New Roman" w:hAnsi="Times New Roman"/>
          <w:color w:val="000000" w:themeColor="text1"/>
        </w:rPr>
        <w:t>-year period</w:t>
      </w:r>
      <w:r w:rsidR="004E237E" w:rsidRPr="00603CE0">
        <w:rPr>
          <w:rFonts w:ascii="Times New Roman" w:hAnsi="Times New Roman"/>
          <w:color w:val="000000" w:themeColor="text1"/>
        </w:rPr>
        <w:t xml:space="preserve">, </w:t>
      </w:r>
      <w:r w:rsidR="00C73B2F" w:rsidRPr="00603CE0">
        <w:rPr>
          <w:rFonts w:ascii="Times New Roman" w:hAnsi="Times New Roman"/>
          <w:color w:val="000000" w:themeColor="text1"/>
        </w:rPr>
        <w:t>including</w:t>
      </w:r>
      <w:r w:rsidR="004E237E" w:rsidRPr="00603CE0">
        <w:rPr>
          <w:rFonts w:ascii="Times New Roman" w:hAnsi="Times New Roman"/>
          <w:color w:val="000000" w:themeColor="text1"/>
        </w:rPr>
        <w:t xml:space="preserve"> strains resistant to </w:t>
      </w:r>
      <w:r w:rsidR="00EF7D98" w:rsidRPr="00603CE0">
        <w:rPr>
          <w:rFonts w:ascii="Times New Roman" w:hAnsi="Times New Roman"/>
          <w:color w:val="000000" w:themeColor="text1"/>
        </w:rPr>
        <w:t xml:space="preserve">a specific </w:t>
      </w:r>
      <w:r w:rsidR="004E237E" w:rsidRPr="00603CE0">
        <w:rPr>
          <w:rFonts w:ascii="Times New Roman" w:hAnsi="Times New Roman"/>
          <w:color w:val="000000" w:themeColor="text1"/>
        </w:rPr>
        <w:t>antimicrobial treatment</w:t>
      </w:r>
      <w:r w:rsidR="0047744D" w:rsidRPr="00603CE0">
        <w:rPr>
          <w:rFonts w:ascii="Times New Roman" w:hAnsi="Times New Roman"/>
          <w:color w:val="000000" w:themeColor="text1"/>
        </w:rPr>
        <w:t xml:space="preserve"> (i.e., AMR strains)</w:t>
      </w:r>
      <w:r w:rsidR="6EFF287A" w:rsidRPr="00603CE0">
        <w:rPr>
          <w:rFonts w:ascii="Times New Roman" w:hAnsi="Times New Roman"/>
          <w:color w:val="000000" w:themeColor="text1"/>
        </w:rPr>
        <w:t>.</w:t>
      </w:r>
      <w:r w:rsidR="004C56C7" w:rsidRPr="00603CE0">
        <w:rPr>
          <w:rFonts w:ascii="Times New Roman" w:hAnsi="Times New Roman"/>
          <w:color w:val="000000" w:themeColor="text1"/>
        </w:rPr>
        <w:t xml:space="preserve"> </w:t>
      </w:r>
      <w:r w:rsidR="00DB51F1" w:rsidRPr="00603CE0">
        <w:rPr>
          <w:rFonts w:ascii="Times New Roman" w:hAnsi="Times New Roman"/>
          <w:color w:val="000000" w:themeColor="text1"/>
        </w:rPr>
        <w:t>Gonococcal i</w:t>
      </w:r>
      <w:r w:rsidR="0094188E" w:rsidRPr="00603CE0">
        <w:rPr>
          <w:rFonts w:ascii="Times New Roman" w:hAnsi="Times New Roman"/>
          <w:color w:val="000000" w:themeColor="text1"/>
        </w:rPr>
        <w:t>nfections</w:t>
      </w:r>
      <w:r w:rsidR="00F526B4" w:rsidRPr="00603CE0">
        <w:rPr>
          <w:rFonts w:ascii="Times New Roman" w:hAnsi="Times New Roman"/>
          <w:color w:val="000000" w:themeColor="text1"/>
        </w:rPr>
        <w:t xml:space="preserve"> in the model</w:t>
      </w:r>
      <w:r w:rsidR="0094188E" w:rsidRPr="00603CE0">
        <w:rPr>
          <w:rFonts w:ascii="Times New Roman" w:hAnsi="Times New Roman"/>
          <w:color w:val="000000" w:themeColor="text1"/>
        </w:rPr>
        <w:t xml:space="preserve"> </w:t>
      </w:r>
      <w:r w:rsidR="00C86B53" w:rsidRPr="00603CE0">
        <w:rPr>
          <w:rFonts w:ascii="Times New Roman" w:hAnsi="Times New Roman"/>
          <w:color w:val="000000" w:themeColor="text1"/>
        </w:rPr>
        <w:t xml:space="preserve">are meant to represent a mix of urogenital, pharyngeal, and rectal infections, but </w:t>
      </w:r>
      <w:r w:rsidR="0094188E" w:rsidRPr="00603CE0">
        <w:rPr>
          <w:rFonts w:ascii="Times New Roman" w:hAnsi="Times New Roman"/>
          <w:color w:val="000000" w:themeColor="text1"/>
        </w:rPr>
        <w:t xml:space="preserve">are not </w:t>
      </w:r>
      <w:r w:rsidR="00C86B53" w:rsidRPr="00603CE0">
        <w:rPr>
          <w:rFonts w:ascii="Times New Roman" w:hAnsi="Times New Roman"/>
          <w:color w:val="000000" w:themeColor="text1"/>
        </w:rPr>
        <w:t xml:space="preserve">explicitly </w:t>
      </w:r>
      <w:r w:rsidR="0094188E" w:rsidRPr="00603CE0">
        <w:rPr>
          <w:rFonts w:ascii="Times New Roman" w:hAnsi="Times New Roman"/>
          <w:color w:val="000000" w:themeColor="text1"/>
        </w:rPr>
        <w:t xml:space="preserve">distinguished by </w:t>
      </w:r>
      <w:r w:rsidR="00DB51F1" w:rsidRPr="00603CE0">
        <w:rPr>
          <w:rFonts w:ascii="Times New Roman" w:hAnsi="Times New Roman"/>
          <w:color w:val="000000" w:themeColor="text1"/>
        </w:rPr>
        <w:t xml:space="preserve">anatomical site. </w:t>
      </w:r>
      <w:r w:rsidR="00D9311A" w:rsidRPr="00603CE0">
        <w:rPr>
          <w:rFonts w:ascii="Times New Roman" w:hAnsi="Times New Roman"/>
          <w:color w:val="000000" w:themeColor="text1"/>
        </w:rPr>
        <w:t>I</w:t>
      </w:r>
      <w:r w:rsidR="00A05E09" w:rsidRPr="00603CE0">
        <w:rPr>
          <w:rFonts w:ascii="Times New Roman" w:hAnsi="Times New Roman"/>
          <w:color w:val="000000" w:themeColor="text1"/>
        </w:rPr>
        <w:t xml:space="preserve">nfectious </w:t>
      </w:r>
      <w:r w:rsidR="005523FD" w:rsidRPr="00603CE0">
        <w:rPr>
          <w:rFonts w:ascii="Times New Roman" w:hAnsi="Times New Roman"/>
          <w:color w:val="000000" w:themeColor="text1"/>
        </w:rPr>
        <w:t xml:space="preserve">individuals may infect others with </w:t>
      </w:r>
      <w:r w:rsidR="005523FD" w:rsidRPr="00603CE0">
        <w:rPr>
          <w:rFonts w:ascii="Times New Roman" w:hAnsi="Times New Roman"/>
          <w:i/>
          <w:color w:val="000000" w:themeColor="text1"/>
        </w:rPr>
        <w:t xml:space="preserve">N. gonorrhoeae </w:t>
      </w:r>
      <w:r w:rsidR="005523FD" w:rsidRPr="00603CE0">
        <w:rPr>
          <w:rFonts w:ascii="Times New Roman" w:hAnsi="Times New Roman"/>
          <w:color w:val="000000" w:themeColor="text1"/>
        </w:rPr>
        <w:t>through sexual contact (</w:t>
      </w:r>
      <w:r w:rsidR="00693DF1" w:rsidRPr="00603CE0">
        <w:rPr>
          <w:rFonts w:ascii="Times New Roman" w:hAnsi="Times New Roman"/>
          <w:color w:val="000000" w:themeColor="text1"/>
        </w:rPr>
        <w:fldChar w:fldCharType="begin"/>
      </w:r>
      <w:r w:rsidR="00693DF1" w:rsidRPr="00603CE0">
        <w:rPr>
          <w:rFonts w:ascii="Times New Roman" w:hAnsi="Times New Roman"/>
          <w:color w:val="000000" w:themeColor="text1"/>
        </w:rPr>
        <w:instrText xml:space="preserve"> REF _Ref173489910 \h </w:instrText>
      </w:r>
      <w:r w:rsidR="00885DFD" w:rsidRPr="00603CE0">
        <w:rPr>
          <w:rFonts w:ascii="Times New Roman" w:hAnsi="Times New Roman"/>
          <w:color w:val="000000" w:themeColor="text1"/>
        </w:rPr>
        <w:instrText xml:space="preserve"> \* MERGEFORMAT </w:instrText>
      </w:r>
      <w:r w:rsidR="00693DF1" w:rsidRPr="00603CE0">
        <w:rPr>
          <w:rFonts w:ascii="Times New Roman" w:hAnsi="Times New Roman"/>
          <w:color w:val="000000" w:themeColor="text1"/>
        </w:rPr>
      </w:r>
      <w:r w:rsidR="00693DF1"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1</w:t>
      </w:r>
      <w:r w:rsidR="00693DF1" w:rsidRPr="00603CE0">
        <w:rPr>
          <w:rFonts w:ascii="Times New Roman" w:hAnsi="Times New Roman"/>
          <w:color w:val="000000" w:themeColor="text1"/>
        </w:rPr>
        <w:fldChar w:fldCharType="end"/>
      </w:r>
      <w:r w:rsidR="005523FD" w:rsidRPr="00603CE0">
        <w:rPr>
          <w:rFonts w:ascii="Times New Roman" w:hAnsi="Times New Roman"/>
          <w:color w:val="000000" w:themeColor="text1"/>
        </w:rPr>
        <w:t xml:space="preserve">). </w:t>
      </w:r>
      <w:r w:rsidR="00AA6B64" w:rsidRPr="00603CE0">
        <w:rPr>
          <w:rFonts w:ascii="Times New Roman" w:hAnsi="Times New Roman"/>
          <w:color w:val="000000" w:themeColor="text1"/>
        </w:rPr>
        <w:t>During</w:t>
      </w:r>
      <w:r w:rsidR="0014351F" w:rsidRPr="00603CE0">
        <w:rPr>
          <w:rFonts w:ascii="Times New Roman" w:hAnsi="Times New Roman"/>
          <w:color w:val="000000" w:themeColor="text1"/>
        </w:rPr>
        <w:t xml:space="preserve"> each time</w:t>
      </w:r>
      <w:r w:rsidR="00AA6B64" w:rsidRPr="00603CE0">
        <w:rPr>
          <w:rFonts w:ascii="Times New Roman" w:hAnsi="Times New Roman"/>
          <w:color w:val="000000" w:themeColor="text1"/>
        </w:rPr>
        <w:t xml:space="preserve"> interval that</w:t>
      </w:r>
      <w:r w:rsidR="0014351F" w:rsidRPr="00603CE0">
        <w:rPr>
          <w:rFonts w:ascii="Times New Roman" w:hAnsi="Times New Roman"/>
          <w:color w:val="000000" w:themeColor="text1"/>
        </w:rPr>
        <w:t xml:space="preserve"> they are infectious, </w:t>
      </w:r>
      <w:r w:rsidR="008528EA" w:rsidRPr="00603CE0">
        <w:rPr>
          <w:rFonts w:ascii="Times New Roman" w:hAnsi="Times New Roman"/>
          <w:color w:val="000000" w:themeColor="text1"/>
        </w:rPr>
        <w:t>an individual has a probability of finding a</w:t>
      </w:r>
      <w:r w:rsidR="00611332" w:rsidRPr="00603CE0">
        <w:rPr>
          <w:rFonts w:ascii="Times New Roman" w:hAnsi="Times New Roman"/>
          <w:color w:val="000000" w:themeColor="text1"/>
        </w:rPr>
        <w:t xml:space="preserve"> </w:t>
      </w:r>
      <w:r w:rsidR="00C002BB" w:rsidRPr="00603CE0">
        <w:rPr>
          <w:rFonts w:ascii="Times New Roman" w:hAnsi="Times New Roman"/>
          <w:color w:val="000000" w:themeColor="text1"/>
        </w:rPr>
        <w:t xml:space="preserve">new </w:t>
      </w:r>
      <w:r w:rsidR="00611332" w:rsidRPr="00603CE0">
        <w:rPr>
          <w:rFonts w:ascii="Times New Roman" w:hAnsi="Times New Roman"/>
          <w:color w:val="000000" w:themeColor="text1"/>
        </w:rPr>
        <w:t>casual</w:t>
      </w:r>
      <w:r w:rsidR="008528EA" w:rsidRPr="00603CE0">
        <w:rPr>
          <w:rFonts w:ascii="Times New Roman" w:hAnsi="Times New Roman"/>
          <w:color w:val="000000" w:themeColor="text1"/>
        </w:rPr>
        <w:t xml:space="preserve"> sexual partner</w:t>
      </w:r>
      <w:r w:rsidR="003B6C93" w:rsidRPr="00603CE0">
        <w:rPr>
          <w:rFonts w:ascii="Times New Roman" w:hAnsi="Times New Roman"/>
          <w:color w:val="000000" w:themeColor="text1"/>
        </w:rPr>
        <w:t xml:space="preserve"> and infecting that partner with </w:t>
      </w:r>
      <w:r w:rsidR="00F67BD5" w:rsidRPr="00603CE0">
        <w:rPr>
          <w:rFonts w:ascii="Times New Roman" w:hAnsi="Times New Roman"/>
          <w:i/>
          <w:color w:val="000000" w:themeColor="text1"/>
        </w:rPr>
        <w:t>N. gonorrhoeae</w:t>
      </w:r>
      <w:r w:rsidR="00F67BD5" w:rsidRPr="00603CE0">
        <w:rPr>
          <w:rFonts w:ascii="Times New Roman" w:hAnsi="Times New Roman"/>
          <w:color w:val="000000" w:themeColor="text1"/>
        </w:rPr>
        <w:t xml:space="preserve"> </w:t>
      </w:r>
      <w:r w:rsidR="00133912" w:rsidRPr="00603CE0">
        <w:rPr>
          <w:rFonts w:ascii="Times New Roman" w:hAnsi="Times New Roman"/>
          <w:color w:val="000000" w:themeColor="text1"/>
        </w:rPr>
        <w:t>(</w:t>
      </w:r>
      <w:r w:rsidR="007A10EE" w:rsidRPr="00603CE0">
        <w:rPr>
          <w:rFonts w:ascii="Times New Roman" w:hAnsi="Times New Roman"/>
          <w:color w:val="000000" w:themeColor="text1"/>
        </w:rPr>
        <w:t>s</w:t>
      </w:r>
      <w:r w:rsidR="00B9693B" w:rsidRPr="00603CE0">
        <w:rPr>
          <w:rFonts w:ascii="Times New Roman" w:hAnsi="Times New Roman"/>
          <w:color w:val="000000" w:themeColor="text1"/>
        </w:rPr>
        <w:t>ee</w:t>
      </w:r>
      <w:r w:rsidR="008E0681" w:rsidRPr="00603CE0">
        <w:rPr>
          <w:rFonts w:ascii="Times New Roman" w:hAnsi="Times New Roman"/>
          <w:color w:val="000000" w:themeColor="text1"/>
        </w:rPr>
        <w:t xml:space="preserve"> Supplement</w:t>
      </w:r>
      <w:r w:rsidR="00325A28" w:rsidRPr="00603CE0">
        <w:rPr>
          <w:rFonts w:ascii="Times New Roman" w:hAnsi="Times New Roman"/>
          <w:color w:val="000000" w:themeColor="text1"/>
        </w:rPr>
        <w:t>,</w:t>
      </w:r>
      <w:r w:rsidR="008E0681" w:rsidRPr="00603CE0">
        <w:rPr>
          <w:rFonts w:ascii="Times New Roman" w:hAnsi="Times New Roman"/>
          <w:color w:val="000000" w:themeColor="text1"/>
        </w:rPr>
        <w:t xml:space="preserve"> </w:t>
      </w:r>
      <w:r w:rsidR="00DD4ECE" w:rsidRPr="00603CE0">
        <w:rPr>
          <w:rFonts w:ascii="Times New Roman" w:hAnsi="Times New Roman"/>
          <w:color w:val="000000" w:themeColor="text1"/>
        </w:rPr>
        <w:t>§</w:t>
      </w:r>
      <w:r w:rsidR="008E0681" w:rsidRPr="00603CE0">
        <w:rPr>
          <w:rFonts w:ascii="Times New Roman" w:hAnsi="Times New Roman"/>
          <w:color w:val="000000" w:themeColor="text1"/>
        </w:rPr>
        <w:fldChar w:fldCharType="begin"/>
      </w:r>
      <w:r w:rsidR="008E0681" w:rsidRPr="00603CE0">
        <w:rPr>
          <w:rFonts w:ascii="Times New Roman" w:hAnsi="Times New Roman"/>
          <w:color w:val="000000" w:themeColor="text1"/>
        </w:rPr>
        <w:instrText xml:space="preserve"> REF _Ref194308160 \r \h </w:instrText>
      </w:r>
      <w:r w:rsidR="00C77B9D" w:rsidRPr="00603CE0">
        <w:rPr>
          <w:rFonts w:ascii="Times New Roman" w:hAnsi="Times New Roman"/>
          <w:color w:val="000000" w:themeColor="text1"/>
        </w:rPr>
        <w:instrText xml:space="preserve"> \* MERGEFORMAT </w:instrText>
      </w:r>
      <w:r w:rsidR="008E0681" w:rsidRPr="00603CE0">
        <w:rPr>
          <w:rFonts w:ascii="Times New Roman" w:hAnsi="Times New Roman"/>
          <w:color w:val="000000" w:themeColor="text1"/>
        </w:rPr>
      </w:r>
      <w:r w:rsidR="008E0681"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S1.1.1</w:t>
      </w:r>
      <w:r w:rsidR="008E0681" w:rsidRPr="00603CE0">
        <w:rPr>
          <w:rFonts w:ascii="Times New Roman" w:hAnsi="Times New Roman"/>
          <w:color w:val="000000" w:themeColor="text1"/>
        </w:rPr>
        <w:fldChar w:fldCharType="end"/>
      </w:r>
      <w:r w:rsidR="008E0681" w:rsidRPr="00603CE0">
        <w:rPr>
          <w:rFonts w:ascii="Times New Roman" w:hAnsi="Times New Roman"/>
          <w:color w:val="000000" w:themeColor="text1"/>
        </w:rPr>
        <w:t xml:space="preserve"> </w:t>
      </w:r>
      <w:r w:rsidR="007A10EE" w:rsidRPr="00603CE0">
        <w:rPr>
          <w:rFonts w:ascii="Times New Roman" w:hAnsi="Times New Roman"/>
          <w:color w:val="000000" w:themeColor="text1"/>
        </w:rPr>
        <w:t>for details</w:t>
      </w:r>
      <w:r w:rsidR="00133912" w:rsidRPr="00603CE0">
        <w:rPr>
          <w:rFonts w:ascii="Times New Roman" w:hAnsi="Times New Roman"/>
          <w:color w:val="000000" w:themeColor="text1"/>
        </w:rPr>
        <w:t xml:space="preserve">). </w:t>
      </w:r>
      <w:r w:rsidR="00F11DF0" w:rsidRPr="00603CE0">
        <w:rPr>
          <w:rFonts w:ascii="Times New Roman" w:hAnsi="Times New Roman"/>
          <w:color w:val="000000" w:themeColor="text1"/>
        </w:rPr>
        <w:t xml:space="preserve">The population </w:t>
      </w:r>
      <w:r w:rsidR="00FB3A02" w:rsidRPr="00603CE0">
        <w:rPr>
          <w:rFonts w:ascii="Times New Roman" w:hAnsi="Times New Roman"/>
          <w:color w:val="000000" w:themeColor="text1"/>
        </w:rPr>
        <w:t>is</w:t>
      </w:r>
      <w:r w:rsidR="00F11DF0" w:rsidRPr="00603CE0">
        <w:rPr>
          <w:rFonts w:ascii="Times New Roman" w:hAnsi="Times New Roman"/>
          <w:color w:val="000000" w:themeColor="text1"/>
        </w:rPr>
        <w:t xml:space="preserve"> divided into two </w:t>
      </w:r>
      <w:r w:rsidR="004C56C7" w:rsidRPr="00603CE0">
        <w:rPr>
          <w:rFonts w:ascii="Times New Roman" w:hAnsi="Times New Roman"/>
          <w:color w:val="000000" w:themeColor="text1"/>
        </w:rPr>
        <w:t xml:space="preserve">sexual </w:t>
      </w:r>
      <w:r w:rsidR="0081593B" w:rsidRPr="00603CE0">
        <w:rPr>
          <w:rFonts w:ascii="Times New Roman" w:hAnsi="Times New Roman"/>
          <w:color w:val="000000" w:themeColor="text1"/>
        </w:rPr>
        <w:t>activity</w:t>
      </w:r>
      <w:r w:rsidR="00F11DF0" w:rsidRPr="00603CE0">
        <w:rPr>
          <w:rFonts w:ascii="Times New Roman" w:hAnsi="Times New Roman"/>
          <w:color w:val="000000" w:themeColor="text1"/>
        </w:rPr>
        <w:t xml:space="preserve"> groups: high and low.</w:t>
      </w:r>
      <w:r w:rsidR="00825603" w:rsidRPr="00603CE0">
        <w:rPr>
          <w:rFonts w:ascii="Times New Roman" w:hAnsi="Times New Roman"/>
          <w:color w:val="000000" w:themeColor="text1"/>
        </w:rPr>
        <w:t xml:space="preserve"> The </w:t>
      </w:r>
      <w:r w:rsidR="006037C1" w:rsidRPr="00603CE0">
        <w:rPr>
          <w:rFonts w:ascii="Times New Roman" w:hAnsi="Times New Roman"/>
          <w:color w:val="000000" w:themeColor="text1"/>
        </w:rPr>
        <w:t>high-</w:t>
      </w:r>
      <w:r w:rsidR="0081593B" w:rsidRPr="00603CE0">
        <w:rPr>
          <w:rFonts w:ascii="Times New Roman" w:hAnsi="Times New Roman"/>
          <w:color w:val="000000" w:themeColor="text1"/>
        </w:rPr>
        <w:t>activity</w:t>
      </w:r>
      <w:r w:rsidR="00825603" w:rsidRPr="00603CE0">
        <w:rPr>
          <w:rFonts w:ascii="Times New Roman" w:hAnsi="Times New Roman"/>
          <w:color w:val="000000" w:themeColor="text1"/>
        </w:rPr>
        <w:t xml:space="preserve"> group is assumed to have a high</w:t>
      </w:r>
      <w:r w:rsidR="006037C1" w:rsidRPr="00603CE0">
        <w:rPr>
          <w:rFonts w:ascii="Times New Roman" w:hAnsi="Times New Roman"/>
          <w:color w:val="000000" w:themeColor="text1"/>
        </w:rPr>
        <w:t>er</w:t>
      </w:r>
      <w:r w:rsidR="00825603" w:rsidRPr="00603CE0">
        <w:rPr>
          <w:rFonts w:ascii="Times New Roman" w:hAnsi="Times New Roman"/>
          <w:color w:val="000000" w:themeColor="text1"/>
        </w:rPr>
        <w:t xml:space="preserve"> rate of sexual </w:t>
      </w:r>
      <w:r w:rsidR="00825603" w:rsidRPr="00603CE0">
        <w:rPr>
          <w:rFonts w:ascii="Times New Roman" w:hAnsi="Times New Roman"/>
          <w:color w:val="000000" w:themeColor="text1"/>
        </w:rPr>
        <w:lastRenderedPageBreak/>
        <w:t>contact</w:t>
      </w:r>
      <w:r w:rsidR="008F0882" w:rsidRPr="00603CE0">
        <w:rPr>
          <w:rFonts w:ascii="Times New Roman" w:hAnsi="Times New Roman"/>
          <w:color w:val="000000" w:themeColor="text1"/>
        </w:rPr>
        <w:t>.</w:t>
      </w:r>
      <w:r w:rsidR="00F11DF0" w:rsidRPr="00603CE0">
        <w:rPr>
          <w:rFonts w:ascii="Times New Roman" w:hAnsi="Times New Roman"/>
          <w:color w:val="000000" w:themeColor="text1"/>
        </w:rPr>
        <w:t xml:space="preserve"> </w:t>
      </w:r>
      <w:r w:rsidR="002C354E" w:rsidRPr="00603CE0">
        <w:rPr>
          <w:rFonts w:ascii="Times New Roman" w:hAnsi="Times New Roman"/>
          <w:color w:val="000000" w:themeColor="text1"/>
        </w:rPr>
        <w:t xml:space="preserve">Sexual </w:t>
      </w:r>
      <w:r w:rsidR="00E679C6" w:rsidRPr="00603CE0">
        <w:rPr>
          <w:rFonts w:ascii="Times New Roman" w:hAnsi="Times New Roman"/>
          <w:color w:val="000000" w:themeColor="text1"/>
        </w:rPr>
        <w:t xml:space="preserve">partners are </w:t>
      </w:r>
      <w:r w:rsidR="003534CF" w:rsidRPr="00603CE0">
        <w:rPr>
          <w:rFonts w:ascii="Times New Roman" w:hAnsi="Times New Roman"/>
          <w:color w:val="000000" w:themeColor="text1"/>
        </w:rPr>
        <w:t xml:space="preserve">preferentially </w:t>
      </w:r>
      <w:r w:rsidR="00E679C6" w:rsidRPr="00603CE0">
        <w:rPr>
          <w:rFonts w:ascii="Times New Roman" w:hAnsi="Times New Roman"/>
          <w:color w:val="000000" w:themeColor="text1"/>
        </w:rPr>
        <w:t xml:space="preserve">selected </w:t>
      </w:r>
      <w:r w:rsidR="007A2765" w:rsidRPr="00603CE0">
        <w:rPr>
          <w:rFonts w:ascii="Times New Roman" w:hAnsi="Times New Roman"/>
          <w:color w:val="000000" w:themeColor="text1"/>
        </w:rPr>
        <w:t xml:space="preserve">from </w:t>
      </w:r>
      <w:r w:rsidR="003534CF" w:rsidRPr="00603CE0">
        <w:rPr>
          <w:rFonts w:ascii="Times New Roman" w:hAnsi="Times New Roman"/>
          <w:color w:val="000000" w:themeColor="text1"/>
        </w:rPr>
        <w:t>with</w:t>
      </w:r>
      <w:r w:rsidR="00FB3A02" w:rsidRPr="00603CE0">
        <w:rPr>
          <w:rFonts w:ascii="Times New Roman" w:hAnsi="Times New Roman"/>
          <w:color w:val="000000" w:themeColor="text1"/>
        </w:rPr>
        <w:t xml:space="preserve">in the </w:t>
      </w:r>
      <w:r w:rsidR="00AA6B64" w:rsidRPr="00603CE0">
        <w:rPr>
          <w:rFonts w:ascii="Times New Roman" w:hAnsi="Times New Roman"/>
          <w:color w:val="000000" w:themeColor="text1"/>
        </w:rPr>
        <w:t xml:space="preserve">individual’s </w:t>
      </w:r>
      <w:r w:rsidR="003534CF" w:rsidRPr="00603CE0">
        <w:rPr>
          <w:rFonts w:ascii="Times New Roman" w:hAnsi="Times New Roman"/>
          <w:color w:val="000000" w:themeColor="text1"/>
        </w:rPr>
        <w:t xml:space="preserve">own </w:t>
      </w:r>
      <w:r w:rsidR="00642A06" w:rsidRPr="00603CE0">
        <w:rPr>
          <w:rFonts w:ascii="Times New Roman" w:hAnsi="Times New Roman"/>
          <w:color w:val="000000" w:themeColor="text1"/>
        </w:rPr>
        <w:t>activity</w:t>
      </w:r>
      <w:r w:rsidR="003534CF" w:rsidRPr="00603CE0">
        <w:rPr>
          <w:rFonts w:ascii="Times New Roman" w:hAnsi="Times New Roman"/>
          <w:color w:val="000000" w:themeColor="text1"/>
        </w:rPr>
        <w:t xml:space="preserve"> group, </w:t>
      </w:r>
      <w:r w:rsidR="008F0882" w:rsidRPr="00603CE0">
        <w:rPr>
          <w:rFonts w:ascii="Times New Roman" w:hAnsi="Times New Roman"/>
          <w:color w:val="000000" w:themeColor="text1"/>
        </w:rPr>
        <w:t>with the degree of preference</w:t>
      </w:r>
      <w:r w:rsidR="003534CF" w:rsidRPr="00603CE0">
        <w:rPr>
          <w:rFonts w:ascii="Times New Roman" w:hAnsi="Times New Roman"/>
          <w:color w:val="000000" w:themeColor="text1"/>
        </w:rPr>
        <w:t xml:space="preserve"> determined by </w:t>
      </w:r>
      <w:r w:rsidR="00AA6B64" w:rsidRPr="00603CE0">
        <w:rPr>
          <w:rFonts w:ascii="Times New Roman" w:hAnsi="Times New Roman"/>
          <w:color w:val="000000" w:themeColor="text1"/>
        </w:rPr>
        <w:t xml:space="preserve">an </w:t>
      </w:r>
      <w:r w:rsidR="003534CF" w:rsidRPr="00603CE0">
        <w:rPr>
          <w:rFonts w:ascii="Times New Roman" w:hAnsi="Times New Roman"/>
          <w:color w:val="000000" w:themeColor="text1"/>
        </w:rPr>
        <w:t>assortativity parameter</w:t>
      </w:r>
      <w:r w:rsidR="00203358" w:rsidRPr="00603CE0">
        <w:rPr>
          <w:rFonts w:ascii="Times New Roman" w:hAnsi="Times New Roman"/>
          <w:color w:val="000000" w:themeColor="text1"/>
        </w:rPr>
        <w:t>.</w:t>
      </w:r>
      <w:r w:rsidR="00A05E09" w:rsidRPr="00603CE0">
        <w:rPr>
          <w:rFonts w:ascii="Times New Roman" w:hAnsi="Times New Roman"/>
          <w:color w:val="000000" w:themeColor="text1"/>
        </w:rPr>
        <w:t xml:space="preserve"> </w:t>
      </w:r>
    </w:p>
    <w:p w14:paraId="29CA4F8E" w14:textId="1B42A5D1" w:rsidR="00C73B2F" w:rsidRPr="00603CE0" w:rsidRDefault="005523FD" w:rsidP="000C7B3D">
      <w:pPr>
        <w:ind w:firstLine="720"/>
        <w:rPr>
          <w:rFonts w:ascii="Times New Roman" w:hAnsi="Times New Roman"/>
          <w:color w:val="000000" w:themeColor="text1"/>
        </w:rPr>
      </w:pPr>
      <w:r w:rsidRPr="00603CE0">
        <w:rPr>
          <w:rFonts w:ascii="Times New Roman" w:hAnsi="Times New Roman"/>
          <w:color w:val="000000" w:themeColor="text1"/>
        </w:rPr>
        <w:t>Infection detection</w:t>
      </w:r>
      <w:r w:rsidR="003E5250" w:rsidRPr="00603CE0">
        <w:rPr>
          <w:rFonts w:ascii="Times New Roman" w:hAnsi="Times New Roman"/>
          <w:color w:val="000000" w:themeColor="text1"/>
        </w:rPr>
        <w:t xml:space="preserve"> in our model</w:t>
      </w:r>
      <w:r w:rsidRPr="00603CE0">
        <w:rPr>
          <w:rFonts w:ascii="Times New Roman" w:hAnsi="Times New Roman"/>
          <w:color w:val="000000" w:themeColor="text1"/>
        </w:rPr>
        <w:t xml:space="preserve"> </w:t>
      </w:r>
      <w:r w:rsidR="00461A3F" w:rsidRPr="00603CE0">
        <w:rPr>
          <w:rFonts w:ascii="Times New Roman" w:hAnsi="Times New Roman"/>
          <w:color w:val="000000" w:themeColor="text1"/>
        </w:rPr>
        <w:t xml:space="preserve">varies depending </w:t>
      </w:r>
      <w:r w:rsidRPr="00603CE0">
        <w:rPr>
          <w:rFonts w:ascii="Times New Roman" w:hAnsi="Times New Roman"/>
          <w:color w:val="000000" w:themeColor="text1"/>
        </w:rPr>
        <w:t xml:space="preserve">on </w:t>
      </w:r>
      <w:r w:rsidR="00CC1033" w:rsidRPr="00603CE0">
        <w:rPr>
          <w:rFonts w:ascii="Times New Roman" w:hAnsi="Times New Roman"/>
          <w:color w:val="000000" w:themeColor="text1"/>
        </w:rPr>
        <w:t xml:space="preserve">whether </w:t>
      </w:r>
      <w:r w:rsidRPr="00603CE0">
        <w:rPr>
          <w:rFonts w:ascii="Times New Roman" w:hAnsi="Times New Roman"/>
          <w:color w:val="000000" w:themeColor="text1"/>
        </w:rPr>
        <w:t xml:space="preserve">the infection </w:t>
      </w:r>
      <w:r w:rsidR="00CC1033" w:rsidRPr="00603CE0">
        <w:rPr>
          <w:rFonts w:ascii="Times New Roman" w:hAnsi="Times New Roman"/>
          <w:color w:val="000000" w:themeColor="text1"/>
        </w:rPr>
        <w:t xml:space="preserve">is </w:t>
      </w:r>
      <w:r w:rsidRPr="00603CE0">
        <w:rPr>
          <w:rFonts w:ascii="Times New Roman" w:hAnsi="Times New Roman"/>
          <w:color w:val="000000" w:themeColor="text1"/>
        </w:rPr>
        <w:t xml:space="preserve">symptomatic or asymptomatic. Individuals with symptomatic infections are assumed to always seek care, with some delay, while asymptomatic infections </w:t>
      </w:r>
      <w:r w:rsidR="009B758C" w:rsidRPr="00603CE0">
        <w:rPr>
          <w:rFonts w:ascii="Times New Roman" w:hAnsi="Times New Roman"/>
          <w:color w:val="000000" w:themeColor="text1"/>
        </w:rPr>
        <w:t xml:space="preserve">can </w:t>
      </w:r>
      <w:r w:rsidRPr="00603CE0">
        <w:rPr>
          <w:rFonts w:ascii="Times New Roman" w:hAnsi="Times New Roman"/>
          <w:color w:val="000000" w:themeColor="text1"/>
        </w:rPr>
        <w:t>only</w:t>
      </w:r>
      <w:r w:rsidR="009B758C" w:rsidRPr="00603CE0">
        <w:rPr>
          <w:rFonts w:ascii="Times New Roman" w:hAnsi="Times New Roman"/>
          <w:color w:val="000000" w:themeColor="text1"/>
        </w:rPr>
        <w:t xml:space="preserve"> be</w:t>
      </w:r>
      <w:r w:rsidRPr="00603CE0">
        <w:rPr>
          <w:rFonts w:ascii="Times New Roman" w:hAnsi="Times New Roman"/>
          <w:color w:val="000000" w:themeColor="text1"/>
        </w:rPr>
        <w:t xml:space="preserve"> detected through </w:t>
      </w:r>
      <w:r w:rsidRPr="00603CE0">
        <w:rPr>
          <w:rStyle w:val="Hyperlink"/>
          <w:rFonts w:ascii="Times New Roman" w:eastAsia="Calibri" w:hAnsi="Times New Roman"/>
          <w:color w:val="000000" w:themeColor="text1"/>
          <w:u w:val="none"/>
        </w:rPr>
        <w:t>screening</w:t>
      </w:r>
      <w:r w:rsidRPr="00603CE0">
        <w:rPr>
          <w:rFonts w:ascii="Times New Roman" w:hAnsi="Times New Roman"/>
          <w:color w:val="000000" w:themeColor="text1"/>
        </w:rPr>
        <w:t xml:space="preserve">. Otherwise, asymptomatic infections remain undetected and infectious until the infection </w:t>
      </w:r>
      <w:r w:rsidR="00D275D2" w:rsidRPr="00603CE0">
        <w:rPr>
          <w:rFonts w:ascii="Times New Roman" w:hAnsi="Times New Roman"/>
          <w:color w:val="000000" w:themeColor="text1"/>
        </w:rPr>
        <w:t xml:space="preserve">clears </w:t>
      </w:r>
      <w:r w:rsidRPr="00603CE0">
        <w:rPr>
          <w:rFonts w:ascii="Times New Roman" w:hAnsi="Times New Roman"/>
          <w:color w:val="000000" w:themeColor="text1"/>
        </w:rPr>
        <w:t xml:space="preserve">naturally. After detection of an infection, an individual receives antibiotic treatment, which can result in either success or failure, depending on the susceptibility or resistance of the infection. When treatment succeeds, the individual </w:t>
      </w:r>
      <w:ins w:id="27" w:author="Ekanayake-Weber, Marcy" w:date="2026-04-30T15:04:00Z" w16du:dateUtc="2026-04-30T19:04:00Z">
        <w:r w:rsidR="00A5229F">
          <w:rPr>
            <w:rFonts w:ascii="Times New Roman" w:hAnsi="Times New Roman"/>
            <w:color w:val="000000" w:themeColor="text1"/>
          </w:rPr>
          <w:t>continues to be able to transmit the infection until clearance</w:t>
        </w:r>
        <w:r w:rsidR="00430436">
          <w:rPr>
            <w:rFonts w:ascii="Times New Roman" w:hAnsi="Times New Roman"/>
            <w:color w:val="000000" w:themeColor="text1"/>
          </w:rPr>
          <w:t xml:space="preserve">. Clearance times are drawn from an exponential distribution </w:t>
        </w:r>
      </w:ins>
      <w:ins w:id="28" w:author="Ekanayake-Weber, Marcy" w:date="2026-04-30T15:05:00Z" w16du:dateUtc="2026-04-30T19:05:00Z">
        <w:r w:rsidR="00B42A03">
          <w:rPr>
            <w:rFonts w:ascii="Times New Roman" w:hAnsi="Times New Roman"/>
            <w:color w:val="000000" w:themeColor="text1"/>
          </w:rPr>
          <w:t xml:space="preserve">with an expected value of three days. </w:t>
        </w:r>
      </w:ins>
      <w:del w:id="29" w:author="Ekanayake-Weber, Marcy" w:date="2026-04-30T15:05:00Z" w16du:dateUtc="2026-04-30T19:05:00Z">
        <w:r w:rsidRPr="00603CE0" w:rsidDel="00B42A03">
          <w:rPr>
            <w:rFonts w:ascii="Times New Roman" w:hAnsi="Times New Roman"/>
            <w:color w:val="000000" w:themeColor="text1"/>
          </w:rPr>
          <w:delText>immediately ceases to contribute to onward transmission of infection</w:delText>
        </w:r>
        <w:r w:rsidR="0025126C" w:rsidRPr="00603CE0" w:rsidDel="00B42A03">
          <w:rPr>
            <w:rFonts w:ascii="Times New Roman" w:hAnsi="Times New Roman"/>
            <w:color w:val="000000" w:themeColor="text1"/>
          </w:rPr>
          <w:delText xml:space="preserve">, </w:delText>
        </w:r>
        <w:r w:rsidRPr="00603CE0" w:rsidDel="00B42A03">
          <w:rPr>
            <w:rFonts w:ascii="Times New Roman" w:hAnsi="Times New Roman"/>
            <w:color w:val="000000" w:themeColor="text1"/>
          </w:rPr>
          <w:delText xml:space="preserve">due to reduced infectiousness. </w:delText>
        </w:r>
      </w:del>
      <w:r w:rsidRPr="00603CE0">
        <w:rPr>
          <w:rFonts w:ascii="Times New Roman" w:hAnsi="Times New Roman"/>
          <w:color w:val="000000" w:themeColor="text1"/>
        </w:rPr>
        <w:t>If treatment fails</w:t>
      </w:r>
      <w:r w:rsidR="00391ED0" w:rsidRPr="00603CE0">
        <w:rPr>
          <w:rFonts w:ascii="Times New Roman" w:hAnsi="Times New Roman"/>
          <w:color w:val="000000" w:themeColor="text1"/>
        </w:rPr>
        <w:t xml:space="preserve"> for symptomatic individual</w:t>
      </w:r>
      <w:r w:rsidR="007B2C23">
        <w:rPr>
          <w:rFonts w:ascii="Times New Roman" w:hAnsi="Times New Roman"/>
          <w:color w:val="000000" w:themeColor="text1"/>
        </w:rPr>
        <w:t>s</w:t>
      </w:r>
      <w:r w:rsidRPr="00603CE0">
        <w:rPr>
          <w:rFonts w:ascii="Times New Roman" w:hAnsi="Times New Roman"/>
          <w:color w:val="000000" w:themeColor="text1"/>
        </w:rPr>
        <w:t xml:space="preserve">, </w:t>
      </w:r>
      <w:r w:rsidR="00C73B2F" w:rsidRPr="00603CE0">
        <w:rPr>
          <w:rFonts w:ascii="Times New Roman" w:hAnsi="Times New Roman"/>
          <w:color w:val="000000" w:themeColor="text1"/>
        </w:rPr>
        <w:t>w</w:t>
      </w:r>
      <w:r w:rsidRPr="00603CE0">
        <w:rPr>
          <w:rFonts w:ascii="Times New Roman" w:hAnsi="Times New Roman"/>
          <w:color w:val="000000" w:themeColor="text1"/>
        </w:rPr>
        <w:t>e assume that symptomatic individuals will continue to seek treatment (with some delay between first treatment and subsequent retreatment</w:t>
      </w:r>
      <w:r w:rsidR="00D039A4" w:rsidRPr="00603CE0">
        <w:rPr>
          <w:rFonts w:ascii="Times New Roman" w:hAnsi="Times New Roman"/>
          <w:color w:val="000000" w:themeColor="text1"/>
        </w:rPr>
        <w:t>; see Supplement, §</w:t>
      </w:r>
      <w:r w:rsidR="00D039A4" w:rsidRPr="00603CE0">
        <w:rPr>
          <w:rFonts w:ascii="Times New Roman" w:hAnsi="Times New Roman"/>
          <w:color w:val="000000" w:themeColor="text1"/>
        </w:rPr>
        <w:fldChar w:fldCharType="begin"/>
      </w:r>
      <w:r w:rsidR="00D039A4" w:rsidRPr="00603CE0">
        <w:rPr>
          <w:rFonts w:ascii="Times New Roman" w:hAnsi="Times New Roman"/>
          <w:color w:val="000000" w:themeColor="text1"/>
        </w:rPr>
        <w:instrText xml:space="preserve"> REF _Ref173224609 \r \h </w:instrText>
      </w:r>
      <w:r w:rsidR="00C77B9D" w:rsidRPr="00603CE0">
        <w:rPr>
          <w:rFonts w:ascii="Times New Roman" w:hAnsi="Times New Roman"/>
          <w:color w:val="000000" w:themeColor="text1"/>
        </w:rPr>
        <w:instrText xml:space="preserve"> \* MERGEFORMAT </w:instrText>
      </w:r>
      <w:r w:rsidR="00D039A4" w:rsidRPr="00603CE0">
        <w:rPr>
          <w:rFonts w:ascii="Times New Roman" w:hAnsi="Times New Roman"/>
          <w:color w:val="000000" w:themeColor="text1"/>
        </w:rPr>
      </w:r>
      <w:r w:rsidR="00D039A4"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S1.1.2</w:t>
      </w:r>
      <w:r w:rsidR="00D039A4" w:rsidRPr="00603CE0">
        <w:rPr>
          <w:rFonts w:ascii="Times New Roman" w:hAnsi="Times New Roman"/>
          <w:color w:val="000000" w:themeColor="text1"/>
        </w:rPr>
        <w:fldChar w:fldCharType="end"/>
      </w:r>
      <w:r w:rsidRPr="00603CE0">
        <w:rPr>
          <w:rFonts w:ascii="Times New Roman" w:hAnsi="Times New Roman"/>
          <w:color w:val="000000" w:themeColor="text1"/>
        </w:rPr>
        <w:t>)</w:t>
      </w:r>
      <w:r w:rsidR="0085390D" w:rsidRPr="00603CE0">
        <w:rPr>
          <w:rFonts w:ascii="Times New Roman" w:hAnsi="Times New Roman"/>
          <w:color w:val="000000" w:themeColor="text1"/>
        </w:rPr>
        <w:t>.</w:t>
      </w:r>
      <w:r w:rsidRPr="00603CE0">
        <w:rPr>
          <w:rFonts w:ascii="Times New Roman" w:hAnsi="Times New Roman"/>
          <w:color w:val="000000" w:themeColor="text1"/>
        </w:rPr>
        <w:t xml:space="preserve"> </w:t>
      </w:r>
      <w:r w:rsidR="003C2C94" w:rsidRPr="00603CE0">
        <w:rPr>
          <w:rFonts w:ascii="Times New Roman" w:hAnsi="Times New Roman"/>
          <w:color w:val="000000" w:themeColor="text1"/>
        </w:rPr>
        <w:t>However, these individuals are not assumed to</w:t>
      </w:r>
      <w:r w:rsidR="009A2986" w:rsidRPr="00603CE0">
        <w:rPr>
          <w:rFonts w:ascii="Times New Roman" w:hAnsi="Times New Roman"/>
          <w:color w:val="000000" w:themeColor="text1"/>
        </w:rPr>
        <w:t xml:space="preserve"> </w:t>
      </w:r>
      <w:r w:rsidRPr="00603CE0">
        <w:rPr>
          <w:rFonts w:ascii="Times New Roman" w:hAnsi="Times New Roman"/>
          <w:color w:val="000000" w:themeColor="text1"/>
        </w:rPr>
        <w:t>abstain from sexual activity until treatment is successful</w:t>
      </w:r>
      <w:r w:rsidR="003C2C94" w:rsidRPr="00603CE0">
        <w:rPr>
          <w:rFonts w:ascii="Times New Roman" w:hAnsi="Times New Roman"/>
          <w:color w:val="000000" w:themeColor="text1"/>
        </w:rPr>
        <w:t>,</w:t>
      </w:r>
      <w:r w:rsidR="00630F5B" w:rsidRPr="00603CE0">
        <w:rPr>
          <w:rFonts w:ascii="Times New Roman" w:hAnsi="Times New Roman"/>
          <w:color w:val="000000" w:themeColor="text1"/>
        </w:rPr>
        <w:fldChar w:fldCharType="begin"/>
      </w:r>
      <w:r w:rsidR="00395697" w:rsidRPr="00603CE0">
        <w:rPr>
          <w:rFonts w:ascii="Times New Roman" w:hAnsi="Times New Roman"/>
          <w:color w:val="000000" w:themeColor="text1"/>
        </w:rPr>
        <w:instrText xml:space="preserve"> ADDIN EN.CITE &lt;EndNote&gt;&lt;Cite&gt;&lt;Author&gt;Wees&lt;/Author&gt;&lt;Year&gt;2020&lt;/Year&gt;&lt;RecNum&gt;2343&lt;/RecNum&gt;&lt;DisplayText&gt;&lt;style face="superscript"&gt;18&lt;/style&gt;&lt;/DisplayText&gt;&lt;record&gt;&lt;rec-number&gt;2343&lt;/rec-number&gt;&lt;foreign-keys&gt;&lt;key app="EN" db-id="wptxs2svnezeaaex5ebp2d9tvv0d9sw25p2p" timestamp="1727711554" guid="b22ca46b-2020-4d13-8081-c1b7238fdd36"&gt;2343&lt;/key&gt;&lt;/foreign-keys&gt;&lt;ref-type name="Journal Article"&gt;17&lt;/ref-type&gt;&lt;contributors&gt;&lt;authors&gt;&lt;author&gt;Daphne A. van Wees&lt;/author&gt;&lt;author&gt;Meggie M.C.M. Drissen&lt;/author&gt;&lt;author&gt;Chantal den Daas&lt;/author&gt;&lt;author&gt;Titia Heijman&lt;/author&gt;&lt;author&gt;Mirjam E.E. Kretzschmar&lt;/author&gt;&lt;author&gt;Janneke C.M. Heijne&lt;/author&gt;&lt;/authors&gt;&lt;/contributors&gt;&lt;titles&gt;&lt;title&gt;The impact of STI test results and face-to-face consultations on subsequent behavior and psychological characteristics&lt;/title&gt;&lt;secondary-title&gt;Preventive Medicine&lt;/secondary-title&gt;&lt;/titles&gt;&lt;periodical&gt;&lt;full-title&gt;Preventive Medicine&lt;/full-title&gt;&lt;/periodical&gt;&lt;volume&gt;139&lt;/volume&gt;&lt;dates&gt;&lt;year&gt;2020&lt;/year&gt;&lt;/dates&gt;&lt;isbn&gt;0091-7435&lt;/isbn&gt;&lt;urls&gt;&lt;related-urls&gt;&lt;url&gt;https://www.sciencedirect.com/science/article/pii/S0091743520302243&lt;/url&gt;&lt;/related-urls&gt;&lt;/urls&gt;&lt;electronic-resource-num&gt;10.1016/j.ypmed.2020.106200&lt;/electronic-resource-num&gt;&lt;/record&gt;&lt;/Cite&gt;&lt;/EndNote&gt;</w:instrText>
      </w:r>
      <w:r w:rsidR="00630F5B" w:rsidRPr="00603CE0">
        <w:rPr>
          <w:rFonts w:ascii="Times New Roman" w:hAnsi="Times New Roman"/>
          <w:color w:val="000000" w:themeColor="text1"/>
        </w:rPr>
        <w:fldChar w:fldCharType="separate"/>
      </w:r>
      <w:r w:rsidR="00395697" w:rsidRPr="00603CE0">
        <w:rPr>
          <w:rFonts w:ascii="Times New Roman" w:hAnsi="Times New Roman"/>
          <w:color w:val="000000" w:themeColor="text1"/>
          <w:vertAlign w:val="superscript"/>
        </w:rPr>
        <w:t>18</w:t>
      </w:r>
      <w:r w:rsidR="00630F5B" w:rsidRPr="00603CE0">
        <w:rPr>
          <w:rFonts w:ascii="Times New Roman" w:hAnsi="Times New Roman"/>
          <w:color w:val="000000" w:themeColor="text1"/>
        </w:rPr>
        <w:fldChar w:fldCharType="end"/>
      </w:r>
      <w:r w:rsidR="003C2C94" w:rsidRPr="00603CE0">
        <w:rPr>
          <w:rFonts w:ascii="Times New Roman" w:hAnsi="Times New Roman"/>
          <w:color w:val="000000" w:themeColor="text1"/>
        </w:rPr>
        <w:t xml:space="preserve"> which can potentially lead to onward transmission</w:t>
      </w:r>
      <w:r w:rsidRPr="00603CE0">
        <w:rPr>
          <w:rFonts w:ascii="Times New Roman" w:hAnsi="Times New Roman"/>
          <w:color w:val="000000" w:themeColor="text1"/>
        </w:rPr>
        <w:t xml:space="preserve">. </w:t>
      </w:r>
      <w:r w:rsidR="00C73B2F" w:rsidRPr="00603CE0">
        <w:rPr>
          <w:rFonts w:ascii="Times New Roman" w:hAnsi="Times New Roman"/>
          <w:color w:val="000000" w:themeColor="text1"/>
        </w:rPr>
        <w:t>If treatment fails for an asymptomatic infection, it is assumed that the individual does not abstain from sexual activity and remain</w:t>
      </w:r>
      <w:r w:rsidR="0085633F" w:rsidRPr="00603CE0">
        <w:rPr>
          <w:rFonts w:ascii="Times New Roman" w:hAnsi="Times New Roman"/>
          <w:color w:val="000000" w:themeColor="text1"/>
        </w:rPr>
        <w:t>s</w:t>
      </w:r>
      <w:r w:rsidR="00C73B2F" w:rsidRPr="00603CE0">
        <w:rPr>
          <w:rFonts w:ascii="Times New Roman" w:hAnsi="Times New Roman"/>
          <w:color w:val="000000" w:themeColor="text1"/>
        </w:rPr>
        <w:t xml:space="preserve"> infectious until the infection </w:t>
      </w:r>
      <w:r w:rsidR="0092458D" w:rsidRPr="00603CE0">
        <w:rPr>
          <w:rFonts w:ascii="Times New Roman" w:hAnsi="Times New Roman"/>
          <w:color w:val="000000" w:themeColor="text1"/>
        </w:rPr>
        <w:t xml:space="preserve">clears </w:t>
      </w:r>
      <w:r w:rsidR="00C73B2F" w:rsidRPr="00603CE0">
        <w:rPr>
          <w:rFonts w:ascii="Times New Roman" w:hAnsi="Times New Roman"/>
          <w:color w:val="000000" w:themeColor="text1"/>
        </w:rPr>
        <w:t>naturally or is detected through future screenings</w:t>
      </w:r>
      <w:r w:rsidR="003C2C94" w:rsidRPr="00603CE0">
        <w:rPr>
          <w:rFonts w:ascii="Times New Roman" w:hAnsi="Times New Roman"/>
          <w:color w:val="000000" w:themeColor="text1"/>
        </w:rPr>
        <w:t>.</w:t>
      </w:r>
    </w:p>
    <w:p w14:paraId="1E16175F" w14:textId="6BCF93BF" w:rsidR="002822E3" w:rsidRDefault="005523FD" w:rsidP="0026314D">
      <w:pPr>
        <w:ind w:firstLine="720"/>
        <w:rPr>
          <w:ins w:id="30" w:author="Ekanayake-Weber, Marcy" w:date="2026-03-13T11:10:00Z" w16du:dateUtc="2026-03-13T15:10:00Z"/>
          <w:rFonts w:ascii="Times New Roman" w:hAnsi="Times New Roman"/>
          <w:color w:val="000000" w:themeColor="text1"/>
        </w:rPr>
      </w:pPr>
      <w:r w:rsidRPr="00603CE0">
        <w:rPr>
          <w:rFonts w:ascii="Times New Roman" w:hAnsi="Times New Roman"/>
          <w:color w:val="000000" w:themeColor="text1"/>
        </w:rPr>
        <w:t>The model includes</w:t>
      </w:r>
      <w:r w:rsidR="002A5C28" w:rsidRPr="00603CE0">
        <w:rPr>
          <w:rFonts w:ascii="Times New Roman" w:hAnsi="Times New Roman"/>
          <w:color w:val="000000" w:themeColor="text1"/>
        </w:rPr>
        <w:t xml:space="preserve"> </w:t>
      </w:r>
      <w:del w:id="31" w:author="Ekanayake-Weber, Marcy" w:date="2026-03-13T11:09:00Z" w16du:dateUtc="2026-03-13T15:09:00Z">
        <w:r w:rsidR="002A5C28" w:rsidRPr="00603CE0" w:rsidDel="005667F0">
          <w:rPr>
            <w:rFonts w:ascii="Times New Roman" w:hAnsi="Times New Roman"/>
            <w:color w:val="000000" w:themeColor="text1"/>
          </w:rPr>
          <w:delText xml:space="preserve">three </w:delText>
        </w:r>
      </w:del>
      <w:ins w:id="32" w:author="Ekanayake-Weber, Marcy" w:date="2026-03-13T11:09:00Z" w16du:dateUtc="2026-03-13T15:09:00Z">
        <w:r w:rsidR="005667F0">
          <w:rPr>
            <w:rFonts w:ascii="Times New Roman" w:hAnsi="Times New Roman"/>
            <w:color w:val="000000" w:themeColor="text1"/>
          </w:rPr>
          <w:t>four</w:t>
        </w:r>
        <w:r w:rsidR="005667F0" w:rsidRPr="00603CE0">
          <w:rPr>
            <w:rFonts w:ascii="Times New Roman" w:hAnsi="Times New Roman"/>
            <w:color w:val="000000" w:themeColor="text1"/>
          </w:rPr>
          <w:t xml:space="preserve"> </w:t>
        </w:r>
      </w:ins>
      <w:r w:rsidR="002A5C28" w:rsidRPr="00603CE0">
        <w:rPr>
          <w:rFonts w:ascii="Times New Roman" w:hAnsi="Times New Roman"/>
          <w:color w:val="000000" w:themeColor="text1"/>
        </w:rPr>
        <w:t>antibiotic</w:t>
      </w:r>
      <w:ins w:id="33" w:author="Ekanayake-Weber, Marcy" w:date="2026-03-13T11:09:00Z" w16du:dateUtc="2026-03-13T15:09:00Z">
        <w:r w:rsidR="005667F0">
          <w:rPr>
            <w:rFonts w:ascii="Times New Roman" w:hAnsi="Times New Roman"/>
            <w:color w:val="000000" w:themeColor="text1"/>
          </w:rPr>
          <w:t xml:space="preserve"> treatment options</w:t>
        </w:r>
        <w:r w:rsidR="00BC05EE">
          <w:rPr>
            <w:rFonts w:ascii="Times New Roman" w:hAnsi="Times New Roman"/>
            <w:color w:val="000000" w:themeColor="text1"/>
          </w:rPr>
          <w:t xml:space="preserve"> for gonorrhea: Drug A, Drug B, Drug X, and Drug E. Three of the</w:t>
        </w:r>
      </w:ins>
      <w:r w:rsidR="002A5C28" w:rsidRPr="00603CE0">
        <w:rPr>
          <w:rFonts w:ascii="Times New Roman" w:hAnsi="Times New Roman"/>
          <w:color w:val="000000" w:themeColor="text1"/>
        </w:rPr>
        <w:t>s</w:t>
      </w:r>
      <w:ins w:id="34" w:author="Ekanayake-Weber, Marcy" w:date="2026-03-13T11:09:00Z" w16du:dateUtc="2026-03-13T15:09:00Z">
        <w:r w:rsidR="00BC05EE">
          <w:rPr>
            <w:rFonts w:ascii="Times New Roman" w:hAnsi="Times New Roman"/>
            <w:color w:val="000000" w:themeColor="text1"/>
          </w:rPr>
          <w:t>e</w:t>
        </w:r>
      </w:ins>
      <w:r w:rsidR="002A5C28" w:rsidRPr="00603CE0">
        <w:rPr>
          <w:rFonts w:ascii="Times New Roman" w:hAnsi="Times New Roman"/>
          <w:color w:val="000000" w:themeColor="text1"/>
        </w:rPr>
        <w:t xml:space="preserve"> </w:t>
      </w:r>
      <w:del w:id="35" w:author="Ekanayake-Weber, Marcy" w:date="2026-03-13T11:09:00Z" w16du:dateUtc="2026-03-13T15:09:00Z">
        <w:r w:rsidR="002135A3" w:rsidRPr="00603CE0" w:rsidDel="00BC05EE">
          <w:rPr>
            <w:rFonts w:ascii="Times New Roman" w:hAnsi="Times New Roman"/>
            <w:color w:val="000000" w:themeColor="text1"/>
          </w:rPr>
          <w:delText>suitable</w:delText>
        </w:r>
        <w:r w:rsidR="002A5C28" w:rsidRPr="00603CE0" w:rsidDel="00BC05EE">
          <w:rPr>
            <w:rFonts w:ascii="Times New Roman" w:hAnsi="Times New Roman"/>
            <w:color w:val="000000" w:themeColor="text1"/>
          </w:rPr>
          <w:delText xml:space="preserve"> for the </w:delText>
        </w:r>
        <w:r w:rsidR="00C61B17" w:rsidRPr="00603CE0" w:rsidDel="00BC05EE">
          <w:rPr>
            <w:rFonts w:ascii="Times New Roman" w:hAnsi="Times New Roman"/>
            <w:color w:val="000000" w:themeColor="text1"/>
          </w:rPr>
          <w:delText xml:space="preserve">first-line </w:delText>
        </w:r>
        <w:r w:rsidR="002A5C28" w:rsidRPr="00603CE0" w:rsidDel="00BC05EE">
          <w:rPr>
            <w:rFonts w:ascii="Times New Roman" w:hAnsi="Times New Roman"/>
            <w:color w:val="000000" w:themeColor="text1"/>
          </w:rPr>
          <w:delText xml:space="preserve">treatment of gonorrhea </w:delText>
        </w:r>
      </w:del>
      <w:r w:rsidR="002A5C28" w:rsidRPr="00603CE0">
        <w:rPr>
          <w:rFonts w:ascii="Times New Roman" w:hAnsi="Times New Roman"/>
          <w:color w:val="000000" w:themeColor="text1"/>
        </w:rPr>
        <w:t>(Drug A, Drug B, and Drug X)</w:t>
      </w:r>
      <w:ins w:id="36" w:author="Ekanayake-Weber, Marcy" w:date="2026-03-13T11:09:00Z" w16du:dateUtc="2026-03-13T15:09:00Z">
        <w:r w:rsidR="00BC05EE">
          <w:rPr>
            <w:rFonts w:ascii="Times New Roman" w:hAnsi="Times New Roman"/>
            <w:color w:val="000000" w:themeColor="text1"/>
          </w:rPr>
          <w:t xml:space="preserve"> </w:t>
        </w:r>
      </w:ins>
      <w:ins w:id="37" w:author="Ekanayake-Weber, Marcy" w:date="2026-03-13T11:13:00Z" w16du:dateUtc="2026-03-13T15:13:00Z">
        <w:r w:rsidR="00E4748D">
          <w:rPr>
            <w:rFonts w:ascii="Times New Roman" w:hAnsi="Times New Roman"/>
            <w:color w:val="000000" w:themeColor="text1"/>
          </w:rPr>
          <w:t>are</w:t>
        </w:r>
      </w:ins>
      <w:ins w:id="38" w:author="Ekanayake-Weber, Marcy" w:date="2026-03-13T11:09:00Z" w16du:dateUtc="2026-03-13T15:09:00Z">
        <w:r w:rsidR="00BC05EE">
          <w:rPr>
            <w:rFonts w:ascii="Times New Roman" w:hAnsi="Times New Roman"/>
            <w:color w:val="000000" w:themeColor="text1"/>
          </w:rPr>
          <w:t xml:space="preserve"> assumed to </w:t>
        </w:r>
      </w:ins>
      <w:ins w:id="39" w:author="Ekanayake-Weber, Marcy" w:date="2026-03-13T11:10:00Z" w16du:dateUtc="2026-03-13T15:10:00Z">
        <w:r w:rsidR="00BC05EE">
          <w:rPr>
            <w:rFonts w:ascii="Times New Roman" w:hAnsi="Times New Roman"/>
            <w:color w:val="000000" w:themeColor="text1"/>
          </w:rPr>
          <w:t xml:space="preserve">have </w:t>
        </w:r>
      </w:ins>
      <w:del w:id="40" w:author="Ekanayake-Weber, Marcy" w:date="2026-03-13T11:09:00Z" w16du:dateUtc="2026-03-13T15:09:00Z">
        <w:r w:rsidR="002135A3" w:rsidRPr="00603CE0" w:rsidDel="00BC05EE">
          <w:rPr>
            <w:rFonts w:ascii="Times New Roman" w:hAnsi="Times New Roman"/>
            <w:color w:val="000000" w:themeColor="text1"/>
          </w:rPr>
          <w:delText xml:space="preserve">, with </w:delText>
        </w:r>
      </w:del>
      <w:r w:rsidR="002135A3" w:rsidRPr="00603CE0">
        <w:rPr>
          <w:rFonts w:ascii="Times New Roman" w:hAnsi="Times New Roman"/>
          <w:color w:val="000000" w:themeColor="text1"/>
        </w:rPr>
        <w:t>similar characteristics in terms of effectiveness, cost, and side effects</w:t>
      </w:r>
      <w:r w:rsidR="002A5C28" w:rsidRPr="00603CE0">
        <w:rPr>
          <w:rFonts w:ascii="Times New Roman" w:hAnsi="Times New Roman"/>
          <w:color w:val="000000" w:themeColor="text1"/>
        </w:rPr>
        <w:t>.</w:t>
      </w:r>
      <w:r w:rsidR="00A5573C" w:rsidRPr="00603CE0">
        <w:rPr>
          <w:rFonts w:ascii="Times New Roman" w:hAnsi="Times New Roman"/>
          <w:color w:val="000000" w:themeColor="text1"/>
        </w:rPr>
        <w:t xml:space="preserve"> </w:t>
      </w:r>
    </w:p>
    <w:p w14:paraId="01ADD324" w14:textId="6513C77A" w:rsidR="002822E3" w:rsidRDefault="00A5573C" w:rsidP="002822E3">
      <w:pPr>
        <w:pStyle w:val="ListParagraph"/>
        <w:numPr>
          <w:ilvl w:val="0"/>
          <w:numId w:val="32"/>
        </w:numPr>
        <w:rPr>
          <w:ins w:id="41" w:author="Ekanayake-Weber, Marcy" w:date="2026-03-13T11:10:00Z" w16du:dateUtc="2026-03-13T15:10:00Z"/>
          <w:rFonts w:ascii="Times New Roman" w:hAnsi="Times New Roman"/>
          <w:color w:val="000000" w:themeColor="text1"/>
        </w:rPr>
      </w:pPr>
      <w:r w:rsidRPr="002822E3">
        <w:rPr>
          <w:rFonts w:ascii="Times New Roman" w:hAnsi="Times New Roman"/>
          <w:color w:val="000000" w:themeColor="text1"/>
          <w:rPrChange w:id="42" w:author="Ekanayake-Weber, Marcy" w:date="2026-03-13T11:10:00Z" w16du:dateUtc="2026-03-13T15:10:00Z">
            <w:rPr/>
          </w:rPrChange>
        </w:rPr>
        <w:t xml:space="preserve">Drug A </w:t>
      </w:r>
      <w:del w:id="43" w:author="Ekanayake-Weber, Marcy" w:date="2026-03-13T11:12:00Z" w16du:dateUtc="2026-03-13T15:12:00Z">
        <w:r w:rsidR="004E237E" w:rsidRPr="002822E3" w:rsidDel="00811AD3">
          <w:rPr>
            <w:rFonts w:ascii="Times New Roman" w:hAnsi="Times New Roman"/>
            <w:color w:val="000000" w:themeColor="text1"/>
            <w:rPrChange w:id="44" w:author="Ekanayake-Weber, Marcy" w:date="2026-03-13T11:10:00Z" w16du:dateUtc="2026-03-13T15:10:00Z">
              <w:rPr/>
            </w:rPrChange>
          </w:rPr>
          <w:delText>i</w:delText>
        </w:r>
        <w:r w:rsidRPr="002822E3" w:rsidDel="00811AD3">
          <w:rPr>
            <w:rFonts w:ascii="Times New Roman" w:hAnsi="Times New Roman"/>
            <w:color w:val="000000" w:themeColor="text1"/>
            <w:rPrChange w:id="45" w:author="Ekanayake-Weber, Marcy" w:date="2026-03-13T11:10:00Z" w16du:dateUtc="2026-03-13T15:10:00Z">
              <w:rPr/>
            </w:rPrChange>
          </w:rPr>
          <w:delText xml:space="preserve">s </w:delText>
        </w:r>
        <w:r w:rsidR="00412A48" w:rsidRPr="002822E3" w:rsidDel="00811AD3">
          <w:rPr>
            <w:rFonts w:ascii="Times New Roman" w:hAnsi="Times New Roman"/>
            <w:color w:val="000000" w:themeColor="text1"/>
            <w:rPrChange w:id="46" w:author="Ekanayake-Weber, Marcy" w:date="2026-03-13T11:10:00Z" w16du:dateUtc="2026-03-13T15:10:00Z">
              <w:rPr/>
            </w:rPrChange>
          </w:rPr>
          <w:delText>modeled after</w:delText>
        </w:r>
      </w:del>
      <w:ins w:id="47" w:author="Ekanayake-Weber, Marcy" w:date="2026-03-13T11:12:00Z" w16du:dateUtc="2026-03-13T15:12:00Z">
        <w:r w:rsidR="00811AD3">
          <w:rPr>
            <w:rFonts w:ascii="Times New Roman" w:hAnsi="Times New Roman"/>
            <w:color w:val="000000" w:themeColor="text1"/>
          </w:rPr>
          <w:t>represents</w:t>
        </w:r>
      </w:ins>
      <w:r w:rsidRPr="002822E3">
        <w:rPr>
          <w:rFonts w:ascii="Times New Roman" w:hAnsi="Times New Roman"/>
          <w:color w:val="000000" w:themeColor="text1"/>
          <w:rPrChange w:id="48" w:author="Ekanayake-Weber, Marcy" w:date="2026-03-13T11:10:00Z" w16du:dateUtc="2026-03-13T15:10:00Z">
            <w:rPr/>
          </w:rPrChange>
        </w:rPr>
        <w:t xml:space="preserve"> </w:t>
      </w:r>
      <w:r w:rsidR="0072450A" w:rsidRPr="002822E3">
        <w:rPr>
          <w:rFonts w:ascii="Times New Roman" w:hAnsi="Times New Roman"/>
          <w:color w:val="000000" w:themeColor="text1"/>
          <w:rPrChange w:id="49" w:author="Ekanayake-Weber, Marcy" w:date="2026-03-13T11:10:00Z" w16du:dateUtc="2026-03-13T15:10:00Z">
            <w:rPr/>
          </w:rPrChange>
        </w:rPr>
        <w:t>ceftriaxone</w:t>
      </w:r>
      <w:r w:rsidR="00B86348" w:rsidRPr="002822E3">
        <w:rPr>
          <w:rFonts w:ascii="Times New Roman" w:hAnsi="Times New Roman"/>
          <w:color w:val="000000" w:themeColor="text1"/>
          <w:rPrChange w:id="50" w:author="Ekanayake-Weber, Marcy" w:date="2026-03-13T11:10:00Z" w16du:dateUtc="2026-03-13T15:10:00Z">
            <w:rPr/>
          </w:rPrChange>
        </w:rPr>
        <w:t xml:space="preserve">, </w:t>
      </w:r>
      <w:del w:id="51" w:author="Ekanayake-Weber, Marcy" w:date="2026-03-13T11:18:00Z" w16du:dateUtc="2026-03-13T15:18:00Z">
        <w:r w:rsidR="00B86348" w:rsidRPr="002822E3" w:rsidDel="002130A2">
          <w:rPr>
            <w:rFonts w:ascii="Times New Roman" w:hAnsi="Times New Roman"/>
            <w:color w:val="000000" w:themeColor="text1"/>
            <w:rPrChange w:id="52" w:author="Ekanayake-Weber, Marcy" w:date="2026-03-13T11:10:00Z" w16du:dateUtc="2026-03-13T15:10:00Z">
              <w:rPr/>
            </w:rPrChange>
          </w:rPr>
          <w:delText xml:space="preserve">which is currently recommended as </w:delText>
        </w:r>
      </w:del>
      <w:r w:rsidR="00B86348" w:rsidRPr="002822E3">
        <w:rPr>
          <w:rFonts w:ascii="Times New Roman" w:hAnsi="Times New Roman"/>
          <w:color w:val="000000" w:themeColor="text1"/>
          <w:rPrChange w:id="53" w:author="Ekanayake-Weber, Marcy" w:date="2026-03-13T11:10:00Z" w16du:dateUtc="2026-03-13T15:10:00Z">
            <w:rPr/>
          </w:rPrChange>
        </w:rPr>
        <w:t xml:space="preserve">the </w:t>
      </w:r>
      <w:ins w:id="54" w:author="Ekanayake-Weber, Marcy" w:date="2026-03-13T11:18:00Z" w16du:dateUtc="2026-03-13T15:18:00Z">
        <w:r w:rsidR="002130A2">
          <w:rPr>
            <w:rFonts w:ascii="Times New Roman" w:hAnsi="Times New Roman"/>
            <w:color w:val="000000" w:themeColor="text1"/>
          </w:rPr>
          <w:t xml:space="preserve">current recommended </w:t>
        </w:r>
      </w:ins>
      <w:r w:rsidR="00B86348" w:rsidRPr="002822E3">
        <w:rPr>
          <w:rFonts w:ascii="Times New Roman" w:hAnsi="Times New Roman"/>
          <w:color w:val="000000" w:themeColor="text1"/>
          <w:rPrChange w:id="55" w:author="Ekanayake-Weber, Marcy" w:date="2026-03-13T11:10:00Z" w16du:dateUtc="2026-03-13T15:10:00Z">
            <w:rPr/>
          </w:rPrChange>
        </w:rPr>
        <w:t>first-line therapy of gonorrhea</w:t>
      </w:r>
      <w:ins w:id="56" w:author="Ekanayake-Weber, Marcy" w:date="2026-03-13T11:12:00Z" w16du:dateUtc="2026-03-13T15:12:00Z">
        <w:r w:rsidR="00811AD3">
          <w:rPr>
            <w:rFonts w:ascii="Times New Roman" w:hAnsi="Times New Roman"/>
            <w:color w:val="000000" w:themeColor="text1"/>
          </w:rPr>
          <w:t>.</w:t>
        </w:r>
      </w:ins>
      <w:del w:id="57" w:author="Ekanayake-Weber, Marcy" w:date="2026-03-13T11:12:00Z" w16du:dateUtc="2026-03-13T15:12:00Z">
        <w:r w:rsidR="0072450A" w:rsidRPr="002822E3" w:rsidDel="00811AD3">
          <w:rPr>
            <w:rFonts w:ascii="Times New Roman" w:hAnsi="Times New Roman"/>
            <w:color w:val="000000" w:themeColor="text1"/>
            <w:rPrChange w:id="58" w:author="Ekanayake-Weber, Marcy" w:date="2026-03-13T11:10:00Z" w16du:dateUtc="2026-03-13T15:10:00Z">
              <w:rPr/>
            </w:rPrChange>
          </w:rPr>
          <w:delText>;</w:delText>
        </w:r>
      </w:del>
      <w:r w:rsidR="004A3960" w:rsidRPr="002822E3">
        <w:rPr>
          <w:rFonts w:ascii="Times New Roman" w:hAnsi="Times New Roman"/>
          <w:color w:val="000000" w:themeColor="text1"/>
          <w:rPrChange w:id="59" w:author="Ekanayake-Weber, Marcy" w:date="2026-03-13T11:10:00Z" w16du:dateUtc="2026-03-13T15:10:00Z">
            <w:rPr/>
          </w:rPrChange>
        </w:rPr>
        <w:fldChar w:fldCharType="begin"/>
      </w:r>
      <w:r w:rsidR="00402A48" w:rsidRPr="002822E3">
        <w:rPr>
          <w:rFonts w:ascii="Times New Roman" w:hAnsi="Times New Roman"/>
          <w:color w:val="000000" w:themeColor="text1"/>
          <w:rPrChange w:id="60" w:author="Ekanayake-Weber, Marcy" w:date="2026-03-13T11:10:00Z" w16du:dateUtc="2026-03-13T15:10:00Z">
            <w:rPr/>
          </w:rPrChange>
        </w:rPr>
        <w:instrText xml:space="preserve"> ADDIN EN.CITE &lt;EndNote&gt;&lt;Cite&gt;&lt;Author&gt;Cyr&lt;/Author&gt;&lt;Year&gt;2020&lt;/Year&gt;&lt;RecNum&gt;2272&lt;/RecNum&gt;&lt;DisplayText&gt;&lt;style face="superscript"&gt;15&lt;/style&gt;&lt;/DisplayText&gt;&lt;record&gt;&lt;rec-number&gt;2272&lt;/rec-number&gt;&lt;foreign-keys&gt;&lt;key app="EN" db-id="wptxs2svnezeaaex5ebp2d9tvv0d9sw25p2p" timestamp="1718129835" guid="430f8d5d-d98c-44f3-8318-d3637284566b"&gt;2272&lt;/key&gt;&lt;/foreign-keys&gt;&lt;ref-type name="Journal Article"&gt;17&lt;/ref-type&gt;&lt;contributors&gt;&lt;authors&gt;&lt;author&gt;Sancta St. Cyr&lt;/author&gt;&lt;author&gt;Lindley Barbee&lt;/author&gt;&lt;author&gt;Kimberly A. Workowski&lt;/author&gt;&lt;author&gt;Laura H. Bachmann&lt;/author&gt;&lt;author&gt;Cau Pham&lt;/author&gt;&lt;author&gt;Karen Schlanger&lt;/author&gt;&lt;author&gt;Elizabeth Torrone&lt;/author&gt;&lt;author&gt;Hillard Weinstock&lt;/author&gt;&lt;author&gt;Ellen N. Kersh&lt;/author&gt;&lt;author&gt;Phoebe Thorpe&lt;/author&gt;&lt;/authors&gt;&lt;/contributors&gt;&lt;titles&gt;&lt;title&gt;Update to CDC’s Treatment Guidelines for Gonococcal Infection, 2020&lt;/title&gt;&lt;secondary-title&gt;Morbidity and Mortality Weekly Report&lt;/secondary-title&gt;&lt;/titles&gt;&lt;periodical&gt;&lt;full-title&gt;Morbidity and Mortality Weekly Report&lt;/full-title&gt;&lt;/periodical&gt;&lt;pages&gt;1911-1916&lt;/pages&gt;&lt;volume&gt;69&lt;/volume&gt;&lt;number&gt;50&lt;/number&gt;&lt;dates&gt;&lt;year&gt;2020&lt;/year&gt;&lt;/dates&gt;&lt;urls&gt;&lt;/urls&gt;&lt;/record&gt;&lt;/Cite&gt;&lt;/EndNote&gt;</w:instrText>
      </w:r>
      <w:r w:rsidR="004A3960" w:rsidRPr="002822E3">
        <w:rPr>
          <w:rFonts w:ascii="Times New Roman" w:hAnsi="Times New Roman"/>
          <w:color w:val="000000" w:themeColor="text1"/>
          <w:rPrChange w:id="61" w:author="Ekanayake-Weber, Marcy" w:date="2026-03-13T11:10:00Z" w16du:dateUtc="2026-03-13T15:10:00Z">
            <w:rPr/>
          </w:rPrChange>
        </w:rPr>
        <w:fldChar w:fldCharType="separate"/>
      </w:r>
      <w:r w:rsidR="00402A48" w:rsidRPr="002822E3">
        <w:rPr>
          <w:rFonts w:ascii="Times New Roman" w:hAnsi="Times New Roman"/>
          <w:color w:val="000000" w:themeColor="text1"/>
          <w:vertAlign w:val="superscript"/>
          <w:rPrChange w:id="62" w:author="Ekanayake-Weber, Marcy" w:date="2026-03-13T11:10:00Z" w16du:dateUtc="2026-03-13T15:10:00Z">
            <w:rPr>
              <w:vertAlign w:val="superscript"/>
            </w:rPr>
          </w:rPrChange>
        </w:rPr>
        <w:t>15</w:t>
      </w:r>
      <w:r w:rsidR="004A3960" w:rsidRPr="002822E3">
        <w:rPr>
          <w:rFonts w:ascii="Times New Roman" w:hAnsi="Times New Roman"/>
          <w:color w:val="000000" w:themeColor="text1"/>
          <w:rPrChange w:id="63" w:author="Ekanayake-Weber, Marcy" w:date="2026-03-13T11:10:00Z" w16du:dateUtc="2026-03-13T15:10:00Z">
            <w:rPr/>
          </w:rPrChange>
        </w:rPr>
        <w:fldChar w:fldCharType="end"/>
      </w:r>
      <w:r w:rsidR="0072450A" w:rsidRPr="002822E3">
        <w:rPr>
          <w:rFonts w:ascii="Times New Roman" w:hAnsi="Times New Roman"/>
          <w:color w:val="000000" w:themeColor="text1"/>
          <w:rPrChange w:id="64" w:author="Ekanayake-Weber, Marcy" w:date="2026-03-13T11:10:00Z" w16du:dateUtc="2026-03-13T15:10:00Z">
            <w:rPr/>
          </w:rPrChange>
        </w:rPr>
        <w:t xml:space="preserve"> </w:t>
      </w:r>
    </w:p>
    <w:p w14:paraId="795B71B5" w14:textId="10DE7A11" w:rsidR="002822E3" w:rsidRDefault="0072450A" w:rsidP="002822E3">
      <w:pPr>
        <w:pStyle w:val="ListParagraph"/>
        <w:numPr>
          <w:ilvl w:val="0"/>
          <w:numId w:val="32"/>
        </w:numPr>
        <w:rPr>
          <w:ins w:id="65" w:author="Ekanayake-Weber, Marcy" w:date="2026-03-13T11:10:00Z" w16du:dateUtc="2026-03-13T15:10:00Z"/>
          <w:rFonts w:ascii="Times New Roman" w:hAnsi="Times New Roman"/>
          <w:color w:val="000000" w:themeColor="text1"/>
        </w:rPr>
      </w:pPr>
      <w:r w:rsidRPr="002822E3">
        <w:rPr>
          <w:rFonts w:ascii="Times New Roman" w:hAnsi="Times New Roman"/>
          <w:color w:val="000000" w:themeColor="text1"/>
          <w:rPrChange w:id="66" w:author="Ekanayake-Weber, Marcy" w:date="2026-03-13T11:10:00Z" w16du:dateUtc="2026-03-13T15:10:00Z">
            <w:rPr/>
          </w:rPrChange>
        </w:rPr>
        <w:t>Drug B represent</w:t>
      </w:r>
      <w:r w:rsidR="004E237E" w:rsidRPr="002822E3">
        <w:rPr>
          <w:rFonts w:ascii="Times New Roman" w:hAnsi="Times New Roman"/>
          <w:color w:val="000000" w:themeColor="text1"/>
          <w:rPrChange w:id="67" w:author="Ekanayake-Weber, Marcy" w:date="2026-03-13T11:10:00Z" w16du:dateUtc="2026-03-13T15:10:00Z">
            <w:rPr/>
          </w:rPrChange>
        </w:rPr>
        <w:t>s</w:t>
      </w:r>
      <w:r w:rsidRPr="002822E3">
        <w:rPr>
          <w:rFonts w:ascii="Times New Roman" w:hAnsi="Times New Roman"/>
          <w:color w:val="000000" w:themeColor="text1"/>
          <w:rPrChange w:id="68" w:author="Ekanayake-Weber, Marcy" w:date="2026-03-13T11:10:00Z" w16du:dateUtc="2026-03-13T15:10:00Z">
            <w:rPr/>
          </w:rPrChange>
        </w:rPr>
        <w:t xml:space="preserve"> </w:t>
      </w:r>
      <w:del w:id="69" w:author="Ekanayake-Weber, Marcy" w:date="2026-03-13T11:19:00Z" w16du:dateUtc="2026-03-13T15:19:00Z">
        <w:r w:rsidRPr="002822E3" w:rsidDel="00BB76AA">
          <w:rPr>
            <w:rFonts w:ascii="Times New Roman" w:hAnsi="Times New Roman"/>
            <w:color w:val="000000" w:themeColor="text1"/>
            <w:rPrChange w:id="70" w:author="Ekanayake-Weber, Marcy" w:date="2026-03-13T11:10:00Z" w16du:dateUtc="2026-03-13T15:10:00Z">
              <w:rPr/>
            </w:rPrChange>
          </w:rPr>
          <w:delText xml:space="preserve">antibiotic therapies in the current </w:delText>
        </w:r>
        <w:r w:rsidR="00BE6538" w:rsidRPr="002822E3" w:rsidDel="00BB76AA">
          <w:rPr>
            <w:rFonts w:ascii="Times New Roman" w:hAnsi="Times New Roman"/>
            <w:color w:val="000000" w:themeColor="text1"/>
            <w:rPrChange w:id="71" w:author="Ekanayake-Weber, Marcy" w:date="2026-03-13T11:10:00Z" w16du:dateUtc="2026-03-13T15:10:00Z">
              <w:rPr/>
            </w:rPrChange>
          </w:rPr>
          <w:delText>development pipeline</w:delText>
        </w:r>
        <w:r w:rsidR="00E70533" w:rsidRPr="002822E3" w:rsidDel="00BB76AA">
          <w:rPr>
            <w:rFonts w:ascii="Times New Roman" w:hAnsi="Times New Roman"/>
            <w:color w:val="000000" w:themeColor="text1"/>
            <w:rPrChange w:id="72" w:author="Ekanayake-Weber, Marcy" w:date="2026-03-13T11:10:00Z" w16du:dateUtc="2026-03-13T15:10:00Z">
              <w:rPr/>
            </w:rPrChange>
          </w:rPr>
          <w:delText>, e.g.</w:delText>
        </w:r>
        <w:r w:rsidR="3EA6C967" w:rsidRPr="002822E3" w:rsidDel="00BB76AA">
          <w:rPr>
            <w:rFonts w:ascii="Times New Roman" w:hAnsi="Times New Roman"/>
            <w:color w:val="000000" w:themeColor="text1"/>
            <w:rPrChange w:id="73" w:author="Ekanayake-Weber, Marcy" w:date="2026-03-13T11:10:00Z" w16du:dateUtc="2026-03-13T15:10:00Z">
              <w:rPr/>
            </w:rPrChange>
          </w:rPr>
          <w:delText>,</w:delText>
        </w:r>
        <w:r w:rsidR="00E70533" w:rsidRPr="002822E3" w:rsidDel="00BB76AA">
          <w:rPr>
            <w:rFonts w:ascii="Times New Roman" w:hAnsi="Times New Roman"/>
            <w:color w:val="000000" w:themeColor="text1"/>
            <w:rPrChange w:id="74" w:author="Ekanayake-Weber, Marcy" w:date="2026-03-13T11:10:00Z" w16du:dateUtc="2026-03-13T15:10:00Z">
              <w:rPr/>
            </w:rPrChange>
          </w:rPr>
          <w:delText xml:space="preserve"> </w:delText>
        </w:r>
      </w:del>
      <w:r w:rsidR="00E70533" w:rsidRPr="002822E3">
        <w:rPr>
          <w:rFonts w:ascii="Times New Roman" w:hAnsi="Times New Roman"/>
          <w:color w:val="000000" w:themeColor="text1"/>
          <w:rPrChange w:id="75" w:author="Ekanayake-Weber, Marcy" w:date="2026-03-13T11:10:00Z" w16du:dateUtc="2026-03-13T15:10:00Z">
            <w:rPr/>
          </w:rPrChange>
        </w:rPr>
        <w:t>zoliflodacin or gepotidacin</w:t>
      </w:r>
      <w:r w:rsidR="00BE6538" w:rsidRPr="002822E3">
        <w:rPr>
          <w:rFonts w:ascii="Times New Roman" w:hAnsi="Times New Roman"/>
          <w:color w:val="000000" w:themeColor="text1"/>
          <w:rPrChange w:id="76" w:author="Ekanayake-Weber, Marcy" w:date="2026-03-13T11:10:00Z" w16du:dateUtc="2026-03-13T15:10:00Z">
            <w:rPr/>
          </w:rPrChange>
        </w:rPr>
        <w:t>,</w:t>
      </w:r>
      <w:r w:rsidR="00490901" w:rsidRPr="002822E3">
        <w:rPr>
          <w:rFonts w:ascii="Times New Roman" w:hAnsi="Times New Roman"/>
          <w:color w:val="000000" w:themeColor="text1"/>
          <w:rPrChange w:id="77" w:author="Ekanayake-Weber, Marcy" w:date="2026-03-13T11:10:00Z" w16du:dateUtc="2026-03-13T15:10:00Z">
            <w:rPr/>
          </w:rPrChange>
        </w:rPr>
        <w:fldChar w:fldCharType="begin">
          <w:fldData xml:space="preserve">PEVuZE5vdGU+PENpdGU+PEF1dGhvcj5UYXlsb3I8L0F1dGhvcj48WWVhcj4yMDE4PC9ZZWFyPjxS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</w:fldData>
        </w:fldChar>
      </w:r>
      <w:r w:rsidR="00395697" w:rsidRPr="002822E3">
        <w:rPr>
          <w:rFonts w:ascii="Times New Roman" w:hAnsi="Times New Roman"/>
          <w:color w:val="000000" w:themeColor="text1"/>
          <w:rPrChange w:id="78" w:author="Ekanayake-Weber, Marcy" w:date="2026-03-13T11:10:00Z" w16du:dateUtc="2026-03-13T15:10:00Z">
            <w:rPr/>
          </w:rPrChange>
        </w:rPr>
        <w:instrText xml:space="preserve"> ADDIN EN.CITE </w:instrText>
      </w:r>
      <w:r w:rsidR="00395697" w:rsidRPr="002822E3">
        <w:rPr>
          <w:rFonts w:ascii="Times New Roman" w:hAnsi="Times New Roman"/>
          <w:color w:val="000000" w:themeColor="text1"/>
          <w:rPrChange w:id="79" w:author="Ekanayake-Weber, Marcy" w:date="2026-03-13T11:10:00Z" w16du:dateUtc="2026-03-13T15:10:00Z">
            <w:rPr/>
          </w:rPrChange>
        </w:rPr>
        <w:fldChar w:fldCharType="begin">
          <w:fldData xml:space="preserve">PEVuZE5vdGU+PENpdGU+PEF1dGhvcj5UYXlsb3I8L0F1dGhvcj48WWVhcj4yMDE4PC9ZZWFyPjxS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</w:fldData>
        </w:fldChar>
      </w:r>
      <w:r w:rsidR="00395697" w:rsidRPr="002822E3">
        <w:rPr>
          <w:rFonts w:ascii="Times New Roman" w:hAnsi="Times New Roman"/>
          <w:color w:val="000000" w:themeColor="text1"/>
          <w:rPrChange w:id="80" w:author="Ekanayake-Weber, Marcy" w:date="2026-03-13T11:10:00Z" w16du:dateUtc="2026-03-13T15:10:00Z">
            <w:rPr/>
          </w:rPrChange>
        </w:rPr>
        <w:instrText xml:space="preserve"> ADDIN EN.CITE.DATA </w:instrText>
      </w:r>
      <w:r w:rsidR="00395697" w:rsidRPr="005054C0">
        <w:rPr>
          <w:rFonts w:ascii="Times New Roman" w:hAnsi="Times New Roman"/>
          <w:color w:val="000000" w:themeColor="text1"/>
        </w:rPr>
      </w:r>
      <w:r w:rsidR="00395697" w:rsidRPr="002822E3">
        <w:rPr>
          <w:rFonts w:ascii="Times New Roman" w:hAnsi="Times New Roman"/>
          <w:color w:val="000000" w:themeColor="text1"/>
          <w:rPrChange w:id="81" w:author="Ekanayake-Weber, Marcy" w:date="2026-03-13T11:10:00Z" w16du:dateUtc="2026-03-13T15:10:00Z">
            <w:rPr/>
          </w:rPrChange>
        </w:rPr>
        <w:fldChar w:fldCharType="end"/>
      </w:r>
      <w:r w:rsidR="00490901" w:rsidRPr="005054C0">
        <w:rPr>
          <w:rFonts w:ascii="Times New Roman" w:hAnsi="Times New Roman"/>
          <w:color w:val="000000" w:themeColor="text1"/>
        </w:rPr>
      </w:r>
      <w:r w:rsidR="00490901" w:rsidRPr="002822E3">
        <w:rPr>
          <w:rFonts w:ascii="Times New Roman" w:hAnsi="Times New Roman"/>
          <w:color w:val="000000" w:themeColor="text1"/>
          <w:rPrChange w:id="82" w:author="Ekanayake-Weber, Marcy" w:date="2026-03-13T11:10:00Z" w16du:dateUtc="2026-03-13T15:10:00Z">
            <w:rPr/>
          </w:rPrChange>
        </w:rPr>
        <w:fldChar w:fldCharType="separate"/>
      </w:r>
      <w:r w:rsidR="00395697" w:rsidRPr="002822E3">
        <w:rPr>
          <w:rFonts w:ascii="Times New Roman" w:hAnsi="Times New Roman"/>
          <w:color w:val="000000" w:themeColor="text1"/>
          <w:vertAlign w:val="superscript"/>
          <w:rPrChange w:id="83" w:author="Ekanayake-Weber, Marcy" w:date="2026-03-13T11:10:00Z" w16du:dateUtc="2026-03-13T15:10:00Z">
            <w:rPr>
              <w:vertAlign w:val="superscript"/>
            </w:rPr>
          </w:rPrChange>
        </w:rPr>
        <w:t>19-22</w:t>
      </w:r>
      <w:r w:rsidR="00490901" w:rsidRPr="002822E3">
        <w:rPr>
          <w:rFonts w:ascii="Times New Roman" w:hAnsi="Times New Roman"/>
          <w:color w:val="000000" w:themeColor="text1"/>
          <w:rPrChange w:id="84" w:author="Ekanayake-Weber, Marcy" w:date="2026-03-13T11:10:00Z" w16du:dateUtc="2026-03-13T15:10:00Z">
            <w:rPr/>
          </w:rPrChange>
        </w:rPr>
        <w:fldChar w:fldCharType="end"/>
      </w:r>
      <w:r w:rsidR="00F62255" w:rsidRPr="002822E3">
        <w:rPr>
          <w:rFonts w:ascii="Times New Roman" w:hAnsi="Times New Roman"/>
          <w:color w:val="000000" w:themeColor="text1"/>
          <w:rPrChange w:id="85" w:author="Ekanayake-Weber, Marcy" w:date="2026-03-13T11:10:00Z" w16du:dateUtc="2026-03-13T15:10:00Z">
            <w:rPr/>
          </w:rPrChange>
        </w:rPr>
        <w:t xml:space="preserve"> </w:t>
      </w:r>
      <w:ins w:id="86" w:author="Ekanayake-Weber, Marcy" w:date="2026-03-13T11:19:00Z" w16du:dateUtc="2026-03-13T15:19:00Z">
        <w:r w:rsidR="00BB76AA">
          <w:rPr>
            <w:rFonts w:ascii="Times New Roman" w:hAnsi="Times New Roman"/>
            <w:color w:val="000000" w:themeColor="text1"/>
          </w:rPr>
          <w:t>new</w:t>
        </w:r>
        <w:r w:rsidR="009B00AF">
          <w:rPr>
            <w:rFonts w:ascii="Times New Roman" w:hAnsi="Times New Roman"/>
            <w:color w:val="000000" w:themeColor="text1"/>
          </w:rPr>
          <w:t>ly-developed</w:t>
        </w:r>
        <w:r w:rsidR="00BB76AA">
          <w:rPr>
            <w:rFonts w:ascii="Times New Roman" w:hAnsi="Times New Roman"/>
            <w:color w:val="000000" w:themeColor="text1"/>
          </w:rPr>
          <w:t xml:space="preserve"> antibiotic therapies </w:t>
        </w:r>
      </w:ins>
      <w:del w:id="87" w:author="Ekanayake-Weber, Marcy" w:date="2026-03-13T11:19:00Z" w16du:dateUtc="2026-03-13T15:19:00Z">
        <w:r w:rsidR="00BE6538" w:rsidRPr="002822E3" w:rsidDel="00BB76AA">
          <w:rPr>
            <w:rFonts w:ascii="Times New Roman" w:hAnsi="Times New Roman"/>
            <w:color w:val="000000" w:themeColor="text1"/>
            <w:rPrChange w:id="88" w:author="Ekanayake-Weber, Marcy" w:date="2026-03-13T11:10:00Z" w16du:dateUtc="2026-03-13T15:10:00Z">
              <w:rPr/>
            </w:rPrChange>
          </w:rPr>
          <w:delText xml:space="preserve">which </w:delText>
        </w:r>
        <w:r w:rsidR="0042779B" w:rsidRPr="002822E3" w:rsidDel="00BB76AA">
          <w:rPr>
            <w:rFonts w:ascii="Times New Roman" w:hAnsi="Times New Roman"/>
            <w:color w:val="000000" w:themeColor="text1"/>
            <w:rPrChange w:id="89" w:author="Ekanayake-Weber, Marcy" w:date="2026-03-13T11:10:00Z" w16du:dateUtc="2026-03-13T15:10:00Z">
              <w:rPr/>
            </w:rPrChange>
          </w:rPr>
          <w:delText>are expected to</w:delText>
        </w:r>
        <w:r w:rsidR="00730170" w:rsidRPr="002822E3" w:rsidDel="00BB76AA">
          <w:rPr>
            <w:rFonts w:ascii="Times New Roman" w:hAnsi="Times New Roman"/>
            <w:color w:val="000000" w:themeColor="text1"/>
            <w:rPrChange w:id="90" w:author="Ekanayake-Weber, Marcy" w:date="2026-03-13T11:10:00Z" w16du:dateUtc="2026-03-13T15:10:00Z">
              <w:rPr/>
            </w:rPrChange>
          </w:rPr>
          <w:delText xml:space="preserve"> </w:delText>
        </w:r>
        <w:r w:rsidR="00BE6538" w:rsidRPr="002822E3" w:rsidDel="00BB76AA">
          <w:rPr>
            <w:rFonts w:ascii="Times New Roman" w:hAnsi="Times New Roman"/>
            <w:color w:val="000000" w:themeColor="text1"/>
            <w:rPrChange w:id="91" w:author="Ekanayake-Weber, Marcy" w:date="2026-03-13T11:10:00Z" w16du:dateUtc="2026-03-13T15:10:00Z">
              <w:rPr/>
            </w:rPrChange>
          </w:rPr>
          <w:delText xml:space="preserve">be available </w:delText>
        </w:r>
      </w:del>
      <w:r w:rsidR="003C6D6A" w:rsidRPr="002822E3">
        <w:rPr>
          <w:rFonts w:ascii="Times New Roman" w:hAnsi="Times New Roman"/>
          <w:color w:val="000000" w:themeColor="text1"/>
          <w:rPrChange w:id="92" w:author="Ekanayake-Weber, Marcy" w:date="2026-03-13T11:10:00Z" w16du:dateUtc="2026-03-13T15:10:00Z">
            <w:rPr/>
          </w:rPrChange>
        </w:rPr>
        <w:t>for gonorrhea</w:t>
      </w:r>
      <w:del w:id="93" w:author="Ekanayake-Weber, Marcy" w:date="2026-03-13T11:19:00Z" w16du:dateUtc="2026-03-13T15:19:00Z">
        <w:r w:rsidR="003C6D6A" w:rsidRPr="002822E3" w:rsidDel="00BB76AA">
          <w:rPr>
            <w:rFonts w:ascii="Times New Roman" w:hAnsi="Times New Roman"/>
            <w:color w:val="000000" w:themeColor="text1"/>
            <w:rPrChange w:id="94" w:author="Ekanayake-Weber, Marcy" w:date="2026-03-13T11:10:00Z" w16du:dateUtc="2026-03-13T15:10:00Z">
              <w:rPr/>
            </w:rPrChange>
          </w:rPr>
          <w:delText xml:space="preserve"> treatment </w:delText>
        </w:r>
        <w:r w:rsidR="00730170" w:rsidRPr="002822E3" w:rsidDel="00BB76AA">
          <w:rPr>
            <w:rFonts w:ascii="Times New Roman" w:hAnsi="Times New Roman"/>
            <w:color w:val="000000" w:themeColor="text1"/>
            <w:rPrChange w:id="95" w:author="Ekanayake-Weber, Marcy" w:date="2026-03-13T11:10:00Z" w16du:dateUtc="2026-03-13T15:10:00Z">
              <w:rPr/>
            </w:rPrChange>
          </w:rPr>
          <w:delText>shortly</w:delText>
        </w:r>
      </w:del>
      <w:r w:rsidR="00BE6538" w:rsidRPr="002822E3">
        <w:rPr>
          <w:rFonts w:ascii="Times New Roman" w:hAnsi="Times New Roman"/>
          <w:color w:val="000000" w:themeColor="text1"/>
          <w:rPrChange w:id="96" w:author="Ekanayake-Weber, Marcy" w:date="2026-03-13T11:10:00Z" w16du:dateUtc="2026-03-13T15:10:00Z">
            <w:rPr/>
          </w:rPrChange>
        </w:rPr>
        <w:t xml:space="preserve">. </w:t>
      </w:r>
    </w:p>
    <w:p w14:paraId="484B7494" w14:textId="3068462F" w:rsidR="0026314D" w:rsidRDefault="00BE6538" w:rsidP="002822E3">
      <w:pPr>
        <w:pStyle w:val="ListParagraph"/>
        <w:numPr>
          <w:ilvl w:val="0"/>
          <w:numId w:val="32"/>
        </w:numPr>
        <w:rPr>
          <w:ins w:id="97" w:author="Ekanayake-Weber, Marcy" w:date="2026-03-13T11:10:00Z" w16du:dateUtc="2026-03-13T15:10:00Z"/>
          <w:rFonts w:ascii="Times New Roman" w:hAnsi="Times New Roman"/>
          <w:color w:val="000000" w:themeColor="text1"/>
        </w:rPr>
      </w:pPr>
      <w:r w:rsidRPr="002822E3">
        <w:rPr>
          <w:rFonts w:ascii="Times New Roman" w:hAnsi="Times New Roman"/>
          <w:color w:val="000000" w:themeColor="text1"/>
          <w:rPrChange w:id="98" w:author="Ekanayake-Weber, Marcy" w:date="2026-03-13T11:10:00Z" w16du:dateUtc="2026-03-13T15:10:00Z">
            <w:rPr/>
          </w:rPrChange>
        </w:rPr>
        <w:t xml:space="preserve">Drug X </w:t>
      </w:r>
      <w:r w:rsidR="00F00CAF" w:rsidRPr="002822E3">
        <w:rPr>
          <w:rFonts w:ascii="Times New Roman" w:hAnsi="Times New Roman"/>
          <w:color w:val="000000" w:themeColor="text1"/>
          <w:rPrChange w:id="99" w:author="Ekanayake-Weber, Marcy" w:date="2026-03-13T11:10:00Z" w16du:dateUtc="2026-03-13T15:10:00Z">
            <w:rPr/>
          </w:rPrChange>
        </w:rPr>
        <w:t>represent</w:t>
      </w:r>
      <w:r w:rsidR="004E237E" w:rsidRPr="002822E3">
        <w:rPr>
          <w:rFonts w:ascii="Times New Roman" w:hAnsi="Times New Roman"/>
          <w:color w:val="000000" w:themeColor="text1"/>
          <w:rPrChange w:id="100" w:author="Ekanayake-Weber, Marcy" w:date="2026-03-13T11:10:00Z" w16du:dateUtc="2026-03-13T15:10:00Z">
            <w:rPr/>
          </w:rPrChange>
        </w:rPr>
        <w:t>s</w:t>
      </w:r>
      <w:r w:rsidR="00F00CAF" w:rsidRPr="002822E3">
        <w:rPr>
          <w:rFonts w:ascii="Times New Roman" w:hAnsi="Times New Roman"/>
          <w:color w:val="000000" w:themeColor="text1"/>
          <w:rPrChange w:id="101" w:author="Ekanayake-Weber, Marcy" w:date="2026-03-13T11:10:00Z" w16du:dateUtc="2026-03-13T15:10:00Z">
            <w:rPr/>
          </w:rPrChange>
        </w:rPr>
        <w:t xml:space="preserve"> </w:t>
      </w:r>
      <w:r w:rsidR="007F012B" w:rsidRPr="002822E3">
        <w:rPr>
          <w:rFonts w:ascii="Times New Roman" w:hAnsi="Times New Roman"/>
          <w:color w:val="000000" w:themeColor="text1"/>
          <w:rPrChange w:id="102" w:author="Ekanayake-Weber, Marcy" w:date="2026-03-13T11:10:00Z" w16du:dateUtc="2026-03-13T15:10:00Z">
            <w:rPr/>
          </w:rPrChange>
        </w:rPr>
        <w:t xml:space="preserve">a </w:t>
      </w:r>
      <w:r w:rsidR="00F00CAF" w:rsidRPr="002822E3">
        <w:rPr>
          <w:rFonts w:ascii="Times New Roman" w:hAnsi="Times New Roman"/>
          <w:color w:val="000000" w:themeColor="text1"/>
          <w:rPrChange w:id="103" w:author="Ekanayake-Weber, Marcy" w:date="2026-03-13T11:10:00Z" w16du:dateUtc="2026-03-13T15:10:00Z">
            <w:rPr/>
          </w:rPrChange>
        </w:rPr>
        <w:t xml:space="preserve">hypothetical </w:t>
      </w:r>
      <w:r w:rsidR="007F012B" w:rsidRPr="002822E3">
        <w:rPr>
          <w:rFonts w:ascii="Times New Roman" w:hAnsi="Times New Roman"/>
          <w:color w:val="000000" w:themeColor="text1"/>
          <w:rPrChange w:id="104" w:author="Ekanayake-Weber, Marcy" w:date="2026-03-13T11:10:00Z" w16du:dateUtc="2026-03-13T15:10:00Z">
            <w:rPr/>
          </w:rPrChange>
        </w:rPr>
        <w:t>new antibiotic</w:t>
      </w:r>
      <w:r w:rsidR="00766557" w:rsidRPr="002822E3">
        <w:rPr>
          <w:rFonts w:ascii="Times New Roman" w:hAnsi="Times New Roman"/>
          <w:color w:val="000000" w:themeColor="text1"/>
          <w:rPrChange w:id="105" w:author="Ekanayake-Weber, Marcy" w:date="2026-03-13T11:10:00Z" w16du:dateUtc="2026-03-13T15:10:00Z">
            <w:rPr/>
          </w:rPrChange>
        </w:rPr>
        <w:t xml:space="preserve"> for gonorrhea</w:t>
      </w:r>
      <w:r w:rsidR="007F012B" w:rsidRPr="002822E3">
        <w:rPr>
          <w:rFonts w:ascii="Times New Roman" w:hAnsi="Times New Roman"/>
          <w:color w:val="000000" w:themeColor="text1"/>
          <w:rPrChange w:id="106" w:author="Ekanayake-Weber, Marcy" w:date="2026-03-13T11:10:00Z" w16du:dateUtc="2026-03-13T15:10:00Z">
            <w:rPr/>
          </w:rPrChange>
        </w:rPr>
        <w:t xml:space="preserve"> </w:t>
      </w:r>
      <w:del w:id="107" w:author="Ekanayake-Weber, Marcy" w:date="2026-03-13T11:22:00Z" w16du:dateUtc="2026-03-13T15:22:00Z">
        <w:r w:rsidR="00AA6B64" w:rsidRPr="002822E3" w:rsidDel="00D477F9">
          <w:rPr>
            <w:rFonts w:ascii="Times New Roman" w:hAnsi="Times New Roman"/>
            <w:color w:val="000000" w:themeColor="text1"/>
            <w:rPrChange w:id="108" w:author="Ekanayake-Weber, Marcy" w:date="2026-03-13T11:10:00Z" w16du:dateUtc="2026-03-13T15:10:00Z">
              <w:rPr/>
            </w:rPrChange>
          </w:rPr>
          <w:delText>that</w:delText>
        </w:r>
        <w:r w:rsidR="007F012B" w:rsidRPr="002822E3" w:rsidDel="00D477F9">
          <w:rPr>
            <w:rFonts w:ascii="Times New Roman" w:hAnsi="Times New Roman"/>
            <w:color w:val="000000" w:themeColor="text1"/>
            <w:rPrChange w:id="109" w:author="Ekanayake-Weber, Marcy" w:date="2026-03-13T11:10:00Z" w16du:dateUtc="2026-03-13T15:10:00Z">
              <w:rPr/>
            </w:rPrChange>
          </w:rPr>
          <w:delText xml:space="preserve"> could be </w:delText>
        </w:r>
        <w:r w:rsidR="00766557" w:rsidRPr="002822E3" w:rsidDel="00D477F9">
          <w:rPr>
            <w:rFonts w:ascii="Times New Roman" w:hAnsi="Times New Roman"/>
            <w:color w:val="000000" w:themeColor="text1"/>
            <w:rPrChange w:id="110" w:author="Ekanayake-Weber, Marcy" w:date="2026-03-13T11:10:00Z" w16du:dateUtc="2026-03-13T15:10:00Z">
              <w:rPr/>
            </w:rPrChange>
          </w:rPr>
          <w:delText xml:space="preserve">available </w:delText>
        </w:r>
        <w:r w:rsidR="008E24D1" w:rsidRPr="002822E3" w:rsidDel="00D477F9">
          <w:rPr>
            <w:rFonts w:ascii="Times New Roman" w:hAnsi="Times New Roman"/>
            <w:color w:val="000000" w:themeColor="text1"/>
            <w:rPrChange w:id="111" w:author="Ekanayake-Weber, Marcy" w:date="2026-03-13T11:10:00Z" w16du:dateUtc="2026-03-13T15:10:00Z">
              <w:rPr/>
            </w:rPrChange>
          </w:rPr>
          <w:delText>with</w:delText>
        </w:r>
        <w:r w:rsidR="00766557" w:rsidRPr="002822E3" w:rsidDel="00D477F9">
          <w:rPr>
            <w:rFonts w:ascii="Times New Roman" w:hAnsi="Times New Roman"/>
            <w:color w:val="000000" w:themeColor="text1"/>
            <w:rPrChange w:id="112" w:author="Ekanayake-Weber, Marcy" w:date="2026-03-13T11:10:00Z" w16du:dateUtc="2026-03-13T15:10:00Z">
              <w:rPr/>
            </w:rPrChange>
          </w:rPr>
          <w:delText xml:space="preserve">in the next </w:delText>
        </w:r>
        <w:r w:rsidR="00AF1E6D" w:rsidRPr="002822E3" w:rsidDel="00D477F9">
          <w:rPr>
            <w:rFonts w:ascii="Times New Roman" w:hAnsi="Times New Roman"/>
            <w:color w:val="000000" w:themeColor="text1"/>
            <w:rPrChange w:id="113" w:author="Ekanayake-Weber, Marcy" w:date="2026-03-13T11:10:00Z" w16du:dateUtc="2026-03-13T15:10:00Z">
              <w:rPr/>
            </w:rPrChange>
          </w:rPr>
          <w:delText xml:space="preserve">20 </w:delText>
        </w:r>
        <w:r w:rsidR="00766557" w:rsidRPr="002822E3" w:rsidDel="00D477F9">
          <w:rPr>
            <w:rFonts w:ascii="Times New Roman" w:hAnsi="Times New Roman"/>
            <w:color w:val="000000" w:themeColor="text1"/>
            <w:rPrChange w:id="114" w:author="Ekanayake-Weber, Marcy" w:date="2026-03-13T11:10:00Z" w16du:dateUtc="2026-03-13T15:10:00Z">
              <w:rPr/>
            </w:rPrChange>
          </w:rPr>
          <w:delText>years</w:delText>
        </w:r>
      </w:del>
      <w:ins w:id="115" w:author="Ekanayake-Weber, Marcy" w:date="2026-03-13T11:22:00Z" w16du:dateUtc="2026-03-13T15:22:00Z">
        <w:r w:rsidR="00D477F9">
          <w:rPr>
            <w:rFonts w:ascii="Times New Roman" w:hAnsi="Times New Roman"/>
            <w:color w:val="000000" w:themeColor="text1"/>
          </w:rPr>
          <w:t>released after Drug B</w:t>
        </w:r>
      </w:ins>
      <w:ins w:id="116" w:author="Ekanayake-Weber, Marcy" w:date="2026-03-13T11:20:00Z" w16du:dateUtc="2026-03-13T15:20:00Z">
        <w:r w:rsidR="009B00AF">
          <w:rPr>
            <w:rFonts w:ascii="Times New Roman" w:hAnsi="Times New Roman"/>
            <w:color w:val="000000" w:themeColor="text1"/>
          </w:rPr>
          <w:t>.</w:t>
        </w:r>
      </w:ins>
      <w:del w:id="117" w:author="Ekanayake-Weber, Marcy" w:date="2026-03-13T11:20:00Z" w16du:dateUtc="2026-03-13T15:20:00Z">
        <w:r w:rsidR="00E70533" w:rsidRPr="002822E3" w:rsidDel="009B00AF">
          <w:rPr>
            <w:rFonts w:ascii="Times New Roman" w:hAnsi="Times New Roman"/>
            <w:color w:val="000000" w:themeColor="text1"/>
            <w:rPrChange w:id="118" w:author="Ekanayake-Weber, Marcy" w:date="2026-03-13T11:10:00Z" w16du:dateUtc="2026-03-13T15:10:00Z">
              <w:rPr/>
            </w:rPrChange>
          </w:rPr>
          <w:delText>,</w:delText>
        </w:r>
      </w:del>
      <w:r w:rsidR="00E70533" w:rsidRPr="002822E3">
        <w:rPr>
          <w:rFonts w:ascii="Times New Roman" w:hAnsi="Times New Roman"/>
          <w:color w:val="000000" w:themeColor="text1"/>
          <w:rPrChange w:id="119" w:author="Ekanayake-Weber, Marcy" w:date="2026-03-13T11:10:00Z" w16du:dateUtc="2026-03-13T15:10:00Z">
            <w:rPr/>
          </w:rPrChange>
        </w:rPr>
        <w:t xml:space="preserve"> </w:t>
      </w:r>
      <w:ins w:id="120" w:author="Ekanayake-Weber, Marcy" w:date="2026-03-13T11:21:00Z" w16du:dateUtc="2026-03-13T15:21:00Z">
        <w:r w:rsidR="005A6C36" w:rsidRPr="00B027EB">
          <w:rPr>
            <w:rFonts w:ascii="Times New Roman" w:hAnsi="Times New Roman"/>
            <w:color w:val="000000" w:themeColor="text1"/>
          </w:rPr>
          <w:t>We limited our main analysis to drug X becoming available in year 20 of the model</w:t>
        </w:r>
      </w:ins>
      <w:ins w:id="121" w:author="Ekanayake-Weber, Marcy" w:date="2026-03-13T11:23:00Z" w16du:dateUtc="2026-03-13T15:23:00Z">
        <w:r w:rsidR="00D477F9">
          <w:rPr>
            <w:rFonts w:ascii="Times New Roman" w:hAnsi="Times New Roman"/>
            <w:color w:val="000000" w:themeColor="text1"/>
          </w:rPr>
          <w:t xml:space="preserve"> </w:t>
        </w:r>
      </w:ins>
      <w:ins w:id="122" w:author="Ekanayake-Weber, Marcy" w:date="2026-03-13T11:21:00Z" w16du:dateUtc="2026-03-13T15:21:00Z">
        <w:r w:rsidR="005A6C36" w:rsidRPr="00B027EB">
          <w:rPr>
            <w:rFonts w:ascii="Times New Roman" w:hAnsi="Times New Roman"/>
            <w:color w:val="000000" w:themeColor="text1"/>
          </w:rPr>
          <w:t>(</w:t>
        </w:r>
      </w:ins>
      <w:ins w:id="123" w:author="Ekanayake-Weber, Marcy" w:date="2026-03-13T11:23:00Z" w16du:dateUtc="2026-03-13T15:23:00Z">
        <w:r w:rsidR="00D477F9">
          <w:rPr>
            <w:rFonts w:ascii="Times New Roman" w:hAnsi="Times New Roman"/>
            <w:color w:val="000000" w:themeColor="text1"/>
          </w:rPr>
          <w:t xml:space="preserve">but </w:t>
        </w:r>
      </w:ins>
      <w:ins w:id="124" w:author="Ekanayake-Weber, Marcy" w:date="2026-03-13T11:21:00Z" w16du:dateUtc="2026-03-13T15:21:00Z">
        <w:r w:rsidR="005A6C36" w:rsidRPr="00B027EB">
          <w:rPr>
            <w:rFonts w:ascii="Times New Roman" w:hAnsi="Times New Roman"/>
            <w:color w:val="000000" w:themeColor="text1"/>
          </w:rPr>
          <w:t>see Supplement, §</w:t>
        </w:r>
        <w:r w:rsidR="005A6C36" w:rsidRPr="00B027EB">
          <w:rPr>
            <w:rFonts w:ascii="Times New Roman" w:hAnsi="Times New Roman"/>
            <w:color w:val="000000" w:themeColor="text1"/>
          </w:rPr>
          <w:fldChar w:fldCharType="begin"/>
        </w:r>
        <w:r w:rsidR="005A6C36" w:rsidRPr="00B027EB">
          <w:rPr>
            <w:rFonts w:ascii="Times New Roman" w:hAnsi="Times New Roman"/>
            <w:color w:val="000000" w:themeColor="text1"/>
          </w:rPr>
          <w:instrText xml:space="preserve"> REF _Ref172713350 \r \h  \* MERGEFORMAT </w:instrText>
        </w:r>
      </w:ins>
      <w:r w:rsidR="005A6C36" w:rsidRPr="00B027EB">
        <w:rPr>
          <w:rFonts w:ascii="Times New Roman" w:hAnsi="Times New Roman"/>
          <w:color w:val="000000" w:themeColor="text1"/>
        </w:rPr>
      </w:r>
      <w:ins w:id="125" w:author="Ekanayake-Weber, Marcy" w:date="2026-03-13T11:21:00Z" w16du:dateUtc="2026-03-13T15:21:00Z">
        <w:r w:rsidR="005A6C36" w:rsidRPr="00B027EB">
          <w:rPr>
            <w:rFonts w:ascii="Times New Roman" w:hAnsi="Times New Roman"/>
            <w:color w:val="000000" w:themeColor="text1"/>
          </w:rPr>
          <w:fldChar w:fldCharType="separate"/>
        </w:r>
        <w:r w:rsidR="005A6C36" w:rsidRPr="00B027EB">
          <w:rPr>
            <w:rFonts w:ascii="Times New Roman" w:hAnsi="Times New Roman"/>
            <w:color w:val="000000" w:themeColor="text1"/>
          </w:rPr>
          <w:t>S3</w:t>
        </w:r>
        <w:r w:rsidR="005A6C36" w:rsidRPr="00B027EB">
          <w:rPr>
            <w:rFonts w:ascii="Times New Roman" w:hAnsi="Times New Roman"/>
            <w:color w:val="000000" w:themeColor="text1"/>
          </w:rPr>
          <w:fldChar w:fldCharType="end"/>
        </w:r>
        <w:r w:rsidR="005A6C36" w:rsidRPr="00B027EB">
          <w:rPr>
            <w:rFonts w:ascii="Times New Roman" w:hAnsi="Times New Roman"/>
            <w:color w:val="000000" w:themeColor="text1"/>
          </w:rPr>
          <w:t>).</w:t>
        </w:r>
        <w:r w:rsidR="005A6C36">
          <w:rPr>
            <w:rFonts w:ascii="Times New Roman" w:hAnsi="Times New Roman"/>
            <w:color w:val="000000" w:themeColor="text1"/>
          </w:rPr>
          <w:t xml:space="preserve"> Because the</w:t>
        </w:r>
        <w:r w:rsidR="001D3FF7">
          <w:rPr>
            <w:rFonts w:ascii="Times New Roman" w:hAnsi="Times New Roman"/>
            <w:color w:val="000000" w:themeColor="text1"/>
          </w:rPr>
          <w:t xml:space="preserve"> therapy is so new, we cho</w:t>
        </w:r>
      </w:ins>
      <w:ins w:id="126" w:author="Ekanayake-Weber, Marcy" w:date="2026-03-13T11:22:00Z" w16du:dateUtc="2026-03-13T15:22:00Z">
        <w:r w:rsidR="001D3FF7">
          <w:rPr>
            <w:rFonts w:ascii="Times New Roman" w:hAnsi="Times New Roman"/>
            <w:color w:val="000000" w:themeColor="text1"/>
          </w:rPr>
          <w:t xml:space="preserve">se to not include the possibility of resistance to this drug </w:t>
        </w:r>
      </w:ins>
      <w:del w:id="127" w:author="Ekanayake-Weber, Marcy" w:date="2026-03-13T11:22:00Z" w16du:dateUtc="2026-03-13T15:22:00Z">
        <w:r w:rsidR="00E70533" w:rsidRPr="002822E3" w:rsidDel="001D3FF7">
          <w:rPr>
            <w:rFonts w:ascii="Times New Roman" w:hAnsi="Times New Roman"/>
            <w:color w:val="000000" w:themeColor="text1"/>
            <w:rPrChange w:id="128" w:author="Ekanayake-Weber, Marcy" w:date="2026-03-13T11:10:00Z" w16du:dateUtc="2026-03-13T15:10:00Z">
              <w:rPr/>
            </w:rPrChange>
          </w:rPr>
          <w:delText xml:space="preserve">to which there </w:delText>
        </w:r>
        <w:r w:rsidR="00703AE9" w:rsidRPr="002822E3" w:rsidDel="001D3FF7">
          <w:rPr>
            <w:rFonts w:ascii="Times New Roman" w:hAnsi="Times New Roman"/>
            <w:color w:val="000000" w:themeColor="text1"/>
            <w:rPrChange w:id="129" w:author="Ekanayake-Weber, Marcy" w:date="2026-03-13T11:10:00Z" w16du:dateUtc="2026-03-13T15:10:00Z">
              <w:rPr/>
            </w:rPrChange>
          </w:rPr>
          <w:delText>is</w:delText>
        </w:r>
        <w:r w:rsidR="00E70533" w:rsidRPr="002822E3" w:rsidDel="001D3FF7">
          <w:rPr>
            <w:rFonts w:ascii="Times New Roman" w:hAnsi="Times New Roman"/>
            <w:color w:val="000000" w:themeColor="text1"/>
            <w:rPrChange w:id="130" w:author="Ekanayake-Weber, Marcy" w:date="2026-03-13T11:10:00Z" w16du:dateUtc="2026-03-13T15:10:00Z">
              <w:rPr/>
            </w:rPrChange>
          </w:rPr>
          <w:delText xml:space="preserve"> no resistance </w:delText>
        </w:r>
      </w:del>
      <w:r w:rsidR="00E70533" w:rsidRPr="002822E3">
        <w:rPr>
          <w:rFonts w:ascii="Times New Roman" w:hAnsi="Times New Roman"/>
          <w:color w:val="000000" w:themeColor="text1"/>
          <w:rPrChange w:id="131" w:author="Ekanayake-Weber, Marcy" w:date="2026-03-13T11:10:00Z" w16du:dateUtc="2026-03-13T15:10:00Z">
            <w:rPr/>
          </w:rPrChange>
        </w:rPr>
        <w:t xml:space="preserve">during the </w:t>
      </w:r>
      <w:ins w:id="132" w:author="Ekanayake-Weber, Marcy" w:date="2026-03-13T11:22:00Z" w16du:dateUtc="2026-03-13T15:22:00Z">
        <w:r w:rsidR="001D3FF7">
          <w:rPr>
            <w:rFonts w:ascii="Times New Roman" w:hAnsi="Times New Roman"/>
            <w:color w:val="000000" w:themeColor="text1"/>
          </w:rPr>
          <w:t xml:space="preserve">model </w:t>
        </w:r>
      </w:ins>
      <w:r w:rsidR="00E70533" w:rsidRPr="002822E3">
        <w:rPr>
          <w:rFonts w:ascii="Times New Roman" w:hAnsi="Times New Roman"/>
          <w:color w:val="000000" w:themeColor="text1"/>
          <w:rPrChange w:id="133" w:author="Ekanayake-Weber, Marcy" w:date="2026-03-13T11:10:00Z" w16du:dateUtc="2026-03-13T15:10:00Z">
            <w:rPr/>
          </w:rPrChange>
        </w:rPr>
        <w:t>timeframe</w:t>
      </w:r>
      <w:del w:id="134" w:author="Ekanayake-Weber, Marcy" w:date="2026-03-13T11:22:00Z" w16du:dateUtc="2026-03-13T15:22:00Z">
        <w:r w:rsidR="00E70533" w:rsidRPr="002822E3" w:rsidDel="001D3FF7">
          <w:rPr>
            <w:rFonts w:ascii="Times New Roman" w:hAnsi="Times New Roman"/>
            <w:color w:val="000000" w:themeColor="text1"/>
            <w:rPrChange w:id="135" w:author="Ekanayake-Weber, Marcy" w:date="2026-03-13T11:10:00Z" w16du:dateUtc="2026-03-13T15:10:00Z">
              <w:rPr/>
            </w:rPrChange>
          </w:rPr>
          <w:delText xml:space="preserve"> of the model</w:delText>
        </w:r>
      </w:del>
      <w:r w:rsidR="00A57A76" w:rsidRPr="002822E3">
        <w:rPr>
          <w:rFonts w:ascii="Times New Roman" w:hAnsi="Times New Roman"/>
          <w:color w:val="000000" w:themeColor="text1"/>
          <w:rPrChange w:id="136" w:author="Ekanayake-Weber, Marcy" w:date="2026-03-13T11:10:00Z" w16du:dateUtc="2026-03-13T15:10:00Z">
            <w:rPr/>
          </w:rPrChange>
        </w:rPr>
        <w:t xml:space="preserve">. </w:t>
      </w:r>
      <w:del w:id="137" w:author="Ekanayake-Weber, Marcy" w:date="2026-03-13T11:21:00Z" w16du:dateUtc="2026-03-13T15:21:00Z">
        <w:r w:rsidR="00FD64D3" w:rsidRPr="002822E3" w:rsidDel="005A6C36">
          <w:rPr>
            <w:rFonts w:ascii="Times New Roman" w:hAnsi="Times New Roman"/>
            <w:color w:val="000000" w:themeColor="text1"/>
            <w:rPrChange w:id="138" w:author="Ekanayake-Weber, Marcy" w:date="2026-03-13T11:10:00Z" w16du:dateUtc="2026-03-13T15:10:00Z">
              <w:rPr/>
            </w:rPrChange>
          </w:rPr>
          <w:delText xml:space="preserve">We limited our main analysis to drug X becoming available in year 20 of the model, but we also tested scenarios </w:delText>
        </w:r>
      </w:del>
      <w:del w:id="139" w:author="Ekanayake-Weber, Marcy" w:date="2026-03-13T11:11:00Z" w16du:dateUtc="2026-03-13T15:11:00Z">
        <w:r w:rsidR="00FD64D3" w:rsidRPr="002822E3" w:rsidDel="00D7334A">
          <w:rPr>
            <w:rFonts w:ascii="Times New Roman" w:hAnsi="Times New Roman"/>
            <w:color w:val="000000" w:themeColor="text1"/>
            <w:rPrChange w:id="140" w:author="Ekanayake-Weber, Marcy" w:date="2026-03-13T11:10:00Z" w16du:dateUtc="2026-03-13T15:10:00Z">
              <w:rPr/>
            </w:rPrChange>
          </w:rPr>
          <w:delText xml:space="preserve">where drug X was available </w:delText>
        </w:r>
        <w:r w:rsidR="00C6608D" w:rsidRPr="002822E3" w:rsidDel="00D7334A">
          <w:rPr>
            <w:rFonts w:ascii="Times New Roman" w:hAnsi="Times New Roman"/>
            <w:color w:val="000000" w:themeColor="text1"/>
            <w:rPrChange w:id="141" w:author="Ekanayake-Weber, Marcy" w:date="2026-03-13T11:10:00Z" w16du:dateUtc="2026-03-13T15:10:00Z">
              <w:rPr/>
            </w:rPrChange>
          </w:rPr>
          <w:delText xml:space="preserve">beginning </w:delText>
        </w:r>
        <w:r w:rsidR="00FD64D3" w:rsidRPr="002822E3" w:rsidDel="00D7334A">
          <w:rPr>
            <w:rFonts w:ascii="Times New Roman" w:hAnsi="Times New Roman"/>
            <w:color w:val="000000" w:themeColor="text1"/>
            <w:rPrChange w:id="142" w:author="Ekanayake-Weber, Marcy" w:date="2026-03-13T11:10:00Z" w16du:dateUtc="2026-03-13T15:10:00Z">
              <w:rPr/>
            </w:rPrChange>
          </w:rPr>
          <w:delText>in year 10</w:delText>
        </w:r>
        <w:r w:rsidR="00C6608D" w:rsidRPr="002822E3" w:rsidDel="00D7334A">
          <w:rPr>
            <w:rFonts w:ascii="Times New Roman" w:hAnsi="Times New Roman"/>
            <w:color w:val="000000" w:themeColor="text1"/>
            <w:rPrChange w:id="143" w:author="Ekanayake-Weber, Marcy" w:date="2026-03-13T11:10:00Z" w16du:dateUtc="2026-03-13T15:10:00Z">
              <w:rPr/>
            </w:rPrChange>
          </w:rPr>
          <w:delText xml:space="preserve"> or</w:delText>
        </w:r>
        <w:r w:rsidR="00FD64D3" w:rsidRPr="002822E3" w:rsidDel="00D7334A">
          <w:rPr>
            <w:rFonts w:ascii="Times New Roman" w:hAnsi="Times New Roman"/>
            <w:color w:val="000000" w:themeColor="text1"/>
            <w:rPrChange w:id="144" w:author="Ekanayake-Weber, Marcy" w:date="2026-03-13T11:10:00Z" w16du:dateUtc="2026-03-13T15:10:00Z">
              <w:rPr/>
            </w:rPrChange>
          </w:rPr>
          <w:delText xml:space="preserve"> year 15, </w:delText>
        </w:r>
        <w:r w:rsidR="00C24BD6" w:rsidRPr="002822E3" w:rsidDel="00D7334A">
          <w:rPr>
            <w:rFonts w:ascii="Times New Roman" w:hAnsi="Times New Roman"/>
            <w:color w:val="000000" w:themeColor="text1"/>
            <w:rPrChange w:id="145" w:author="Ekanayake-Weber, Marcy" w:date="2026-03-13T11:10:00Z" w16du:dateUtc="2026-03-13T15:10:00Z">
              <w:rPr/>
            </w:rPrChange>
          </w:rPr>
          <w:delText>and also scenarios in which it</w:delText>
        </w:r>
        <w:r w:rsidR="00C6608D" w:rsidRPr="002822E3" w:rsidDel="00D7334A">
          <w:rPr>
            <w:rFonts w:ascii="Times New Roman" w:hAnsi="Times New Roman"/>
            <w:color w:val="000000" w:themeColor="text1"/>
            <w:rPrChange w:id="146" w:author="Ekanayake-Weber, Marcy" w:date="2026-03-13T11:10:00Z" w16du:dateUtc="2026-03-13T15:10:00Z">
              <w:rPr/>
            </w:rPrChange>
          </w:rPr>
          <w:delText xml:space="preserve"> was never available within the model duration </w:delText>
        </w:r>
      </w:del>
      <w:del w:id="147" w:author="Ekanayake-Weber, Marcy" w:date="2026-03-13T11:21:00Z" w16du:dateUtc="2026-03-13T15:21:00Z">
        <w:r w:rsidR="00184776" w:rsidRPr="002822E3" w:rsidDel="005A6C36">
          <w:rPr>
            <w:rFonts w:ascii="Times New Roman" w:hAnsi="Times New Roman"/>
            <w:color w:val="000000" w:themeColor="text1"/>
            <w:rPrChange w:id="148" w:author="Ekanayake-Weber, Marcy" w:date="2026-03-13T11:10:00Z" w16du:dateUtc="2026-03-13T15:10:00Z">
              <w:rPr/>
            </w:rPrChange>
          </w:rPr>
          <w:delText>(see</w:delText>
        </w:r>
        <w:r w:rsidR="00194727" w:rsidRPr="002822E3" w:rsidDel="005A6C36">
          <w:rPr>
            <w:rFonts w:ascii="Times New Roman" w:hAnsi="Times New Roman"/>
            <w:color w:val="000000" w:themeColor="text1"/>
            <w:rPrChange w:id="149" w:author="Ekanayake-Weber, Marcy" w:date="2026-03-13T11:10:00Z" w16du:dateUtc="2026-03-13T15:10:00Z">
              <w:rPr/>
            </w:rPrChange>
          </w:rPr>
          <w:delText xml:space="preserve"> Supplement</w:delText>
        </w:r>
        <w:r w:rsidR="00325A28" w:rsidRPr="002822E3" w:rsidDel="005A6C36">
          <w:rPr>
            <w:rFonts w:ascii="Times New Roman" w:hAnsi="Times New Roman"/>
            <w:color w:val="000000" w:themeColor="text1"/>
            <w:rPrChange w:id="150" w:author="Ekanayake-Weber, Marcy" w:date="2026-03-13T11:10:00Z" w16du:dateUtc="2026-03-13T15:10:00Z">
              <w:rPr/>
            </w:rPrChange>
          </w:rPr>
          <w:delText>,</w:delText>
        </w:r>
        <w:r w:rsidR="00194727" w:rsidRPr="002822E3" w:rsidDel="005A6C36">
          <w:rPr>
            <w:rFonts w:ascii="Times New Roman" w:hAnsi="Times New Roman"/>
            <w:color w:val="000000" w:themeColor="text1"/>
            <w:rPrChange w:id="151" w:author="Ekanayake-Weber, Marcy" w:date="2026-03-13T11:10:00Z" w16du:dateUtc="2026-03-13T15:10:00Z">
              <w:rPr/>
            </w:rPrChange>
          </w:rPr>
          <w:delText xml:space="preserve"> §</w:delText>
        </w:r>
        <w:r w:rsidR="00194727" w:rsidRPr="002822E3" w:rsidDel="005A6C36">
          <w:rPr>
            <w:rFonts w:ascii="Times New Roman" w:hAnsi="Times New Roman"/>
            <w:color w:val="000000" w:themeColor="text1"/>
            <w:rPrChange w:id="152" w:author="Ekanayake-Weber, Marcy" w:date="2026-03-13T11:10:00Z" w16du:dateUtc="2026-03-13T15:10:00Z">
              <w:rPr/>
            </w:rPrChange>
          </w:rPr>
          <w:fldChar w:fldCharType="begin"/>
        </w:r>
        <w:r w:rsidR="00194727" w:rsidRPr="002822E3" w:rsidDel="005A6C36">
          <w:rPr>
            <w:rFonts w:ascii="Times New Roman" w:hAnsi="Times New Roman"/>
            <w:color w:val="000000" w:themeColor="text1"/>
            <w:rPrChange w:id="153" w:author="Ekanayake-Weber, Marcy" w:date="2026-03-13T11:10:00Z" w16du:dateUtc="2026-03-13T15:10:00Z">
              <w:rPr/>
            </w:rPrChange>
          </w:rPr>
          <w:delInstrText xml:space="preserve"> REF _Ref172713350 \r \h </w:delInstrText>
        </w:r>
        <w:r w:rsidR="00C77B9D" w:rsidRPr="002822E3" w:rsidDel="005A6C36">
          <w:rPr>
            <w:rFonts w:ascii="Times New Roman" w:hAnsi="Times New Roman"/>
            <w:color w:val="000000" w:themeColor="text1"/>
            <w:rPrChange w:id="154" w:author="Ekanayake-Weber, Marcy" w:date="2026-03-13T11:10:00Z" w16du:dateUtc="2026-03-13T15:10:00Z">
              <w:rPr/>
            </w:rPrChange>
          </w:rPr>
          <w:delInstrText xml:space="preserve"> \* MERGEFORMAT </w:delInstrText>
        </w:r>
        <w:r w:rsidR="00194727" w:rsidRPr="005054C0" w:rsidDel="005A6C36">
          <w:rPr>
            <w:rFonts w:ascii="Times New Roman" w:hAnsi="Times New Roman"/>
            <w:color w:val="000000" w:themeColor="text1"/>
          </w:rPr>
        </w:r>
        <w:r w:rsidR="00194727" w:rsidRPr="002822E3" w:rsidDel="005A6C36">
          <w:rPr>
            <w:rFonts w:ascii="Times New Roman" w:hAnsi="Times New Roman"/>
            <w:color w:val="000000" w:themeColor="text1"/>
            <w:rPrChange w:id="155" w:author="Ekanayake-Weber, Marcy" w:date="2026-03-13T11:10:00Z" w16du:dateUtc="2026-03-13T15:10:00Z">
              <w:rPr/>
            </w:rPrChange>
          </w:rPr>
          <w:fldChar w:fldCharType="separate"/>
        </w:r>
        <w:r w:rsidR="006F4A97" w:rsidRPr="002822E3" w:rsidDel="005A6C36">
          <w:rPr>
            <w:rFonts w:ascii="Times New Roman" w:hAnsi="Times New Roman"/>
            <w:color w:val="000000" w:themeColor="text1"/>
            <w:rPrChange w:id="156" w:author="Ekanayake-Weber, Marcy" w:date="2026-03-13T11:10:00Z" w16du:dateUtc="2026-03-13T15:10:00Z">
              <w:rPr/>
            </w:rPrChange>
          </w:rPr>
          <w:delText>S3</w:delText>
        </w:r>
        <w:r w:rsidR="00194727" w:rsidRPr="002822E3" w:rsidDel="005A6C36">
          <w:rPr>
            <w:rFonts w:ascii="Times New Roman" w:hAnsi="Times New Roman"/>
            <w:color w:val="000000" w:themeColor="text1"/>
            <w:rPrChange w:id="157" w:author="Ekanayake-Weber, Marcy" w:date="2026-03-13T11:10:00Z" w16du:dateUtc="2026-03-13T15:10:00Z">
              <w:rPr/>
            </w:rPrChange>
          </w:rPr>
          <w:fldChar w:fldCharType="end"/>
        </w:r>
        <w:r w:rsidR="00184776" w:rsidRPr="002822E3" w:rsidDel="005A6C36">
          <w:rPr>
            <w:rFonts w:ascii="Times New Roman" w:hAnsi="Times New Roman"/>
            <w:color w:val="000000" w:themeColor="text1"/>
            <w:rPrChange w:id="158" w:author="Ekanayake-Weber, Marcy" w:date="2026-03-13T11:10:00Z" w16du:dateUtc="2026-03-13T15:10:00Z">
              <w:rPr/>
            </w:rPrChange>
          </w:rPr>
          <w:delText>)</w:delText>
        </w:r>
        <w:r w:rsidR="00C6608D" w:rsidRPr="002822E3" w:rsidDel="005A6C36">
          <w:rPr>
            <w:rFonts w:ascii="Times New Roman" w:hAnsi="Times New Roman"/>
            <w:color w:val="000000" w:themeColor="text1"/>
            <w:rPrChange w:id="159" w:author="Ekanayake-Weber, Marcy" w:date="2026-03-13T11:10:00Z" w16du:dateUtc="2026-03-13T15:10:00Z">
              <w:rPr/>
            </w:rPrChange>
          </w:rPr>
          <w:delText>.</w:delText>
        </w:r>
      </w:del>
    </w:p>
    <w:p w14:paraId="7D557DB0" w14:textId="6487F2FA" w:rsidR="002822E3" w:rsidRPr="002822E3" w:rsidRDefault="00F3717B">
      <w:pPr>
        <w:pStyle w:val="ListParagraph"/>
        <w:numPr>
          <w:ilvl w:val="0"/>
          <w:numId w:val="32"/>
        </w:numPr>
        <w:rPr>
          <w:rFonts w:ascii="Times New Roman" w:hAnsi="Times New Roman"/>
          <w:color w:val="000000" w:themeColor="text1"/>
          <w:rPrChange w:id="160" w:author="Ekanayake-Weber, Marcy" w:date="2026-03-13T11:10:00Z" w16du:dateUtc="2026-03-13T15:10:00Z">
            <w:rPr/>
          </w:rPrChange>
        </w:rPr>
        <w:pPrChange w:id="161" w:author="Ekanayake-Weber, Marcy" w:date="2026-03-13T11:10:00Z" w16du:dateUtc="2026-03-13T15:10:00Z">
          <w:pPr>
            <w:ind w:firstLine="720"/>
          </w:pPr>
        </w:pPrChange>
      </w:pPr>
      <w:ins w:id="162" w:author="Ekanayake-Weber, Marcy" w:date="2026-03-13T11:11:00Z" w16du:dateUtc="2026-03-13T15:11:00Z">
        <w:r>
          <w:rPr>
            <w:rFonts w:ascii="Times New Roman" w:hAnsi="Times New Roman"/>
            <w:color w:val="000000" w:themeColor="text1"/>
          </w:rPr>
          <w:t xml:space="preserve">Drug E </w:t>
        </w:r>
        <w:r w:rsidR="00DF6E49">
          <w:rPr>
            <w:rFonts w:ascii="Times New Roman" w:hAnsi="Times New Roman"/>
            <w:color w:val="000000" w:themeColor="text1"/>
          </w:rPr>
          <w:t>represents</w:t>
        </w:r>
      </w:ins>
      <w:ins w:id="163" w:author="Ekanayake-Weber, Marcy" w:date="2026-03-13T11:10:00Z" w16du:dateUtc="2026-03-13T15:10:00Z">
        <w:r w:rsidR="002822E3" w:rsidRPr="00603CE0">
          <w:rPr>
            <w:rFonts w:ascii="Times New Roman" w:hAnsi="Times New Roman"/>
            <w:color w:val="000000" w:themeColor="text1"/>
          </w:rPr>
          <w:t xml:space="preserve"> a last-line antibiotic, modeled </w:t>
        </w:r>
      </w:ins>
      <w:ins w:id="164" w:author="Ekanayake-Weber, Marcy" w:date="2026-03-13T11:13:00Z" w16du:dateUtc="2026-03-13T15:13:00Z">
        <w:r w:rsidR="00E4748D">
          <w:rPr>
            <w:rFonts w:ascii="Times New Roman" w:hAnsi="Times New Roman"/>
            <w:color w:val="000000" w:themeColor="text1"/>
          </w:rPr>
          <w:t xml:space="preserve">after </w:t>
        </w:r>
      </w:ins>
      <w:ins w:id="165" w:author="Ekanayake-Weber, Marcy" w:date="2026-03-13T11:12:00Z" w16du:dateUtc="2026-03-13T15:12:00Z">
        <w:r w:rsidR="00DF6E49">
          <w:rPr>
            <w:rFonts w:ascii="Times New Roman" w:hAnsi="Times New Roman"/>
            <w:color w:val="000000" w:themeColor="text1"/>
          </w:rPr>
          <w:t>the</w:t>
        </w:r>
      </w:ins>
      <w:ins w:id="166" w:author="Ekanayake-Weber, Marcy" w:date="2026-03-13T11:10:00Z" w16du:dateUtc="2026-03-13T15:10:00Z">
        <w:r w:rsidR="002822E3" w:rsidRPr="00603CE0">
          <w:rPr>
            <w:rFonts w:ascii="Times New Roman" w:hAnsi="Times New Roman"/>
            <w:color w:val="000000" w:themeColor="text1"/>
          </w:rPr>
          <w:t xml:space="preserve"> broad-spectrum antibiotic ertapenem</w:t>
        </w:r>
      </w:ins>
      <w:ins w:id="167" w:author="Ekanayake-Weber, Marcy" w:date="2026-03-13T11:12:00Z" w16du:dateUtc="2026-03-13T15:12:00Z">
        <w:r w:rsidR="00DF6E49">
          <w:rPr>
            <w:rFonts w:ascii="Times New Roman" w:hAnsi="Times New Roman"/>
            <w:color w:val="000000" w:themeColor="text1"/>
          </w:rPr>
          <w:t>.</w:t>
        </w:r>
      </w:ins>
      <w:ins w:id="168" w:author="Ekanayake-Weber, Marcy" w:date="2026-03-13T11:10:00Z" w16du:dateUtc="2026-03-13T15:10:00Z">
        <w:r w:rsidR="002822E3" w:rsidRPr="00603CE0">
          <w:rPr>
            <w:rFonts w:ascii="Times New Roman" w:hAnsi="Times New Roman"/>
            <w:color w:val="000000" w:themeColor="text1"/>
          </w:rPr>
          <w:t xml:space="preserve"> </w:t>
        </w:r>
      </w:ins>
      <w:ins w:id="169" w:author="Ekanayake-Weber, Marcy" w:date="2026-03-13T11:13:00Z" w16du:dateUtc="2026-03-13T15:13:00Z">
        <w:r w:rsidR="00E4748D">
          <w:rPr>
            <w:rFonts w:ascii="Times New Roman" w:hAnsi="Times New Roman"/>
            <w:color w:val="000000" w:themeColor="text1"/>
          </w:rPr>
          <w:t>We assume</w:t>
        </w:r>
      </w:ins>
      <w:ins w:id="170" w:author="Ekanayake-Weber, Marcy" w:date="2026-03-13T11:10:00Z" w16du:dateUtc="2026-03-13T15:10:00Z">
        <w:r w:rsidR="002822E3" w:rsidRPr="00603CE0">
          <w:rPr>
            <w:rFonts w:ascii="Times New Roman" w:hAnsi="Times New Roman"/>
            <w:color w:val="000000" w:themeColor="text1"/>
          </w:rPr>
          <w:t xml:space="preserve"> it has 100% treatment effectiveness against multidrug-resistant infections</w:t>
        </w:r>
      </w:ins>
      <w:ins w:id="171" w:author="Ekanayake-Weber, Marcy" w:date="2026-03-13T11:15:00Z" w16du:dateUtc="2026-03-13T15:15:00Z">
        <w:r w:rsidR="00C5597C">
          <w:rPr>
            <w:rFonts w:ascii="Times New Roman" w:hAnsi="Times New Roman"/>
            <w:color w:val="000000" w:themeColor="text1"/>
          </w:rPr>
          <w:t>, but has higher cost and</w:t>
        </w:r>
      </w:ins>
      <w:ins w:id="172" w:author="Ekanayake-Weber, Marcy" w:date="2026-03-13T11:16:00Z" w16du:dateUtc="2026-03-13T15:16:00Z">
        <w:r w:rsidR="00C5597C">
          <w:rPr>
            <w:rFonts w:ascii="Times New Roman" w:hAnsi="Times New Roman"/>
            <w:color w:val="000000" w:themeColor="text1"/>
          </w:rPr>
          <w:t xml:space="preserve"> side effects than drugs A, B, and X.</w:t>
        </w:r>
      </w:ins>
    </w:p>
    <w:p w14:paraId="018647D1" w14:textId="1011BD28" w:rsidR="000877EA" w:rsidRPr="00603CE0" w:rsidRDefault="00EA2DC4" w:rsidP="0026314D">
      <w:pPr>
        <w:ind w:firstLine="720"/>
        <w:rPr>
          <w:rFonts w:ascii="Times New Roman" w:hAnsi="Times New Roman"/>
          <w:color w:val="000000" w:themeColor="text1"/>
        </w:rPr>
      </w:pPr>
      <w:r w:rsidRPr="00603CE0">
        <w:rPr>
          <w:rFonts w:ascii="Times New Roman" w:hAnsi="Times New Roman"/>
          <w:color w:val="000000" w:themeColor="text1"/>
        </w:rPr>
        <w:t xml:space="preserve">The model includes four </w:t>
      </w:r>
      <w:r w:rsidR="0067085B" w:rsidRPr="00603CE0">
        <w:rPr>
          <w:rFonts w:ascii="Times New Roman" w:hAnsi="Times New Roman"/>
          <w:color w:val="000000" w:themeColor="text1"/>
        </w:rPr>
        <w:t>gonococcal</w:t>
      </w:r>
      <w:r w:rsidRPr="00603CE0">
        <w:rPr>
          <w:rFonts w:ascii="Times New Roman" w:hAnsi="Times New Roman"/>
          <w:color w:val="000000" w:themeColor="text1"/>
        </w:rPr>
        <w:t xml:space="preserve"> strains (susceptible to all modeled antibiotics, resistant to </w:t>
      </w:r>
      <w:r w:rsidR="00470AC0" w:rsidRPr="00603CE0">
        <w:rPr>
          <w:rFonts w:ascii="Times New Roman" w:hAnsi="Times New Roman"/>
          <w:color w:val="000000" w:themeColor="text1"/>
        </w:rPr>
        <w:t xml:space="preserve">only </w:t>
      </w:r>
      <w:r w:rsidR="0029385D" w:rsidRPr="00603CE0">
        <w:rPr>
          <w:rFonts w:ascii="Times New Roman" w:hAnsi="Times New Roman"/>
          <w:color w:val="000000" w:themeColor="text1"/>
        </w:rPr>
        <w:t>drug</w:t>
      </w:r>
      <w:r w:rsidRPr="00603CE0">
        <w:rPr>
          <w:rFonts w:ascii="Times New Roman" w:hAnsi="Times New Roman"/>
          <w:color w:val="000000" w:themeColor="text1"/>
        </w:rPr>
        <w:t xml:space="preserve"> A, resistant to </w:t>
      </w:r>
      <w:r w:rsidR="00470AC0" w:rsidRPr="00603CE0">
        <w:rPr>
          <w:rFonts w:ascii="Times New Roman" w:hAnsi="Times New Roman"/>
          <w:color w:val="000000" w:themeColor="text1"/>
        </w:rPr>
        <w:t xml:space="preserve">only </w:t>
      </w:r>
      <w:r w:rsidR="0029385D" w:rsidRPr="00603CE0">
        <w:rPr>
          <w:rFonts w:ascii="Times New Roman" w:hAnsi="Times New Roman"/>
          <w:color w:val="000000" w:themeColor="text1"/>
        </w:rPr>
        <w:t xml:space="preserve">drug </w:t>
      </w:r>
      <w:r w:rsidRPr="00603CE0">
        <w:rPr>
          <w:rFonts w:ascii="Times New Roman" w:hAnsi="Times New Roman"/>
          <w:color w:val="000000" w:themeColor="text1"/>
        </w:rPr>
        <w:t xml:space="preserve">B, and resistant to both </w:t>
      </w:r>
      <w:r w:rsidR="0029385D" w:rsidRPr="00603CE0">
        <w:rPr>
          <w:rFonts w:ascii="Times New Roman" w:hAnsi="Times New Roman"/>
          <w:color w:val="000000" w:themeColor="text1"/>
        </w:rPr>
        <w:t>drug</w:t>
      </w:r>
      <w:r w:rsidRPr="00603CE0">
        <w:rPr>
          <w:rFonts w:ascii="Times New Roman" w:hAnsi="Times New Roman"/>
          <w:color w:val="000000" w:themeColor="text1"/>
        </w:rPr>
        <w:t xml:space="preserve"> A and </w:t>
      </w:r>
      <w:r w:rsidR="0029385D" w:rsidRPr="00603CE0">
        <w:rPr>
          <w:rFonts w:ascii="Times New Roman" w:hAnsi="Times New Roman"/>
          <w:color w:val="000000" w:themeColor="text1"/>
        </w:rPr>
        <w:t xml:space="preserve">drug </w:t>
      </w:r>
      <w:r w:rsidRPr="00603CE0">
        <w:rPr>
          <w:rFonts w:ascii="Times New Roman" w:hAnsi="Times New Roman"/>
          <w:color w:val="000000" w:themeColor="text1"/>
        </w:rPr>
        <w:t xml:space="preserve">B). </w:t>
      </w:r>
      <w:r w:rsidR="005D5E70" w:rsidRPr="00603CE0">
        <w:rPr>
          <w:rFonts w:ascii="Times New Roman" w:hAnsi="Times New Roman"/>
          <w:color w:val="000000" w:themeColor="text1"/>
        </w:rPr>
        <w:t xml:space="preserve">There are no fitness costs </w:t>
      </w:r>
      <w:r w:rsidR="00BC55BB" w:rsidRPr="00603CE0">
        <w:rPr>
          <w:rFonts w:ascii="Times New Roman" w:hAnsi="Times New Roman"/>
          <w:color w:val="000000" w:themeColor="text1"/>
        </w:rPr>
        <w:t xml:space="preserve">for resistance in </w:t>
      </w:r>
      <w:del w:id="173" w:author="Ekanayake-Weber, Marcy" w:date="2026-03-13T11:14:00Z" w16du:dateUtc="2026-03-13T15:14:00Z">
        <w:r w:rsidR="00BC55BB" w:rsidRPr="00603CE0" w:rsidDel="00980DBB">
          <w:rPr>
            <w:rFonts w:ascii="Times New Roman" w:hAnsi="Times New Roman"/>
            <w:color w:val="000000" w:themeColor="text1"/>
          </w:rPr>
          <w:delText xml:space="preserve">the </w:delText>
        </w:r>
      </w:del>
      <w:ins w:id="174" w:author="Ekanayake-Weber, Marcy" w:date="2026-03-13T11:14:00Z" w16du:dateUtc="2026-03-13T15:14:00Z">
        <w:r w:rsidR="00980DBB">
          <w:rPr>
            <w:rFonts w:ascii="Times New Roman" w:hAnsi="Times New Roman"/>
            <w:color w:val="000000" w:themeColor="text1"/>
          </w:rPr>
          <w:t>our main analysis</w:t>
        </w:r>
        <w:r w:rsidR="00980DBB" w:rsidRPr="00603CE0">
          <w:rPr>
            <w:rFonts w:ascii="Times New Roman" w:hAnsi="Times New Roman"/>
            <w:color w:val="000000" w:themeColor="text1"/>
          </w:rPr>
          <w:t xml:space="preserve"> </w:t>
        </w:r>
      </w:ins>
      <w:r w:rsidR="00BC55BB" w:rsidRPr="00603CE0">
        <w:rPr>
          <w:rFonts w:ascii="Times New Roman" w:hAnsi="Times New Roman"/>
          <w:color w:val="000000" w:themeColor="text1"/>
        </w:rPr>
        <w:t>model, as fitness costs for AMR gonorrhea appear to be low</w:t>
      </w:r>
      <w:ins w:id="175" w:author="Ekanayake-Weber, Marcy" w:date="2026-03-13T11:14:00Z" w16du:dateUtc="2026-03-13T15:14:00Z">
        <w:r w:rsidR="00796FC5">
          <w:rPr>
            <w:rFonts w:ascii="Times New Roman" w:hAnsi="Times New Roman"/>
            <w:color w:val="000000" w:themeColor="text1"/>
          </w:rPr>
          <w:t xml:space="preserve"> (but see Supplement 7</w:t>
        </w:r>
        <w:r w:rsidR="00980DBB">
          <w:rPr>
            <w:rFonts w:ascii="Times New Roman" w:hAnsi="Times New Roman"/>
            <w:color w:val="000000" w:themeColor="text1"/>
          </w:rPr>
          <w:t xml:space="preserve"> for scenarios that included fitness costs for resistance</w:t>
        </w:r>
        <w:r w:rsidR="00796FC5">
          <w:rPr>
            <w:rFonts w:ascii="Times New Roman" w:hAnsi="Times New Roman"/>
            <w:color w:val="000000" w:themeColor="text1"/>
          </w:rPr>
          <w:t>)</w:t>
        </w:r>
      </w:ins>
      <w:r w:rsidR="00BC55BB" w:rsidRPr="00603CE0">
        <w:rPr>
          <w:rFonts w:ascii="Times New Roman" w:hAnsi="Times New Roman"/>
          <w:color w:val="000000" w:themeColor="text1"/>
        </w:rPr>
        <w:t>.</w:t>
      </w:r>
      <w:r w:rsidR="00631162" w:rsidRPr="00603CE0">
        <w:rPr>
          <w:rFonts w:ascii="Times New Roman" w:hAnsi="Times New Roman"/>
          <w:color w:val="000000" w:themeColor="text1"/>
        </w:rPr>
        <w:fldChar w:fldCharType="begin"/>
      </w:r>
      <w:r w:rsidR="00631162" w:rsidRPr="00603CE0">
        <w:rPr>
          <w:rFonts w:ascii="Times New Roman" w:hAnsi="Times New Roman"/>
          <w:color w:val="000000" w:themeColor="text1"/>
        </w:rPr>
        <w:instrText xml:space="preserve"> ADDIN EN.CITE &lt;EndNote&gt;&lt;Cite&gt;&lt;Author&gt;Unemo&lt;/Author&gt;&lt;Year&gt;2014&lt;/Year&gt;&lt;RecNum&gt;2&lt;/RecNum&gt;&lt;DisplayText&gt;&lt;style face="superscript"&gt;23&lt;/style&gt;&lt;/DisplayText&gt;&lt;record&gt;&lt;rec-number&gt;2&lt;/rec-number&gt;&lt;foreign-keys&gt;&lt;key app="EN" db-id="wptxs2svnezeaaex5ebp2d9tvv0d9sw25p2p" timestamp="1701715450" guid="40172d00-359c-40bf-b01c-e3249414c4bf"&gt;2&lt;/key&gt;&lt;/foreign-keys&gt;&lt;ref-type name="Journal Article"&gt;17&lt;/ref-type&gt;&lt;contributors&gt;&lt;authors&gt;&lt;author&gt;Unemo, Magnus&lt;/author&gt;&lt;author&gt;Shafer, William M.&lt;/author&gt;&lt;/authors&gt;&lt;/contributors&gt;&lt;auth-address&gt;WHO Collaborating Centre for Gonorrhoea and Other Sexually Transmitted Infections, National Reference Laboratory for Pathogenic Neisseria, Department of Laboratory Medicine, Microbiology, Örebro University Hospital, Örebro, Sweden. Department of Microbiology and Immunology, Emory University School of Medicine, Atlanta, Georgia, USA Laboratories of Bacterial Pathogenesis, Veterans Affairs Medical Center, Decatur, Georgia, USA wshafer@emory.edu.&lt;/auth-address&gt;&lt;titles&gt;&lt;title&gt;Antimicrobial resistance in Neisseria gonorrhoeae in the 21st century: past, evolution, and future&lt;/title&gt;&lt;secondary-title&gt;Clin. Microbiol. Rev.&lt;/secondary-title&gt;&lt;/titles&gt;&lt;periodical&gt;&lt;full-title&gt;Clin. Microbiol. Rev.&lt;/full-title&gt;&lt;/periodical&gt;&lt;pages&gt;587-613&lt;/pages&gt;&lt;volume&gt;27&lt;/volume&gt;&lt;number&gt;3&lt;/number&gt;&lt;dates&gt;&lt;year&gt;2014&lt;/year&gt;&lt;pub-dates&gt;&lt;date&gt;2014/7&lt;/date&gt;&lt;/pub-dates&gt;&lt;/dates&gt;&lt;publisher&gt;Am Soc Microbiol&lt;/publisher&gt;&lt;isbn&gt;0893-8512&lt;/isbn&gt;&lt;urls&gt;&lt;related-urls&gt;&lt;url&gt;http://dx.doi.org/10.1128/CMR.00010-14&lt;/url&gt;&lt;url&gt;https://www.ncbi.nlm.nih.gov/pubmed/24982323&lt;/url&gt;&lt;url&gt;https://www.ncbi.nlm.nih.gov/pmc/articles/PMC4135894&lt;/url&gt;&lt;url&gt;https://journals.asm.org/doi/abs/10.1128/CMR.00010-14&lt;/url&gt;&lt;url&gt;https://www.ncbi.nlm.nih.gov/pmc/articles/PMC4135894/&lt;/url&gt;&lt;url&gt;https://www.ncbi.nlm.nih.gov/pmc/articles/PMC4135894/pdf/zcm587.pdf&lt;/url&gt;&lt;/related-urls&gt;&lt;/urls&gt;&lt;custom2&gt;PMC4135894&lt;/custom2&gt;&lt;electronic-resource-num&gt;10.1128/CMR.00010-14&lt;/electronic-resource-num&gt;&lt;/record&gt;&lt;/Cite&gt;&lt;/EndNote&gt;</w:instrText>
      </w:r>
      <w:r w:rsidR="00631162" w:rsidRPr="00603CE0">
        <w:rPr>
          <w:rFonts w:ascii="Times New Roman" w:hAnsi="Times New Roman"/>
          <w:color w:val="000000" w:themeColor="text1"/>
        </w:rPr>
        <w:fldChar w:fldCharType="separate"/>
      </w:r>
      <w:r w:rsidR="00631162" w:rsidRPr="00603CE0">
        <w:rPr>
          <w:rFonts w:ascii="Times New Roman" w:hAnsi="Times New Roman"/>
          <w:noProof/>
          <w:color w:val="000000" w:themeColor="text1"/>
          <w:vertAlign w:val="superscript"/>
        </w:rPr>
        <w:t>23</w:t>
      </w:r>
      <w:r w:rsidR="00631162" w:rsidRPr="00603CE0">
        <w:rPr>
          <w:rFonts w:ascii="Times New Roman" w:hAnsi="Times New Roman"/>
          <w:color w:val="000000" w:themeColor="text1"/>
        </w:rPr>
        <w:fldChar w:fldCharType="end"/>
      </w:r>
      <w:r w:rsidR="00BC55BB" w:rsidRPr="00603CE0">
        <w:rPr>
          <w:rFonts w:ascii="Times New Roman" w:hAnsi="Times New Roman"/>
          <w:color w:val="000000" w:themeColor="text1"/>
        </w:rPr>
        <w:t xml:space="preserve"> </w:t>
      </w:r>
      <w:r w:rsidR="00733073" w:rsidRPr="00603CE0">
        <w:rPr>
          <w:rFonts w:ascii="Times New Roman" w:hAnsi="Times New Roman"/>
          <w:color w:val="000000" w:themeColor="text1"/>
        </w:rPr>
        <w:t>W</w:t>
      </w:r>
      <w:r w:rsidR="00940B76" w:rsidRPr="00603CE0">
        <w:rPr>
          <w:rFonts w:ascii="Times New Roman" w:hAnsi="Times New Roman"/>
          <w:color w:val="000000" w:themeColor="text1"/>
        </w:rPr>
        <w:t>e assumed that resistance to drug A</w:t>
      </w:r>
      <w:r w:rsidR="00940B76" w:rsidRPr="00603CE0" w:rsidDel="00BF751F">
        <w:rPr>
          <w:rFonts w:ascii="Times New Roman" w:hAnsi="Times New Roman"/>
          <w:color w:val="000000" w:themeColor="text1"/>
        </w:rPr>
        <w:t xml:space="preserve"> </w:t>
      </w:r>
      <w:r w:rsidR="00BF751F" w:rsidRPr="00603CE0">
        <w:rPr>
          <w:rFonts w:ascii="Times New Roman" w:hAnsi="Times New Roman"/>
          <w:color w:val="000000" w:themeColor="text1"/>
        </w:rPr>
        <w:t xml:space="preserve">or </w:t>
      </w:r>
      <w:r w:rsidR="00940B76" w:rsidRPr="00603CE0">
        <w:rPr>
          <w:rFonts w:ascii="Times New Roman" w:hAnsi="Times New Roman"/>
          <w:color w:val="000000" w:themeColor="text1"/>
        </w:rPr>
        <w:t xml:space="preserve">to drug B </w:t>
      </w:r>
      <w:r w:rsidR="00657258" w:rsidRPr="00603CE0">
        <w:rPr>
          <w:rFonts w:ascii="Times New Roman" w:hAnsi="Times New Roman"/>
          <w:color w:val="000000" w:themeColor="text1"/>
        </w:rPr>
        <w:t>could</w:t>
      </w:r>
      <w:r w:rsidR="009F00CC" w:rsidRPr="00603CE0">
        <w:rPr>
          <w:rFonts w:ascii="Times New Roman" w:hAnsi="Times New Roman"/>
          <w:color w:val="000000" w:themeColor="text1"/>
        </w:rPr>
        <w:t xml:space="preserve"> </w:t>
      </w:r>
      <w:r w:rsidR="00940B76" w:rsidRPr="00603CE0">
        <w:rPr>
          <w:rFonts w:ascii="Times New Roman" w:hAnsi="Times New Roman"/>
          <w:color w:val="000000" w:themeColor="text1"/>
        </w:rPr>
        <w:t xml:space="preserve">develop during treatment with these antibiotics </w:t>
      </w:r>
      <w:r w:rsidR="009F3B15" w:rsidRPr="00603CE0">
        <w:rPr>
          <w:rFonts w:ascii="Times New Roman" w:hAnsi="Times New Roman"/>
          <w:color w:val="000000" w:themeColor="text1"/>
        </w:rPr>
        <w:t xml:space="preserve">and </w:t>
      </w:r>
      <w:r w:rsidR="00657258" w:rsidRPr="00603CE0">
        <w:rPr>
          <w:rFonts w:ascii="Times New Roman" w:hAnsi="Times New Roman"/>
          <w:color w:val="000000" w:themeColor="text1"/>
        </w:rPr>
        <w:t>could</w:t>
      </w:r>
      <w:r w:rsidR="009F3B15" w:rsidRPr="00603CE0">
        <w:rPr>
          <w:rFonts w:ascii="Times New Roman" w:hAnsi="Times New Roman"/>
          <w:color w:val="000000" w:themeColor="text1"/>
        </w:rPr>
        <w:t xml:space="preserve"> </w:t>
      </w:r>
      <w:r w:rsidR="00940B76" w:rsidRPr="00603CE0">
        <w:rPr>
          <w:rFonts w:ascii="Times New Roman" w:hAnsi="Times New Roman"/>
          <w:color w:val="000000" w:themeColor="text1"/>
        </w:rPr>
        <w:t>be imported into the simulated population, as gonococcal infections resistant to ceftriaxone have already been reported in the US</w:t>
      </w:r>
      <w:r w:rsidR="00FD1A84" w:rsidRPr="00603CE0">
        <w:rPr>
          <w:rFonts w:ascii="Times New Roman" w:hAnsi="Times New Roman"/>
          <w:color w:val="000000" w:themeColor="text1"/>
        </w:rPr>
        <w:t>,</w:t>
      </w:r>
      <w:r w:rsidR="004721D5" w:rsidRPr="00603CE0">
        <w:rPr>
          <w:rFonts w:ascii="Times New Roman" w:hAnsi="Times New Roman"/>
          <w:color w:val="000000" w:themeColor="text1"/>
        </w:rPr>
        <w:fldChar w:fldCharType="begin"/>
      </w:r>
      <w:r w:rsidR="00631162" w:rsidRPr="00603CE0">
        <w:rPr>
          <w:rFonts w:ascii="Times New Roman" w:hAnsi="Times New Roman"/>
          <w:color w:val="000000" w:themeColor="text1"/>
        </w:rPr>
        <w:instrText xml:space="preserve"> ADDIN EN.CITE &lt;EndNote&gt;&lt;Cite&gt;&lt;Author&gt;Picker&lt;/Author&gt;&lt;Year&gt;2020&lt;/Year&gt;&lt;RecNum&gt;2286&lt;/RecNum&gt;&lt;DisplayText&gt;&lt;style face="superscript"&gt;24&lt;/style&gt;&lt;/DisplayText&gt;&lt;record&gt;&lt;rec-number&gt;2286&lt;/rec-number&gt;&lt;foreign-keys&gt;&lt;key app="EN" db-id="wptxs2svnezeaaex5ebp2d9tvv0d9sw25p2p" timestamp="1718733836" guid="dd5f7926-f962-4dde-91c3-d352945acff5"&gt;2286&lt;/key&gt;&lt;/foreign-keys&gt;&lt;ref-type name="Journal Article"&gt;17&lt;/ref-type&gt;&lt;contributors&gt;&lt;authors&gt;&lt;author&gt;Michael A. Picker&lt;/author&gt;&lt;author&gt;Ronald J. Knoblock&lt;/author&gt;&lt;author&gt;Holly Hansen&lt;/author&gt;&lt;author&gt;Ilene Bautista&lt;/author&gt;&lt;author&gt;Rey Griego&lt;/author&gt;&lt;author&gt;Lora Barber&lt;/author&gt;&lt;author&gt;William Bendik&lt;/author&gt;&lt;author&gt;Kit Lam&lt;/author&gt;&lt;author&gt;Elizabeth Adelman&lt;/author&gt;&lt;author&gt;Zuwen Qiu-Shultz&lt;/author&gt;&lt;author&gt;Brian H. Raphael&lt;/author&gt;&lt;author&gt;Cau D. Pham&lt;/author&gt;&lt;author&gt;Ellen N. Kersh&lt;/author&gt;&lt;author&gt;Hillard Weinstock&lt;/author&gt;&lt;author&gt;Sancta B. St. Cyr&lt;/author&gt;&lt;/authors&gt;&lt;/contributors&gt;&lt;titles&gt;&lt;title&gt;Notes from the Field: First Case in the United States of Neisseria gonorrhoeae Harboring Emerging Mosaic penA60 Allele, Conferring Reduced Susceptibility to Cefixime and Ceftriaxone&lt;/title&gt;&lt;secondary-title&gt;Morb Mortal Wkly Rep&lt;/secondary-title&gt;&lt;/titles&gt;&lt;periodical&gt;&lt;full-title&gt;Morb Mortal Wkly Rep&lt;/full-title&gt;&lt;/periodical&gt;&lt;pages&gt;1876–1877&lt;/pages&gt;&lt;volume&gt;69&lt;/volume&gt;&lt;number&gt;49&lt;/number&gt;&lt;dates&gt;&lt;year&gt;2020&lt;/year&gt;&lt;/dates&gt;&lt;urls&gt;&lt;/urls&gt;&lt;/record&gt;&lt;/Cite&gt;&lt;/EndNote&gt;</w:instrText>
      </w:r>
      <w:r w:rsidR="004721D5" w:rsidRPr="00603CE0">
        <w:rPr>
          <w:rFonts w:ascii="Times New Roman" w:hAnsi="Times New Roman"/>
          <w:color w:val="000000" w:themeColor="text1"/>
        </w:rPr>
        <w:fldChar w:fldCharType="separate"/>
      </w:r>
      <w:r w:rsidR="00631162" w:rsidRPr="00603CE0">
        <w:rPr>
          <w:rFonts w:ascii="Times New Roman" w:hAnsi="Times New Roman"/>
          <w:noProof/>
          <w:color w:val="000000" w:themeColor="text1"/>
          <w:vertAlign w:val="superscript"/>
        </w:rPr>
        <w:t>24</w:t>
      </w:r>
      <w:r w:rsidR="004721D5" w:rsidRPr="00603CE0">
        <w:rPr>
          <w:rFonts w:ascii="Times New Roman" w:hAnsi="Times New Roman"/>
          <w:color w:val="000000" w:themeColor="text1"/>
        </w:rPr>
        <w:fldChar w:fldCharType="end"/>
      </w:r>
      <w:r w:rsidR="007B1322" w:rsidRPr="00603CE0">
        <w:rPr>
          <w:rFonts w:ascii="Times New Roman" w:hAnsi="Times New Roman"/>
          <w:color w:val="000000" w:themeColor="text1"/>
        </w:rPr>
        <w:t xml:space="preserve"> </w:t>
      </w:r>
      <w:r w:rsidR="00940B76" w:rsidRPr="00603CE0">
        <w:rPr>
          <w:rFonts w:ascii="Times New Roman" w:hAnsi="Times New Roman"/>
          <w:color w:val="000000" w:themeColor="text1"/>
        </w:rPr>
        <w:t>the potential for resistance to zoliflodacin has been demonstrated in</w:t>
      </w:r>
      <w:r w:rsidR="3EA6C967" w:rsidRPr="00603CE0">
        <w:rPr>
          <w:rFonts w:ascii="Times New Roman" w:hAnsi="Times New Roman"/>
          <w:color w:val="000000" w:themeColor="text1"/>
        </w:rPr>
        <w:t xml:space="preserve"> </w:t>
      </w:r>
      <w:r w:rsidR="00940B76" w:rsidRPr="00603CE0">
        <w:rPr>
          <w:rFonts w:ascii="Times New Roman" w:hAnsi="Times New Roman"/>
          <w:color w:val="000000" w:themeColor="text1"/>
        </w:rPr>
        <w:t>vitro</w:t>
      </w:r>
      <w:r w:rsidR="00FD1A84" w:rsidRPr="00603CE0">
        <w:rPr>
          <w:rFonts w:ascii="Times New Roman" w:hAnsi="Times New Roman"/>
          <w:color w:val="000000" w:themeColor="text1"/>
        </w:rPr>
        <w:t>,</w:t>
      </w:r>
      <w:r w:rsidR="00940B76" w:rsidRPr="00603CE0">
        <w:rPr>
          <w:rFonts w:ascii="Times New Roman" w:hAnsi="Times New Roman"/>
          <w:color w:val="000000" w:themeColor="text1"/>
        </w:rPr>
        <w:fldChar w:fldCharType="begin"/>
      </w:r>
      <w:r w:rsidR="00631162" w:rsidRPr="00603CE0">
        <w:rPr>
          <w:rFonts w:ascii="Times New Roman" w:hAnsi="Times New Roman"/>
          <w:color w:val="000000" w:themeColor="text1"/>
        </w:rPr>
        <w:instrText xml:space="preserve"> ADDIN EN.CITE &lt;EndNote&gt;&lt;Cite&gt;&lt;Author&gt;Abdellati&lt;/Author&gt;&lt;Year&gt;2024&lt;/Year&gt;&lt;RecNum&gt;2285&lt;/RecNum&gt;&lt;DisplayText&gt;&lt;style face="superscript"&gt;25&lt;/style&gt;&lt;/DisplayText&gt;&lt;record&gt;&lt;rec-number&gt;2285&lt;/rec-number&gt;&lt;foreign-keys&gt;&lt;key app="EN" db-id="wptxs2svnezeaaex5ebp2d9tvv0d9sw25p2p" timestamp="1718641774" guid="05f86091-cecc-405a-b0d0-c5d7ff82d009"&gt;2285&lt;/key&gt;&lt;/foreign-keys&gt;&lt;ref-type name="Journal Article"&gt;17&lt;/ref-type&gt;&lt;contributors&gt;&lt;authors&gt;&lt;author&gt;Abdellati, Saïd&lt;/author&gt;&lt;author&gt;Laumen, Jolein Gyonne Elise&lt;/author&gt;&lt;author&gt;de Block, Tessa&lt;/author&gt;&lt;author&gt;De Baetselier, Irith&lt;/author&gt;&lt;author&gt;Van Den Bossche, Dorien&lt;/author&gt;&lt;author&gt;Van Dijck, Christophe&lt;/author&gt;&lt;author&gt;Manoharan-Basil, Sheeba Santhini&lt;/author&gt;&lt;author&gt;Kenyon, Chris&lt;/author&gt;&lt;author&gt;Abdellati, Saïd&lt;/author&gt;&lt;author&gt;Laumen, Jolein Gyonne Elise&lt;/author&gt;&lt;author&gt;de Block, Tessa&lt;/author&gt;&lt;author&gt;De Baetselier, Irith&lt;/author&gt;&lt;author&gt;Van Den Bossche, Dorien&lt;/author&gt;&lt;author&gt;Van Dijck, Christophe&lt;/author&gt;&lt;author&gt;Manoharan-Basil, Sheeba Santhini&lt;/author&gt;&lt;author&gt;Kenyon, Chris&lt;/author&gt;&lt;/authors&gt;&lt;/contributors&gt;&lt;titles&gt;&lt;title&gt;Gonococcal resistance to zoliflodacin could emerge via transformation from commensal Neisseria species. An in-vitro transformation study&lt;/title&gt;&lt;secondary-title&gt;Scientific Reports 2024 14:1&lt;/secondary-title&gt;&lt;/titles&gt;&lt;periodical&gt;&lt;full-title&gt;Scientific Reports 2024 14:1&lt;/full-title&gt;&lt;/periodical&gt;&lt;volume&gt;14&lt;/volume&gt;&lt;number&gt;1&lt;/number&gt;&lt;dates&gt;&lt;year&gt;2024&lt;/year&gt;&lt;/dates&gt;&lt;isbn&gt;2045-2322&lt;/isbn&gt;&lt;urls&gt;&lt;related-urls&gt;&lt;url&gt;https://www.nature.com/articles/s41598-023-49943-z&lt;/url&gt;&lt;/related-urls&gt;&lt;/urls&gt;&lt;electronic-resource-num&gt;10.1038/s41598-023-49943-z&lt;/electronic-resource-num&gt;&lt;/record&gt;&lt;/Cite&gt;&lt;/EndNote&gt;</w:instrText>
      </w:r>
      <w:r w:rsidR="00940B76" w:rsidRPr="00603CE0">
        <w:rPr>
          <w:rFonts w:ascii="Times New Roman" w:hAnsi="Times New Roman"/>
          <w:color w:val="000000" w:themeColor="text1"/>
        </w:rPr>
        <w:fldChar w:fldCharType="separate"/>
      </w:r>
      <w:r w:rsidR="00631162" w:rsidRPr="00603CE0">
        <w:rPr>
          <w:rFonts w:ascii="Times New Roman" w:hAnsi="Times New Roman"/>
          <w:noProof/>
          <w:color w:val="000000" w:themeColor="text1"/>
          <w:vertAlign w:val="superscript"/>
        </w:rPr>
        <w:t>25</w:t>
      </w:r>
      <w:r w:rsidR="00940B76" w:rsidRPr="00603CE0">
        <w:rPr>
          <w:rFonts w:ascii="Times New Roman" w:hAnsi="Times New Roman"/>
          <w:color w:val="000000" w:themeColor="text1"/>
        </w:rPr>
        <w:fldChar w:fldCharType="end"/>
      </w:r>
      <w:r w:rsidR="007B1322" w:rsidRPr="00603CE0">
        <w:rPr>
          <w:rFonts w:ascii="Times New Roman" w:hAnsi="Times New Roman"/>
          <w:color w:val="000000" w:themeColor="text1"/>
        </w:rPr>
        <w:t xml:space="preserve"> and gepotidacin resistance was detected in phase 2 </w:t>
      </w:r>
      <w:r w:rsidR="007B1322" w:rsidRPr="00603CE0">
        <w:rPr>
          <w:rFonts w:ascii="Times New Roman" w:hAnsi="Times New Roman"/>
          <w:color w:val="000000" w:themeColor="text1"/>
        </w:rPr>
        <w:lastRenderedPageBreak/>
        <w:t>trials.</w:t>
      </w:r>
      <w:r w:rsidR="009B12E4" w:rsidRPr="00603CE0">
        <w:rPr>
          <w:rFonts w:ascii="Times New Roman" w:hAnsi="Times New Roman"/>
          <w:color w:val="000000" w:themeColor="text1"/>
        </w:rPr>
        <w:fldChar w:fldCharType="begin"/>
      </w:r>
      <w:r w:rsidR="00631162" w:rsidRPr="00603CE0">
        <w:rPr>
          <w:rFonts w:ascii="Times New Roman" w:hAnsi="Times New Roman"/>
          <w:color w:val="000000" w:themeColor="text1"/>
        </w:rPr>
        <w:instrText xml:space="preserve"> ADDIN EN.CITE &lt;EndNote&gt;&lt;Cite&gt;&lt;Author&gt;Taylor&lt;/Author&gt;&lt;Year&gt;2018&lt;/Year&gt;&lt;RecNum&gt;2414&lt;/RecNum&gt;&lt;DisplayText&gt;&lt;style face="superscript"&gt;26&lt;/style&gt;&lt;/DisplayText&gt;&lt;record&gt;&lt;rec-number&gt;2414&lt;/rec-number&gt;&lt;foreign-keys&gt;&lt;key app="EN" db-id="wptxs2svnezeaaex5ebp2d9tvv0d9sw25p2p" timestamp="1746026271" guid="e4a7e41e-aacd-4bb5-be5a-99ccebaffd03"&gt;2414&lt;/key&gt;&lt;/foreign-keys&gt;&lt;ref-type name="Journal Article"&gt;17&lt;/ref-type&gt;&lt;contributors&gt;&lt;authors&gt;&lt;author&gt;Taylor, Stephanie N.&lt;/author&gt;&lt;author&gt;Morris, David H.&lt;/author&gt;&lt;author&gt;Avery, Ann K.&lt;/author&gt;&lt;author&gt;Workowski, Kimberly A.&lt;/author&gt;&lt;author&gt;Batteiger, Byron E.&lt;/author&gt;&lt;author&gt;Tiffany, Courtney A.&lt;/author&gt;&lt;author&gt;Perry, Caroline R.&lt;/author&gt;&lt;author&gt;Raychaudhuri, Aparna&lt;/author&gt;&lt;author&gt;Scangarella-Oman, Nicole E.&lt;/author&gt;&lt;author&gt;Hossain, Mohammad&lt;/author&gt;&lt;author&gt;Dumont, Etienne F.&lt;/author&gt;&lt;/authors&gt;&lt;/contributors&gt;&lt;titles&gt;&lt;title&gt;Gepotidacin for the Treatment of Uncomplicated Urogenital Gonorrhea: A Phase 2, Randomized, Dose-Ranging, Single-Oral Dose Evaluation&lt;/title&gt;&lt;secondary-title&gt;Clinical Infectious Diseases&lt;/secondary-title&gt;&lt;/titles&gt;&lt;periodical&gt;&lt;full-title&gt;Clinical Infectious Diseases&lt;/full-title&gt;&lt;/periodical&gt;&lt;pages&gt;504-512&lt;/pages&gt;&lt;volume&gt;67&lt;/volume&gt;&lt;number&gt;4&lt;/number&gt;&lt;dates&gt;&lt;year&gt;2018&lt;/year&gt;&lt;/dates&gt;&lt;isbn&gt;1058-4838&lt;/isbn&gt;&lt;urls&gt;&lt;related-urls&gt;&lt;url&gt;https://doi.org/10.1093/cid/ciy145&lt;/url&gt;&lt;url&gt;https://escholarship.org/content/qt05t4z1qm/qt05t4z1qm.pdf?t=rxy9ly&lt;/url&gt;&lt;/related-urls&gt;&lt;/urls&gt;&lt;electronic-resource-num&gt;10.1093/cid/ciy145&lt;/electronic-resource-num&gt;&lt;access-date&gt;4/30/2025&lt;/access-date&gt;&lt;/record&gt;&lt;/Cite&gt;&lt;/EndNote&gt;</w:instrText>
      </w:r>
      <w:r w:rsidR="009B12E4" w:rsidRPr="00603CE0">
        <w:rPr>
          <w:rFonts w:ascii="Times New Roman" w:hAnsi="Times New Roman"/>
          <w:color w:val="000000" w:themeColor="text1"/>
        </w:rPr>
        <w:fldChar w:fldCharType="separate"/>
      </w:r>
      <w:r w:rsidR="00631162" w:rsidRPr="00603CE0">
        <w:rPr>
          <w:rFonts w:ascii="Times New Roman" w:hAnsi="Times New Roman"/>
          <w:noProof/>
          <w:color w:val="000000" w:themeColor="text1"/>
          <w:vertAlign w:val="superscript"/>
        </w:rPr>
        <w:t>26</w:t>
      </w:r>
      <w:r w:rsidR="009B12E4" w:rsidRPr="00603CE0">
        <w:rPr>
          <w:rFonts w:ascii="Times New Roman" w:hAnsi="Times New Roman"/>
          <w:color w:val="000000" w:themeColor="text1"/>
        </w:rPr>
        <w:fldChar w:fldCharType="end"/>
      </w:r>
      <w:r w:rsidR="0026314D" w:rsidRPr="00603CE0">
        <w:rPr>
          <w:rFonts w:ascii="Times New Roman" w:hAnsi="Times New Roman"/>
          <w:color w:val="000000" w:themeColor="text1"/>
        </w:rPr>
        <w:t xml:space="preserve"> </w:t>
      </w:r>
      <w:r w:rsidR="00657258" w:rsidRPr="00603CE0">
        <w:rPr>
          <w:rFonts w:ascii="Times New Roman" w:hAnsi="Times New Roman"/>
          <w:color w:val="000000" w:themeColor="text1"/>
        </w:rPr>
        <w:t xml:space="preserve">Therefore, </w:t>
      </w:r>
      <w:r w:rsidR="007E40F8" w:rsidRPr="00603CE0">
        <w:rPr>
          <w:rFonts w:ascii="Times New Roman" w:hAnsi="Times New Roman"/>
          <w:color w:val="000000" w:themeColor="text1"/>
        </w:rPr>
        <w:t>the model has</w:t>
      </w:r>
      <w:r w:rsidR="00657258" w:rsidRPr="00603CE0">
        <w:rPr>
          <w:rFonts w:ascii="Times New Roman" w:hAnsi="Times New Roman"/>
          <w:color w:val="000000" w:themeColor="text1"/>
        </w:rPr>
        <w:t xml:space="preserve"> two routes for </w:t>
      </w:r>
      <w:r w:rsidR="00B2288F" w:rsidRPr="00603CE0">
        <w:rPr>
          <w:rFonts w:ascii="Times New Roman" w:hAnsi="Times New Roman"/>
          <w:color w:val="000000" w:themeColor="text1"/>
        </w:rPr>
        <w:t>a</w:t>
      </w:r>
      <w:r w:rsidR="002D1A6A" w:rsidRPr="00603CE0">
        <w:rPr>
          <w:rFonts w:ascii="Times New Roman" w:hAnsi="Times New Roman"/>
          <w:color w:val="000000" w:themeColor="text1"/>
        </w:rPr>
        <w:t xml:space="preserve"> resistant-strain infection</w:t>
      </w:r>
      <w:r w:rsidR="00755E14" w:rsidRPr="00603CE0">
        <w:rPr>
          <w:rFonts w:ascii="Times New Roman" w:hAnsi="Times New Roman"/>
          <w:color w:val="000000" w:themeColor="text1"/>
        </w:rPr>
        <w:t xml:space="preserve"> </w:t>
      </w:r>
      <w:r w:rsidR="003B7E44" w:rsidRPr="00603CE0">
        <w:rPr>
          <w:rFonts w:ascii="Times New Roman" w:hAnsi="Times New Roman"/>
          <w:color w:val="000000" w:themeColor="text1"/>
        </w:rPr>
        <w:t xml:space="preserve">to </w:t>
      </w:r>
      <w:r w:rsidR="006C2FF5" w:rsidRPr="00603CE0">
        <w:rPr>
          <w:rFonts w:ascii="Times New Roman" w:hAnsi="Times New Roman"/>
          <w:color w:val="000000" w:themeColor="text1"/>
        </w:rPr>
        <w:t>arise,</w:t>
      </w:r>
      <w:r w:rsidR="003B7E44" w:rsidRPr="00603CE0">
        <w:rPr>
          <w:rFonts w:ascii="Times New Roman" w:hAnsi="Times New Roman"/>
          <w:color w:val="000000" w:themeColor="text1"/>
        </w:rPr>
        <w:t xml:space="preserve"> other than through inheritance</w:t>
      </w:r>
      <w:r w:rsidR="002D1A6A" w:rsidRPr="00603CE0">
        <w:rPr>
          <w:rFonts w:ascii="Times New Roman" w:hAnsi="Times New Roman"/>
          <w:color w:val="000000" w:themeColor="text1"/>
        </w:rPr>
        <w:t xml:space="preserve">: resistance seeding, where </w:t>
      </w:r>
      <w:r w:rsidR="00E757B1" w:rsidRPr="00603CE0">
        <w:rPr>
          <w:rFonts w:ascii="Times New Roman" w:hAnsi="Times New Roman"/>
          <w:color w:val="000000" w:themeColor="text1"/>
        </w:rPr>
        <w:t xml:space="preserve">resistant infections were “imported” from outside the </w:t>
      </w:r>
      <w:r w:rsidR="00007CF9" w:rsidRPr="00603CE0">
        <w:rPr>
          <w:rFonts w:ascii="Times New Roman" w:hAnsi="Times New Roman"/>
          <w:color w:val="000000" w:themeColor="text1"/>
        </w:rPr>
        <w:t>simulated population, or developing during treatment</w:t>
      </w:r>
      <w:r w:rsidR="00136609" w:rsidRPr="00603CE0">
        <w:rPr>
          <w:rFonts w:ascii="Times New Roman" w:hAnsi="Times New Roman"/>
          <w:color w:val="000000" w:themeColor="text1"/>
        </w:rPr>
        <w:t xml:space="preserve">, where a susceptible infection </w:t>
      </w:r>
      <w:r w:rsidR="00182A03" w:rsidRPr="00603CE0">
        <w:rPr>
          <w:rFonts w:ascii="Times New Roman" w:hAnsi="Times New Roman"/>
          <w:color w:val="000000" w:themeColor="text1"/>
        </w:rPr>
        <w:t>c</w:t>
      </w:r>
      <w:r w:rsidR="00136609" w:rsidRPr="00603CE0">
        <w:rPr>
          <w:rFonts w:ascii="Times New Roman" w:hAnsi="Times New Roman"/>
          <w:color w:val="000000" w:themeColor="text1"/>
        </w:rPr>
        <w:t xml:space="preserve">ould </w:t>
      </w:r>
      <w:r w:rsidR="000B31C6" w:rsidRPr="00603CE0">
        <w:rPr>
          <w:rFonts w:ascii="Times New Roman" w:hAnsi="Times New Roman"/>
          <w:color w:val="000000" w:themeColor="text1"/>
        </w:rPr>
        <w:t>survive treatment by developing resistance to the antibiotic used.</w:t>
      </w:r>
      <w:r w:rsidR="00B2288F" w:rsidRPr="00603CE0">
        <w:rPr>
          <w:rFonts w:ascii="Times New Roman" w:hAnsi="Times New Roman"/>
          <w:color w:val="000000" w:themeColor="text1"/>
        </w:rPr>
        <w:t xml:space="preserve"> </w:t>
      </w:r>
      <w:r w:rsidR="00905E98" w:rsidRPr="00603CE0">
        <w:rPr>
          <w:rFonts w:ascii="Times New Roman" w:hAnsi="Times New Roman"/>
          <w:color w:val="000000" w:themeColor="text1"/>
        </w:rPr>
        <w:t>More detail</w:t>
      </w:r>
      <w:r w:rsidR="00B01AAC" w:rsidRPr="00603CE0">
        <w:rPr>
          <w:rFonts w:ascii="Times New Roman" w:hAnsi="Times New Roman"/>
          <w:color w:val="000000" w:themeColor="text1"/>
        </w:rPr>
        <w:t xml:space="preserve"> on the </w:t>
      </w:r>
      <w:r w:rsidR="00BB6B65" w:rsidRPr="00603CE0">
        <w:rPr>
          <w:rFonts w:ascii="Times New Roman" w:hAnsi="Times New Roman"/>
          <w:color w:val="000000" w:themeColor="text1"/>
        </w:rPr>
        <w:t>s</w:t>
      </w:r>
      <w:r w:rsidR="00B01AAC" w:rsidRPr="00603CE0">
        <w:rPr>
          <w:rFonts w:ascii="Times New Roman" w:hAnsi="Times New Roman"/>
          <w:color w:val="000000" w:themeColor="text1"/>
        </w:rPr>
        <w:t>o</w:t>
      </w:r>
      <w:r w:rsidR="0074371D" w:rsidRPr="00603CE0">
        <w:rPr>
          <w:rFonts w:ascii="Times New Roman" w:hAnsi="Times New Roman"/>
          <w:color w:val="000000" w:themeColor="text1"/>
        </w:rPr>
        <w:t>u</w:t>
      </w:r>
      <w:r w:rsidR="00745A64" w:rsidRPr="00603CE0">
        <w:rPr>
          <w:rFonts w:ascii="Times New Roman" w:hAnsi="Times New Roman"/>
          <w:color w:val="000000" w:themeColor="text1"/>
        </w:rPr>
        <w:t>r</w:t>
      </w:r>
      <w:r w:rsidR="0074371D" w:rsidRPr="00603CE0">
        <w:rPr>
          <w:rFonts w:ascii="Times New Roman" w:hAnsi="Times New Roman"/>
          <w:color w:val="000000" w:themeColor="text1"/>
        </w:rPr>
        <w:t>ce</w:t>
      </w:r>
      <w:r w:rsidR="00B01AAC" w:rsidRPr="00603CE0">
        <w:rPr>
          <w:rFonts w:ascii="Times New Roman" w:hAnsi="Times New Roman"/>
          <w:color w:val="000000" w:themeColor="text1"/>
        </w:rPr>
        <w:t xml:space="preserve"> of resi</w:t>
      </w:r>
      <w:r w:rsidR="002178B5" w:rsidRPr="00603CE0">
        <w:rPr>
          <w:rFonts w:ascii="Times New Roman" w:hAnsi="Times New Roman"/>
          <w:color w:val="000000" w:themeColor="text1"/>
        </w:rPr>
        <w:t>s</w:t>
      </w:r>
      <w:r w:rsidR="00B01AAC" w:rsidRPr="00603CE0">
        <w:rPr>
          <w:rFonts w:ascii="Times New Roman" w:hAnsi="Times New Roman"/>
          <w:color w:val="000000" w:themeColor="text1"/>
        </w:rPr>
        <w:t xml:space="preserve">tant strains </w:t>
      </w:r>
      <w:r w:rsidR="00745A64" w:rsidRPr="00603CE0">
        <w:rPr>
          <w:rFonts w:ascii="Times New Roman" w:hAnsi="Times New Roman"/>
          <w:color w:val="000000" w:themeColor="text1"/>
        </w:rPr>
        <w:t>in</w:t>
      </w:r>
      <w:r w:rsidR="00B01AAC" w:rsidRPr="00603CE0">
        <w:rPr>
          <w:rFonts w:ascii="Times New Roman" w:hAnsi="Times New Roman"/>
          <w:color w:val="000000" w:themeColor="text1"/>
        </w:rPr>
        <w:t xml:space="preserve"> the model is available in </w:t>
      </w:r>
      <w:r w:rsidR="00594262" w:rsidRPr="00603CE0">
        <w:rPr>
          <w:rFonts w:ascii="Times New Roman" w:hAnsi="Times New Roman"/>
          <w:color w:val="000000" w:themeColor="text1"/>
        </w:rPr>
        <w:t>the Supplement</w:t>
      </w:r>
      <w:r w:rsidR="00325A28" w:rsidRPr="00603CE0">
        <w:rPr>
          <w:rFonts w:ascii="Times New Roman" w:hAnsi="Times New Roman"/>
          <w:color w:val="000000" w:themeColor="text1"/>
        </w:rPr>
        <w:t>,</w:t>
      </w:r>
      <w:r w:rsidR="00DD4ECE" w:rsidRPr="00603CE0">
        <w:rPr>
          <w:rFonts w:ascii="Times New Roman" w:hAnsi="Times New Roman"/>
          <w:color w:val="000000" w:themeColor="text1"/>
        </w:rPr>
        <w:t xml:space="preserve"> §</w:t>
      </w:r>
      <w:r w:rsidR="00194727" w:rsidRPr="00603CE0">
        <w:rPr>
          <w:rFonts w:ascii="Times New Roman" w:hAnsi="Times New Roman"/>
          <w:color w:val="000000" w:themeColor="text1"/>
        </w:rPr>
        <w:fldChar w:fldCharType="begin"/>
      </w:r>
      <w:r w:rsidR="00194727" w:rsidRPr="00603CE0">
        <w:rPr>
          <w:rFonts w:ascii="Times New Roman" w:hAnsi="Times New Roman"/>
          <w:color w:val="000000" w:themeColor="text1"/>
        </w:rPr>
        <w:instrText xml:space="preserve"> REF _Ref173224627 \r \h </w:instrText>
      </w:r>
      <w:r w:rsidR="00C77B9D" w:rsidRPr="00603CE0">
        <w:rPr>
          <w:rFonts w:ascii="Times New Roman" w:hAnsi="Times New Roman"/>
          <w:color w:val="000000" w:themeColor="text1"/>
        </w:rPr>
        <w:instrText xml:space="preserve"> \* MERGEFORMAT </w:instrText>
      </w:r>
      <w:r w:rsidR="00194727" w:rsidRPr="00603CE0">
        <w:rPr>
          <w:rFonts w:ascii="Times New Roman" w:hAnsi="Times New Roman"/>
          <w:color w:val="000000" w:themeColor="text1"/>
        </w:rPr>
      </w:r>
      <w:r w:rsidR="00194727"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S1.1.3</w:t>
      </w:r>
      <w:r w:rsidR="00194727" w:rsidRPr="00603CE0">
        <w:rPr>
          <w:rFonts w:ascii="Times New Roman" w:hAnsi="Times New Roman"/>
          <w:color w:val="000000" w:themeColor="text1"/>
        </w:rPr>
        <w:fldChar w:fldCharType="end"/>
      </w:r>
      <w:r w:rsidR="00AF1E6D" w:rsidRPr="00603CE0">
        <w:rPr>
          <w:rFonts w:ascii="Times New Roman" w:hAnsi="Times New Roman"/>
          <w:color w:val="000000" w:themeColor="text1"/>
        </w:rPr>
        <w:t>.</w:t>
      </w:r>
      <w:r w:rsidR="00E70533" w:rsidRPr="00603CE0">
        <w:rPr>
          <w:rFonts w:ascii="Times New Roman" w:hAnsi="Times New Roman"/>
          <w:color w:val="000000" w:themeColor="text1"/>
        </w:rPr>
        <w:t xml:space="preserve"> </w:t>
      </w:r>
      <w:r w:rsidR="00093C30" w:rsidRPr="00603CE0">
        <w:rPr>
          <w:rFonts w:ascii="Times New Roman" w:hAnsi="Times New Roman"/>
          <w:color w:val="000000" w:themeColor="text1"/>
        </w:rPr>
        <w:t xml:space="preserve">Multi-drug resistance could arise in two ways: </w:t>
      </w:r>
      <w:r w:rsidR="00364550" w:rsidRPr="00603CE0">
        <w:rPr>
          <w:rFonts w:ascii="Times New Roman" w:hAnsi="Times New Roman"/>
          <w:color w:val="000000" w:themeColor="text1"/>
        </w:rPr>
        <w:t>developing during</w:t>
      </w:r>
      <w:r w:rsidR="00C31587" w:rsidRPr="00603CE0">
        <w:rPr>
          <w:rFonts w:ascii="Times New Roman" w:hAnsi="Times New Roman"/>
          <w:color w:val="000000" w:themeColor="text1"/>
        </w:rPr>
        <w:t xml:space="preserve"> treatment</w:t>
      </w:r>
      <w:r w:rsidR="00815869" w:rsidRPr="00603CE0">
        <w:rPr>
          <w:rFonts w:ascii="Times New Roman" w:hAnsi="Times New Roman"/>
          <w:color w:val="000000" w:themeColor="text1"/>
        </w:rPr>
        <w:t xml:space="preserve">, or </w:t>
      </w:r>
      <w:r w:rsidR="009F01AE" w:rsidRPr="00603CE0">
        <w:rPr>
          <w:rFonts w:ascii="Times New Roman" w:hAnsi="Times New Roman"/>
          <w:color w:val="000000" w:themeColor="text1"/>
        </w:rPr>
        <w:t>secondary exposure</w:t>
      </w:r>
      <w:r w:rsidR="004A39E9" w:rsidRPr="00603CE0">
        <w:rPr>
          <w:rFonts w:ascii="Times New Roman" w:hAnsi="Times New Roman"/>
          <w:color w:val="000000" w:themeColor="text1"/>
        </w:rPr>
        <w:t>.</w:t>
      </w:r>
      <w:r w:rsidR="00C31587" w:rsidRPr="00603CE0">
        <w:rPr>
          <w:rFonts w:ascii="Times New Roman" w:hAnsi="Times New Roman"/>
          <w:color w:val="000000" w:themeColor="text1"/>
        </w:rPr>
        <w:t xml:space="preserve"> </w:t>
      </w:r>
      <w:r w:rsidR="00707AE8" w:rsidRPr="00603CE0">
        <w:rPr>
          <w:rFonts w:ascii="Times New Roman" w:hAnsi="Times New Roman"/>
          <w:color w:val="000000" w:themeColor="text1"/>
        </w:rPr>
        <w:t>I</w:t>
      </w:r>
      <w:r w:rsidR="00815869" w:rsidRPr="00603CE0">
        <w:rPr>
          <w:rFonts w:ascii="Times New Roman" w:hAnsi="Times New Roman"/>
          <w:color w:val="000000" w:themeColor="text1"/>
        </w:rPr>
        <w:t xml:space="preserve">f an individual </w:t>
      </w:r>
      <w:r w:rsidR="0024204D" w:rsidRPr="00603CE0">
        <w:rPr>
          <w:rFonts w:ascii="Times New Roman" w:hAnsi="Times New Roman"/>
          <w:color w:val="000000" w:themeColor="text1"/>
        </w:rPr>
        <w:t>is infected with a resistant strain (</w:t>
      </w:r>
      <w:r w:rsidR="00086E42" w:rsidRPr="00603CE0">
        <w:rPr>
          <w:rFonts w:ascii="Times New Roman" w:hAnsi="Times New Roman"/>
          <w:color w:val="000000" w:themeColor="text1"/>
        </w:rPr>
        <w:t>e</w:t>
      </w:r>
      <w:r w:rsidR="0024204D" w:rsidRPr="00603CE0">
        <w:rPr>
          <w:rFonts w:ascii="Times New Roman" w:hAnsi="Times New Roman"/>
          <w:color w:val="000000" w:themeColor="text1"/>
        </w:rPr>
        <w:t>.g., resistant to A)</w:t>
      </w:r>
      <w:r w:rsidR="00707AE8" w:rsidRPr="00603CE0">
        <w:rPr>
          <w:rFonts w:ascii="Times New Roman" w:hAnsi="Times New Roman"/>
          <w:color w:val="000000" w:themeColor="text1"/>
        </w:rPr>
        <w:t xml:space="preserve"> and</w:t>
      </w:r>
      <w:r w:rsidR="0024204D" w:rsidRPr="00603CE0">
        <w:rPr>
          <w:rFonts w:ascii="Times New Roman" w:hAnsi="Times New Roman"/>
          <w:color w:val="000000" w:themeColor="text1"/>
        </w:rPr>
        <w:t xml:space="preserve"> receives treatment </w:t>
      </w:r>
      <w:r w:rsidR="00D17B60" w:rsidRPr="00603CE0">
        <w:rPr>
          <w:rFonts w:ascii="Times New Roman" w:hAnsi="Times New Roman"/>
          <w:color w:val="000000" w:themeColor="text1"/>
        </w:rPr>
        <w:t>(</w:t>
      </w:r>
      <w:r w:rsidR="00086E42" w:rsidRPr="00603CE0">
        <w:rPr>
          <w:rFonts w:ascii="Times New Roman" w:hAnsi="Times New Roman"/>
          <w:color w:val="000000" w:themeColor="text1"/>
        </w:rPr>
        <w:t xml:space="preserve">e.g., with B), </w:t>
      </w:r>
      <w:r w:rsidR="00707AE8" w:rsidRPr="00603CE0">
        <w:rPr>
          <w:rFonts w:ascii="Times New Roman" w:hAnsi="Times New Roman"/>
          <w:color w:val="000000" w:themeColor="text1"/>
        </w:rPr>
        <w:t>they have a very small chance</w:t>
      </w:r>
      <w:r w:rsidR="002C34F8" w:rsidRPr="00603CE0">
        <w:rPr>
          <w:rFonts w:ascii="Times New Roman" w:hAnsi="Times New Roman"/>
          <w:color w:val="000000" w:themeColor="text1"/>
        </w:rPr>
        <w:t xml:space="preserve"> of</w:t>
      </w:r>
      <w:r w:rsidR="00086E42" w:rsidRPr="00603CE0">
        <w:rPr>
          <w:rFonts w:ascii="Times New Roman" w:hAnsi="Times New Roman"/>
          <w:color w:val="000000" w:themeColor="text1"/>
        </w:rPr>
        <w:t xml:space="preserve"> develop</w:t>
      </w:r>
      <w:r w:rsidR="002C34F8" w:rsidRPr="00603CE0">
        <w:rPr>
          <w:rFonts w:ascii="Times New Roman" w:hAnsi="Times New Roman"/>
          <w:color w:val="000000" w:themeColor="text1"/>
        </w:rPr>
        <w:t>ing</w:t>
      </w:r>
      <w:r w:rsidR="00086E42" w:rsidRPr="00603CE0">
        <w:rPr>
          <w:rFonts w:ascii="Times New Roman" w:hAnsi="Times New Roman"/>
          <w:color w:val="000000" w:themeColor="text1"/>
        </w:rPr>
        <w:t xml:space="preserve"> resistance to the treatment drug</w:t>
      </w:r>
      <w:r w:rsidR="002C34F8" w:rsidRPr="00603CE0">
        <w:rPr>
          <w:rFonts w:ascii="Times New Roman" w:hAnsi="Times New Roman"/>
          <w:color w:val="000000" w:themeColor="text1"/>
        </w:rPr>
        <w:t>,</w:t>
      </w:r>
      <w:r w:rsidR="000F20C4" w:rsidRPr="00603CE0">
        <w:rPr>
          <w:rFonts w:ascii="Times New Roman" w:hAnsi="Times New Roman"/>
          <w:color w:val="000000" w:themeColor="text1"/>
        </w:rPr>
        <w:t xml:space="preserve"> resulting in resistance to both A and B</w:t>
      </w:r>
      <w:r w:rsidR="00A27017" w:rsidRPr="00603CE0">
        <w:rPr>
          <w:rFonts w:ascii="Times New Roman" w:hAnsi="Times New Roman"/>
          <w:color w:val="000000" w:themeColor="text1"/>
        </w:rPr>
        <w:t xml:space="preserve"> (i.e., multi-drug resistance)</w:t>
      </w:r>
      <w:r w:rsidR="000F20C4" w:rsidRPr="00603CE0">
        <w:rPr>
          <w:rFonts w:ascii="Times New Roman" w:hAnsi="Times New Roman"/>
          <w:color w:val="000000" w:themeColor="text1"/>
        </w:rPr>
        <w:t>.</w:t>
      </w:r>
      <w:r w:rsidR="00BB42B5" w:rsidRPr="00603CE0">
        <w:rPr>
          <w:rFonts w:ascii="Times New Roman" w:hAnsi="Times New Roman"/>
          <w:color w:val="000000" w:themeColor="text1"/>
        </w:rPr>
        <w:t xml:space="preserve"> Alternatively, </w:t>
      </w:r>
      <w:r w:rsidR="00C67FDF" w:rsidRPr="00603CE0">
        <w:rPr>
          <w:rFonts w:ascii="Times New Roman" w:hAnsi="Times New Roman"/>
          <w:color w:val="000000" w:themeColor="text1"/>
        </w:rPr>
        <w:t xml:space="preserve">a </w:t>
      </w:r>
      <w:r w:rsidR="00075F0E">
        <w:rPr>
          <w:rFonts w:ascii="Times New Roman" w:hAnsi="Times New Roman"/>
          <w:color w:val="000000" w:themeColor="text1"/>
        </w:rPr>
        <w:t xml:space="preserve">multidrug-resistant </w:t>
      </w:r>
      <w:r w:rsidR="00C67FDF" w:rsidRPr="00603CE0">
        <w:rPr>
          <w:rFonts w:ascii="Times New Roman" w:hAnsi="Times New Roman"/>
          <w:color w:val="000000" w:themeColor="text1"/>
        </w:rPr>
        <w:t>strain could arise through</w:t>
      </w:r>
      <w:r w:rsidR="000C57D2" w:rsidRPr="00603CE0">
        <w:rPr>
          <w:rFonts w:ascii="Times New Roman" w:hAnsi="Times New Roman"/>
          <w:color w:val="000000" w:themeColor="text1"/>
        </w:rPr>
        <w:t xml:space="preserve"> secondary exposure due to sexual </w:t>
      </w:r>
      <w:r w:rsidR="00C478C5" w:rsidRPr="00603CE0">
        <w:rPr>
          <w:rFonts w:ascii="Times New Roman" w:hAnsi="Times New Roman"/>
          <w:color w:val="000000" w:themeColor="text1"/>
        </w:rPr>
        <w:t>activity</w:t>
      </w:r>
      <w:r w:rsidR="000C57D2" w:rsidRPr="00603CE0">
        <w:rPr>
          <w:rFonts w:ascii="Times New Roman" w:hAnsi="Times New Roman"/>
          <w:color w:val="000000" w:themeColor="text1"/>
        </w:rPr>
        <w:t>. We assume that infection with one resi</w:t>
      </w:r>
      <w:r w:rsidR="00992D18" w:rsidRPr="00603CE0">
        <w:rPr>
          <w:rFonts w:ascii="Times New Roman" w:hAnsi="Times New Roman"/>
          <w:color w:val="000000" w:themeColor="text1"/>
        </w:rPr>
        <w:t>s</w:t>
      </w:r>
      <w:r w:rsidR="000C57D2" w:rsidRPr="00603CE0">
        <w:rPr>
          <w:rFonts w:ascii="Times New Roman" w:hAnsi="Times New Roman"/>
          <w:color w:val="000000" w:themeColor="text1"/>
        </w:rPr>
        <w:t xml:space="preserve">tant strain does not provide cross-immunity against other resistant strains (e.g., an individual with </w:t>
      </w:r>
      <w:r w:rsidR="005B3C9D">
        <w:rPr>
          <w:rFonts w:ascii="Times New Roman" w:hAnsi="Times New Roman"/>
          <w:color w:val="000000" w:themeColor="text1"/>
        </w:rPr>
        <w:t xml:space="preserve">an </w:t>
      </w:r>
      <w:r w:rsidR="000C57D2" w:rsidRPr="00603CE0">
        <w:rPr>
          <w:rFonts w:ascii="Times New Roman" w:hAnsi="Times New Roman"/>
          <w:color w:val="000000" w:themeColor="text1"/>
        </w:rPr>
        <w:t>infection resistant to drug A could become</w:t>
      </w:r>
      <w:r w:rsidR="00992D18" w:rsidRPr="00603CE0">
        <w:rPr>
          <w:rFonts w:ascii="Times New Roman" w:hAnsi="Times New Roman"/>
          <w:color w:val="000000" w:themeColor="text1"/>
        </w:rPr>
        <w:t xml:space="preserve"> </w:t>
      </w:r>
      <w:r w:rsidR="005B3C9D">
        <w:rPr>
          <w:rFonts w:ascii="Times New Roman" w:hAnsi="Times New Roman"/>
          <w:color w:val="000000" w:themeColor="text1"/>
        </w:rPr>
        <w:t xml:space="preserve">infected </w:t>
      </w:r>
      <w:r w:rsidR="00992D18" w:rsidRPr="00603CE0">
        <w:rPr>
          <w:rFonts w:ascii="Times New Roman" w:hAnsi="Times New Roman"/>
          <w:color w:val="000000" w:themeColor="text1"/>
        </w:rPr>
        <w:t xml:space="preserve">with a strain resistant to drug B). </w:t>
      </w:r>
      <w:r w:rsidR="00E63270" w:rsidRPr="00603CE0">
        <w:rPr>
          <w:rFonts w:ascii="Times New Roman" w:hAnsi="Times New Roman"/>
          <w:color w:val="000000" w:themeColor="text1"/>
        </w:rPr>
        <w:t>When such a secondary exposure occurs, the exposed individual is now considered resis</w:t>
      </w:r>
      <w:r w:rsidR="001A4C91" w:rsidRPr="00603CE0">
        <w:rPr>
          <w:rFonts w:ascii="Times New Roman" w:hAnsi="Times New Roman"/>
          <w:color w:val="000000" w:themeColor="text1"/>
        </w:rPr>
        <w:t xml:space="preserve">tant to both drugs A and B, and </w:t>
      </w:r>
      <w:r w:rsidR="00FE132F" w:rsidRPr="00603CE0">
        <w:rPr>
          <w:rFonts w:ascii="Times New Roman" w:hAnsi="Times New Roman"/>
          <w:color w:val="000000" w:themeColor="text1"/>
        </w:rPr>
        <w:t xml:space="preserve">they are able to transmit this new </w:t>
      </w:r>
      <w:r w:rsidR="00075F0E">
        <w:rPr>
          <w:rFonts w:ascii="Times New Roman" w:hAnsi="Times New Roman"/>
          <w:color w:val="000000" w:themeColor="text1"/>
        </w:rPr>
        <w:t xml:space="preserve">multidrug-resistant </w:t>
      </w:r>
      <w:r w:rsidR="00FE132F" w:rsidRPr="00603CE0">
        <w:rPr>
          <w:rFonts w:ascii="Times New Roman" w:hAnsi="Times New Roman"/>
          <w:color w:val="000000" w:themeColor="text1"/>
        </w:rPr>
        <w:t>strain onward to other individuals.</w:t>
      </w:r>
      <w:r w:rsidR="00C67FDF" w:rsidRPr="00603CE0">
        <w:rPr>
          <w:rFonts w:ascii="Times New Roman" w:hAnsi="Times New Roman"/>
          <w:color w:val="000000" w:themeColor="text1"/>
        </w:rPr>
        <w:t xml:space="preserve"> </w:t>
      </w:r>
      <w:r w:rsidR="00E70533" w:rsidRPr="00603CE0">
        <w:rPr>
          <w:rFonts w:ascii="Times New Roman" w:hAnsi="Times New Roman"/>
          <w:color w:val="000000" w:themeColor="text1"/>
        </w:rPr>
        <w:t xml:space="preserve"> </w:t>
      </w:r>
      <w:r w:rsidR="00B6233E" w:rsidRPr="00603CE0">
        <w:rPr>
          <w:rFonts w:ascii="Times New Roman" w:hAnsi="Times New Roman"/>
          <w:color w:val="000000" w:themeColor="text1"/>
        </w:rPr>
        <w:t xml:space="preserve">We assume that </w:t>
      </w:r>
      <w:r w:rsidR="00504047" w:rsidRPr="00603CE0">
        <w:rPr>
          <w:rFonts w:ascii="Times New Roman" w:hAnsi="Times New Roman"/>
          <w:color w:val="000000" w:themeColor="text1"/>
        </w:rPr>
        <w:t xml:space="preserve">a last-line antibiotic, modeled after a </w:t>
      </w:r>
      <w:r w:rsidR="00601A35" w:rsidRPr="00603CE0">
        <w:rPr>
          <w:rFonts w:ascii="Times New Roman" w:hAnsi="Times New Roman"/>
          <w:color w:val="000000" w:themeColor="text1"/>
        </w:rPr>
        <w:t>broad-spectrum</w:t>
      </w:r>
      <w:r w:rsidR="00504047" w:rsidRPr="00603CE0">
        <w:rPr>
          <w:rFonts w:ascii="Times New Roman" w:hAnsi="Times New Roman"/>
          <w:color w:val="000000" w:themeColor="text1"/>
        </w:rPr>
        <w:t xml:space="preserve"> antibiotic such as ertapenem, is available</w:t>
      </w:r>
      <w:r w:rsidR="003202B3" w:rsidRPr="00603CE0">
        <w:rPr>
          <w:rFonts w:ascii="Times New Roman" w:hAnsi="Times New Roman"/>
          <w:color w:val="000000" w:themeColor="text1"/>
        </w:rPr>
        <w:t>, and that it has</w:t>
      </w:r>
      <w:r w:rsidR="00504047" w:rsidRPr="00603CE0">
        <w:rPr>
          <w:rFonts w:ascii="Times New Roman" w:hAnsi="Times New Roman"/>
          <w:color w:val="000000" w:themeColor="text1"/>
        </w:rPr>
        <w:t xml:space="preserve"> 100% treatment effectiveness against</w:t>
      </w:r>
      <w:r w:rsidR="00B6233E" w:rsidRPr="00603CE0">
        <w:rPr>
          <w:rFonts w:ascii="Times New Roman" w:hAnsi="Times New Roman"/>
          <w:color w:val="000000" w:themeColor="text1"/>
        </w:rPr>
        <w:t xml:space="preserve"> multidrug</w:t>
      </w:r>
      <w:r w:rsidR="001B39E7" w:rsidRPr="00603CE0">
        <w:rPr>
          <w:rFonts w:ascii="Times New Roman" w:hAnsi="Times New Roman"/>
          <w:color w:val="000000" w:themeColor="text1"/>
        </w:rPr>
        <w:t>-</w:t>
      </w:r>
      <w:r w:rsidR="00B6233E" w:rsidRPr="00603CE0">
        <w:rPr>
          <w:rFonts w:ascii="Times New Roman" w:hAnsi="Times New Roman"/>
          <w:color w:val="000000" w:themeColor="text1"/>
        </w:rPr>
        <w:t xml:space="preserve">resistant infections. </w:t>
      </w:r>
      <w:r w:rsidR="00172FBD" w:rsidRPr="00603CE0">
        <w:rPr>
          <w:rFonts w:ascii="Times New Roman" w:hAnsi="Times New Roman"/>
          <w:color w:val="000000" w:themeColor="text1"/>
        </w:rPr>
        <w:t>In the model, this drug is used when all other drug</w:t>
      </w:r>
      <w:r w:rsidR="004B39E2" w:rsidRPr="00603CE0">
        <w:rPr>
          <w:rFonts w:ascii="Times New Roman" w:hAnsi="Times New Roman"/>
          <w:color w:val="000000" w:themeColor="text1"/>
        </w:rPr>
        <w:t xml:space="preserve"> options have been exhausted, according to each particular strategy (see below).</w:t>
      </w:r>
    </w:p>
    <w:p w14:paraId="3F2C3A21" w14:textId="77777777" w:rsidR="0062687A" w:rsidRPr="00603CE0" w:rsidRDefault="0062687A" w:rsidP="00AF23C5">
      <w:pPr>
        <w:rPr>
          <w:color w:val="000000" w:themeColor="text1"/>
        </w:rPr>
      </w:pPr>
    </w:p>
    <w:p w14:paraId="6D00D66D" w14:textId="77777777" w:rsidR="00A2409B" w:rsidRPr="00603CE0" w:rsidRDefault="00A2409B" w:rsidP="00222BC2">
      <w:pPr>
        <w:pStyle w:val="Heading2"/>
      </w:pPr>
      <w:r w:rsidRPr="00603CE0">
        <w:t>Model calibration and parameter estimation</w:t>
      </w:r>
    </w:p>
    <w:p w14:paraId="58FD5DE1" w14:textId="17DF1842" w:rsidR="007A4ABE" w:rsidRPr="00603CE0" w:rsidRDefault="00A2409B" w:rsidP="00E70533">
      <w:pPr>
        <w:ind w:firstLine="720"/>
        <w:rPr>
          <w:rFonts w:ascii="Times New Roman" w:hAnsi="Times New Roman"/>
          <w:color w:val="000000" w:themeColor="text1"/>
        </w:rPr>
      </w:pPr>
      <w:r w:rsidRPr="00603CE0">
        <w:rPr>
          <w:rFonts w:ascii="Times New Roman" w:hAnsi="Times New Roman"/>
          <w:color w:val="000000" w:themeColor="text1"/>
        </w:rPr>
        <w:t xml:space="preserve">To model gonorrhea disease burden, we used a </w:t>
      </w:r>
      <w:r w:rsidR="002A7FDD" w:rsidRPr="00603CE0">
        <w:rPr>
          <w:rFonts w:ascii="Times New Roman" w:hAnsi="Times New Roman"/>
          <w:color w:val="000000" w:themeColor="text1"/>
        </w:rPr>
        <w:t>Bayesian</w:t>
      </w:r>
      <w:r w:rsidR="001555FC" w:rsidRPr="00603CE0">
        <w:rPr>
          <w:rFonts w:ascii="Times New Roman" w:hAnsi="Times New Roman"/>
          <w:color w:val="000000" w:themeColor="text1"/>
        </w:rPr>
        <w:t xml:space="preserve"> melding</w:t>
      </w:r>
      <w:r w:rsidR="00595B08" w:rsidRPr="00603CE0">
        <w:rPr>
          <w:rFonts w:ascii="Times New Roman" w:hAnsi="Times New Roman"/>
          <w:color w:val="000000" w:themeColor="text1"/>
        </w:rPr>
        <w:fldChar w:fldCharType="begin"/>
      </w:r>
      <w:r w:rsidR="00631162" w:rsidRPr="00603CE0">
        <w:rPr>
          <w:rFonts w:ascii="Times New Roman" w:hAnsi="Times New Roman"/>
          <w:color w:val="000000" w:themeColor="text1"/>
        </w:rPr>
        <w:instrText xml:space="preserve"> ADDIN EN.CITE &lt;EndNote&gt;&lt;Cite&gt;&lt;Author&gt;Poole&lt;/Author&gt;&lt;Year&gt;2000&lt;/Year&gt;&lt;RecNum&gt;2339&lt;/RecNum&gt;&lt;DisplayText&gt;&lt;style face="superscript"&gt;27&lt;/style&gt;&lt;/DisplayText&gt;&lt;record&gt;&lt;rec-number&gt;2339&lt;/rec-number&gt;&lt;foreign-keys&gt;&lt;key app="EN" db-id="wptxs2svnezeaaex5ebp2d9tvv0d9sw25p2p" timestamp="1726855816" guid="df0bd836-4f66-46c2-9c4b-aaa375fa83b2"&gt;2339&lt;/key&gt;&lt;/foreign-keys&gt;&lt;ref-type name="Journal Article"&gt;17&lt;/ref-type&gt;&lt;contributors&gt;&lt;authors&gt;&lt;author&gt;Poole, David&lt;/author&gt;&lt;author&gt;Raftery, Adrian E.&lt;/author&gt;&lt;/authors&gt;&lt;/contributors&gt;&lt;titles&gt;&lt;title&gt;Inference for Deterministic Simulation Models: The Bayesian Melding Approach&lt;/title&gt;&lt;secondary-title&gt;Journal of the American Statistical Association&lt;/secondary-title&gt;&lt;/titles&gt;&lt;periodical&gt;&lt;full-title&gt;Journal of the American Statistical Association&lt;/full-title&gt;&lt;/periodical&gt;&lt;pages&gt;1244-1255&lt;/pages&gt;&lt;volume&gt;95&lt;/volume&gt;&lt;number&gt;452&lt;/number&gt;&lt;dates&gt;&lt;year&gt;2000&lt;/year&gt;&lt;pub-dates&gt;&lt;date&gt;2000/12/01&lt;/date&gt;&lt;/pub-dates&gt;&lt;/dates&gt;&lt;publisher&gt;ASA Website&lt;/publisher&gt;&lt;isbn&gt;0162-1459&lt;/isbn&gt;&lt;urls&gt;&lt;related-urls&gt;&lt;url&gt;https://www.tandfonline.com/doi/abs/10.1080/01621459.2000.10474324&lt;/url&gt;&lt;/related-urls&gt;&lt;/urls&gt;&lt;electronic-resource-num&gt;10.1080/01621459.2000.10474324&lt;/electronic-resource-num&gt;&lt;/record&gt;&lt;/Cite&gt;&lt;/EndNote&gt;</w:instrText>
      </w:r>
      <w:r w:rsidR="00595B08" w:rsidRPr="00603CE0">
        <w:rPr>
          <w:rFonts w:ascii="Times New Roman" w:hAnsi="Times New Roman"/>
          <w:color w:val="000000" w:themeColor="text1"/>
        </w:rPr>
        <w:fldChar w:fldCharType="separate"/>
      </w:r>
      <w:r w:rsidR="00631162" w:rsidRPr="00603CE0">
        <w:rPr>
          <w:rFonts w:ascii="Times New Roman" w:hAnsi="Times New Roman"/>
          <w:noProof/>
          <w:color w:val="000000" w:themeColor="text1"/>
          <w:vertAlign w:val="superscript"/>
        </w:rPr>
        <w:t>27</w:t>
      </w:r>
      <w:r w:rsidR="00595B08" w:rsidRPr="00603CE0">
        <w:rPr>
          <w:rFonts w:ascii="Times New Roman" w:hAnsi="Times New Roman"/>
          <w:color w:val="000000" w:themeColor="text1"/>
        </w:rPr>
        <w:fldChar w:fldCharType="end"/>
      </w:r>
      <w:r w:rsidRPr="00603CE0">
        <w:rPr>
          <w:rFonts w:ascii="Times New Roman" w:hAnsi="Times New Roman"/>
          <w:color w:val="000000" w:themeColor="text1"/>
        </w:rPr>
        <w:t xml:space="preserve"> approach to select trajectories </w:t>
      </w:r>
      <w:r w:rsidR="00DE003C" w:rsidRPr="00603CE0">
        <w:rPr>
          <w:rFonts w:ascii="Times New Roman" w:hAnsi="Times New Roman"/>
          <w:color w:val="000000" w:themeColor="text1"/>
        </w:rPr>
        <w:t>that</w:t>
      </w:r>
      <w:r w:rsidRPr="00603CE0">
        <w:rPr>
          <w:rFonts w:ascii="Times New Roman" w:hAnsi="Times New Roman"/>
          <w:color w:val="000000" w:themeColor="text1"/>
        </w:rPr>
        <w:t xml:space="preserve"> best fit </w:t>
      </w:r>
      <w:r w:rsidR="00B94536" w:rsidRPr="00603CE0">
        <w:rPr>
          <w:rFonts w:ascii="Times New Roman" w:hAnsi="Times New Roman"/>
          <w:color w:val="000000" w:themeColor="text1"/>
        </w:rPr>
        <w:t xml:space="preserve">estimates of </w:t>
      </w:r>
      <w:r w:rsidRPr="00603CE0">
        <w:rPr>
          <w:rFonts w:ascii="Times New Roman" w:hAnsi="Times New Roman"/>
          <w:color w:val="000000" w:themeColor="text1"/>
        </w:rPr>
        <w:t>prevalence</w:t>
      </w:r>
      <w:r w:rsidR="00E737E1" w:rsidRPr="00603CE0">
        <w:rPr>
          <w:rFonts w:ascii="Times New Roman" w:hAnsi="Times New Roman"/>
          <w:color w:val="000000" w:themeColor="text1"/>
        </w:rPr>
        <w:t xml:space="preserve"> for MSM</w:t>
      </w:r>
      <w:r w:rsidRPr="00603CE0">
        <w:rPr>
          <w:rFonts w:ascii="Times New Roman" w:hAnsi="Times New Roman"/>
          <w:color w:val="000000" w:themeColor="text1"/>
        </w:rPr>
        <w:t>,</w:t>
      </w:r>
      <w:r w:rsidR="00495C27" w:rsidRPr="00603CE0">
        <w:rPr>
          <w:rFonts w:ascii="Times New Roman" w:hAnsi="Times New Roman"/>
          <w:color w:val="000000" w:themeColor="text1"/>
        </w:rPr>
        <w:fldChar w:fldCharType="begin"/>
      </w:r>
      <w:r w:rsidR="00AD768F" w:rsidRPr="00603CE0">
        <w:rPr>
          <w:rFonts w:ascii="Times New Roman" w:hAnsi="Times New Roman"/>
          <w:color w:val="000000" w:themeColor="text1"/>
        </w:rPr>
        <w:instrText xml:space="preserve"> ADDIN EN.CITE &lt;EndNote&gt;&lt;Cite&gt;&lt;Author&gt;Johnson Jones&lt;/Author&gt;&lt;Year&gt;2019&lt;/Year&gt;&lt;RecNum&gt;2498&lt;/RecNum&gt;&lt;DisplayText&gt;&lt;style face="superscript"&gt;28&lt;/style&gt;&lt;/DisplayText&gt;&lt;record&gt;&lt;rec-number&gt;2498&lt;/rec-number&gt;&lt;foreign-keys&gt;&lt;key app="EN" db-id="wptxs2svnezeaaex5ebp2d9tvv0d9sw25p2p" timestamp="1756219596" guid="5b50a51c-8e94-4d11-8683-c3cf3b1e941d"&gt;2498&lt;/key&gt;&lt;/foreign-keys&gt;&lt;ref-type name="Dataset"&gt;59&lt;/ref-type&gt;&lt;contributors&gt;&lt;authors&gt;&lt;author&gt;Johnson Jones, Michelle L.&lt;/author&gt;&lt;author&gt;Chapin-Bardales, Johanna&lt;/author&gt;&lt;author&gt;Bizune, Destani&lt;/author&gt;&lt;author&gt;Papp, John R.&lt;/author&gt;&lt;author&gt;Phillips, Christi&lt;/author&gt;&lt;author&gt;Kirkcaldy, Robert D.&lt;/author&gt;&lt;author&gt;Wejnert, Cyprian&lt;/author&gt;&lt;author&gt;Bernstein, Kyle T.&lt;/author&gt;&lt;author&gt;Khuwaja, Salma&lt;/author&gt;&lt;author&gt;Lopez, Zaida&lt;/author&gt;&lt;author&gt;Padgett, Paige&lt;/author&gt;&lt;author&gt;Forrest, David&lt;/author&gt;&lt;author&gt;Nixon, Willie&lt;/author&gt;&lt;author&gt;Spencer, Emma&lt;/author&gt;&lt;author&gt;Braunstein, Sarah&lt;/author&gt;&lt;author&gt;Carrillo, Sidney&lt;/author&gt;&lt;author&gt;Rivera, Alexis&lt;/author&gt;&lt;author&gt;Ick, Theresa&lt;/author&gt;&lt;author&gt;Raymond, H. Fisher&lt;/author&gt;&lt;author&gt;Opoku, Jenevieve&lt;/author&gt;&lt;author&gt;Kuo, Irene&lt;/author&gt;&lt;/authors&gt;&lt;/contributors&gt;&lt;titles&gt;&lt;title&gt;Table. Characteristics of participants and prevalence of extragenital chlamydia and gonorrhea among community venue–attending* men&amp;#xD;who have sex with men, by anatomic site — National HIV Behavioral Surveillance, five U.S. cities, 2017. Extragenital Chlamydia and Gonorrhea Among Community Venue–Attending Men Who Have Sex with Men — Five Cities, United States, 2017&lt;/title&gt;&lt;secondary-title&gt;MMWR 68:14 p. 324&lt;/secondary-title&gt;&lt;/titles&gt;&lt;dates&gt;&lt;year&gt;2019&lt;/year&gt;&lt;pub-dates&gt;&lt;date&gt;2017&lt;/date&gt;&lt;/pub-dates&gt;&lt;/dates&gt;&lt;urls&gt;&lt;/urls&gt;&lt;/record&gt;&lt;/Cite&gt;&lt;/EndNote&gt;</w:instrText>
      </w:r>
      <w:r w:rsidR="00495C27" w:rsidRPr="00603CE0">
        <w:rPr>
          <w:rFonts w:ascii="Times New Roman" w:hAnsi="Times New Roman"/>
          <w:color w:val="000000" w:themeColor="text1"/>
        </w:rPr>
        <w:fldChar w:fldCharType="separate"/>
      </w:r>
      <w:r w:rsidR="00495C27" w:rsidRPr="00603CE0">
        <w:rPr>
          <w:rFonts w:ascii="Times New Roman" w:hAnsi="Times New Roman"/>
          <w:noProof/>
          <w:color w:val="000000" w:themeColor="text1"/>
          <w:vertAlign w:val="superscript"/>
        </w:rPr>
        <w:t>28</w:t>
      </w:r>
      <w:r w:rsidR="00495C27" w:rsidRPr="00603CE0">
        <w:rPr>
          <w:rFonts w:ascii="Times New Roman" w:hAnsi="Times New Roman"/>
          <w:color w:val="000000" w:themeColor="text1"/>
        </w:rPr>
        <w:fldChar w:fldCharType="end"/>
      </w:r>
      <w:r w:rsidR="00495C27" w:rsidRPr="00603CE0" w:rsidDel="00495C27">
        <w:rPr>
          <w:rFonts w:ascii="Times New Roman" w:hAnsi="Times New Roman"/>
          <w:color w:val="000000" w:themeColor="text1"/>
        </w:rPr>
        <w:t xml:space="preserve"> </w:t>
      </w:r>
      <w:r w:rsidRPr="00603CE0">
        <w:rPr>
          <w:rFonts w:ascii="Times New Roman" w:hAnsi="Times New Roman"/>
          <w:color w:val="000000" w:themeColor="text1"/>
        </w:rPr>
        <w:t xml:space="preserve"> </w:t>
      </w:r>
      <w:r w:rsidR="008E1F60" w:rsidRPr="00603CE0">
        <w:rPr>
          <w:rFonts w:ascii="Times New Roman" w:hAnsi="Times New Roman"/>
          <w:color w:val="000000" w:themeColor="text1"/>
        </w:rPr>
        <w:t>rate of</w:t>
      </w:r>
      <w:r w:rsidRPr="00603CE0">
        <w:rPr>
          <w:rFonts w:ascii="Times New Roman" w:hAnsi="Times New Roman"/>
          <w:color w:val="000000" w:themeColor="text1"/>
        </w:rPr>
        <w:t xml:space="preserve"> detect</w:t>
      </w:r>
      <w:r w:rsidR="008070A4" w:rsidRPr="00603CE0">
        <w:rPr>
          <w:rFonts w:ascii="Times New Roman" w:hAnsi="Times New Roman"/>
          <w:color w:val="000000" w:themeColor="text1"/>
        </w:rPr>
        <w:t>ed</w:t>
      </w:r>
      <w:r w:rsidR="00B2478F" w:rsidRPr="00603CE0">
        <w:rPr>
          <w:rFonts w:ascii="Times New Roman" w:hAnsi="Times New Roman"/>
          <w:color w:val="000000" w:themeColor="text1"/>
        </w:rPr>
        <w:t xml:space="preserve"> gonorrhea</w:t>
      </w:r>
      <w:r w:rsidR="008070A4" w:rsidRPr="00603CE0">
        <w:rPr>
          <w:rFonts w:ascii="Times New Roman" w:hAnsi="Times New Roman"/>
          <w:color w:val="000000" w:themeColor="text1"/>
        </w:rPr>
        <w:t xml:space="preserve"> cases</w:t>
      </w:r>
      <w:r w:rsidR="00E737E1" w:rsidRPr="00603CE0">
        <w:rPr>
          <w:rFonts w:ascii="Times New Roman" w:hAnsi="Times New Roman"/>
          <w:color w:val="000000" w:themeColor="text1"/>
        </w:rPr>
        <w:t xml:space="preserve"> for MSM</w:t>
      </w:r>
      <w:r w:rsidRPr="00603CE0">
        <w:rPr>
          <w:rFonts w:ascii="Times New Roman" w:hAnsi="Times New Roman"/>
          <w:color w:val="000000" w:themeColor="text1"/>
        </w:rPr>
        <w:t>,</w:t>
      </w:r>
      <w:r w:rsidR="003F3D7A" w:rsidRPr="00603CE0">
        <w:rPr>
          <w:rFonts w:ascii="Times New Roman" w:hAnsi="Times New Roman"/>
          <w:color w:val="000000" w:themeColor="text1"/>
        </w:rPr>
        <w:fldChar w:fldCharType="begin"/>
      </w:r>
      <w:r w:rsidR="00495C27" w:rsidRPr="00603CE0">
        <w:rPr>
          <w:rFonts w:ascii="Times New Roman" w:hAnsi="Times New Roman"/>
          <w:color w:val="000000" w:themeColor="text1"/>
        </w:rPr>
        <w:instrText xml:space="preserve"> ADDIN EN.CITE &lt;EndNote&gt;&lt;Cite&gt;&lt;Author&gt;STI Surveillance Network (SSuN)&lt;/Author&gt;&lt;Year&gt;2019&lt;/Year&gt;&lt;RecNum&gt;2497&lt;/RecNum&gt;&lt;DisplayText&gt;&lt;style face="superscript"&gt;29&lt;/style&gt;&lt;/DisplayText&gt;&lt;record&gt;&lt;rec-number&gt;2497&lt;/rec-number&gt;&lt;foreign-keys&gt;&lt;key app="EN" db-id="wptxs2svnezeaaex5ebp2d9tvv0d9sw25p2p" timestamp="1756219087" guid="90ae2602-c696-4a2a-946f-547a0d7fab68"&gt;2497&lt;/key&gt;&lt;/foreign-keys&gt;&lt;ref-type name="Dataset"&gt;59&lt;/ref-type&gt;&lt;contributors&gt;&lt;authors&gt;&lt;author&gt;STI Surveillance Network (SSuN),&lt;/author&gt;&lt;author&gt;Centers for Disease Control and Prevention,&lt;/author&gt;&lt;/authors&gt;&lt;/contributors&gt;&lt;titles&gt;&lt;title&gt;National Profile Gonorrhea (p. 16)&lt;/title&gt;&lt;secondary-title&gt;STD Surveillance 2018&lt;/secondary-title&gt;&lt;/titles&gt;&lt;dates&gt;&lt;year&gt;2019&lt;/year&gt;&lt;/dates&gt;&lt;pub-location&gt;Atlanta GA&lt;/pub-location&gt;&lt;urls&gt;&lt;/urls&gt;&lt;/record&gt;&lt;/Cite&gt;&lt;/EndNote&gt;</w:instrText>
      </w:r>
      <w:r w:rsidR="003F3D7A" w:rsidRPr="00603CE0">
        <w:rPr>
          <w:rFonts w:ascii="Times New Roman" w:hAnsi="Times New Roman"/>
          <w:color w:val="000000" w:themeColor="text1"/>
        </w:rPr>
        <w:fldChar w:fldCharType="separate"/>
      </w:r>
      <w:r w:rsidR="003F3D7A" w:rsidRPr="00603CE0">
        <w:rPr>
          <w:rFonts w:ascii="Times New Roman" w:hAnsi="Times New Roman"/>
          <w:noProof/>
          <w:color w:val="000000" w:themeColor="text1"/>
          <w:vertAlign w:val="superscript"/>
        </w:rPr>
        <w:t>29</w:t>
      </w:r>
      <w:r w:rsidR="003F3D7A" w:rsidRPr="00603CE0">
        <w:rPr>
          <w:rFonts w:ascii="Times New Roman" w:hAnsi="Times New Roman"/>
          <w:color w:val="000000" w:themeColor="text1"/>
        </w:rPr>
        <w:fldChar w:fldCharType="end"/>
      </w:r>
      <w:r w:rsidRPr="00603CE0">
        <w:rPr>
          <w:rFonts w:ascii="Times New Roman" w:hAnsi="Times New Roman"/>
          <w:color w:val="000000" w:themeColor="text1"/>
        </w:rPr>
        <w:t xml:space="preserve"> and </w:t>
      </w:r>
      <w:r w:rsidR="00566F9F" w:rsidRPr="00603CE0">
        <w:rPr>
          <w:rFonts w:ascii="Times New Roman" w:hAnsi="Times New Roman"/>
          <w:color w:val="000000" w:themeColor="text1"/>
        </w:rPr>
        <w:t xml:space="preserve">the </w:t>
      </w:r>
      <w:r w:rsidRPr="00603CE0">
        <w:rPr>
          <w:rFonts w:ascii="Times New Roman" w:hAnsi="Times New Roman"/>
          <w:color w:val="000000" w:themeColor="text1"/>
        </w:rPr>
        <w:t xml:space="preserve">proportion of </w:t>
      </w:r>
      <w:r w:rsidR="000861B3" w:rsidRPr="00603CE0">
        <w:rPr>
          <w:rFonts w:ascii="Times New Roman" w:hAnsi="Times New Roman"/>
          <w:color w:val="000000" w:themeColor="text1"/>
        </w:rPr>
        <w:t xml:space="preserve">detected </w:t>
      </w:r>
      <w:r w:rsidRPr="00603CE0">
        <w:rPr>
          <w:rFonts w:ascii="Times New Roman" w:hAnsi="Times New Roman"/>
          <w:color w:val="000000" w:themeColor="text1"/>
        </w:rPr>
        <w:t>cases presenting with symptoms</w:t>
      </w:r>
      <w:r w:rsidR="00E737E1" w:rsidRPr="00603CE0">
        <w:rPr>
          <w:rFonts w:ascii="Times New Roman" w:hAnsi="Times New Roman"/>
          <w:color w:val="000000" w:themeColor="text1"/>
        </w:rPr>
        <w:t xml:space="preserve"> for MSM</w:t>
      </w:r>
      <w:r w:rsidR="00514A7D" w:rsidRPr="00603CE0">
        <w:rPr>
          <w:rFonts w:ascii="Times New Roman" w:hAnsi="Times New Roman"/>
          <w:color w:val="000000" w:themeColor="text1"/>
        </w:rPr>
        <w:fldChar w:fldCharType="begin"/>
      </w:r>
      <w:r w:rsidR="00AD768F" w:rsidRPr="00603CE0">
        <w:rPr>
          <w:rFonts w:ascii="Times New Roman" w:hAnsi="Times New Roman"/>
          <w:color w:val="000000" w:themeColor="text1"/>
        </w:rPr>
        <w:instrText xml:space="preserve"> ADDIN EN.CITE &lt;EndNote&gt;&lt;Cite&gt;&lt;Author&gt;Newman&lt;/Author&gt;&lt;Year&gt;2012&lt;/Year&gt;&lt;RecNum&gt;2499&lt;/RecNum&gt;&lt;DisplayText&gt;&lt;style face="superscript"&gt;30&lt;/style&gt;&lt;/DisplayText&gt;&lt;record&gt;&lt;rec-number&gt;2499&lt;/rec-number&gt;&lt;foreign-keys&gt;&lt;key app="EN" db-id="wptxs2svnezeaaex5ebp2d9tvv0d9sw25p2p" timestamp="1756219812" guid="2ad9077e-9f08-458a-a4d9-627c90e02f45"&gt;2499&lt;/key&gt;&lt;/foreign-keys&gt;&lt;ref-type name="Dataset"&gt;59&lt;/ref-type&gt;&lt;contributors&gt;&lt;authors&gt;&lt;author&gt;Newman, Lori Marie&lt;/author&gt;&lt;author&gt;Dowell, Deborah&lt;/author&gt;&lt;author&gt;Bernstein, Kyle&lt;/author&gt;&lt;author&gt;Donnelly, Jennifer&lt;/author&gt;&lt;author&gt;Martins, Summer&lt;/author&gt;&lt;author&gt;Stenger, Mark&lt;/author&gt;&lt;author&gt;Stover, Jeffrey&lt;/author&gt;&lt;author&gt;Weinstock, Hillard&lt;/author&gt;&lt;/authors&gt;&lt;secondary-authors&gt;&lt;author&gt;STD Surveillance Network (SSuN)&lt;/author&gt;&lt;/secondary-authors&gt;&lt;/contributors&gt;&lt;titles&gt;&lt;title&gt;Table 4. Reported characteristics of MSM with gonorrhea interviewed in the STD Surveillance Network, 2006–2008. A Tale of Two Gonorrhea Epidemics: Results from the STD Surveillance Network&lt;/title&gt;&lt;secondary-title&gt;Public Health Reports 127:3 p. 289&lt;/secondary-title&gt;&lt;/titles&gt;&lt;dates&gt;&lt;year&gt;2012&lt;/year&gt;&lt;pub-dates&gt;&lt;date&gt;2006-2008&lt;/date&gt;&lt;/pub-dates&gt;&lt;/dates&gt;&lt;urls&gt;&lt;/urls&gt;&lt;/record&gt;&lt;/Cite&gt;&lt;/EndNote&gt;</w:instrText>
      </w:r>
      <w:r w:rsidR="00514A7D" w:rsidRPr="00603CE0">
        <w:rPr>
          <w:rFonts w:ascii="Times New Roman" w:hAnsi="Times New Roman"/>
          <w:color w:val="000000" w:themeColor="text1"/>
        </w:rPr>
        <w:fldChar w:fldCharType="separate"/>
      </w:r>
      <w:r w:rsidR="00514A7D" w:rsidRPr="00603CE0">
        <w:rPr>
          <w:rFonts w:ascii="Times New Roman" w:hAnsi="Times New Roman"/>
          <w:noProof/>
          <w:color w:val="000000" w:themeColor="text1"/>
          <w:vertAlign w:val="superscript"/>
        </w:rPr>
        <w:t>30</w:t>
      </w:r>
      <w:r w:rsidR="00514A7D" w:rsidRPr="00603CE0">
        <w:rPr>
          <w:rFonts w:ascii="Times New Roman" w:hAnsi="Times New Roman"/>
          <w:color w:val="000000" w:themeColor="text1"/>
        </w:rPr>
        <w:fldChar w:fldCharType="end"/>
      </w:r>
      <w:r w:rsidRPr="00603CE0">
        <w:rPr>
          <w:rFonts w:ascii="Times New Roman" w:hAnsi="Times New Roman"/>
          <w:color w:val="000000" w:themeColor="text1"/>
        </w:rPr>
        <w:t xml:space="preserve"> in </w:t>
      </w:r>
      <w:r w:rsidR="00674CD0" w:rsidRPr="00603CE0">
        <w:rPr>
          <w:rFonts w:ascii="Times New Roman" w:hAnsi="Times New Roman"/>
          <w:color w:val="000000" w:themeColor="text1"/>
        </w:rPr>
        <w:t>the</w:t>
      </w:r>
      <w:r w:rsidRPr="00603CE0">
        <w:rPr>
          <w:rFonts w:ascii="Times New Roman" w:hAnsi="Times New Roman"/>
          <w:color w:val="000000" w:themeColor="text1"/>
        </w:rPr>
        <w:t xml:space="preserve"> absence of strains</w:t>
      </w:r>
      <w:r w:rsidR="00623DFC" w:rsidRPr="00603CE0">
        <w:rPr>
          <w:rFonts w:ascii="Times New Roman" w:hAnsi="Times New Roman"/>
          <w:color w:val="000000" w:themeColor="text1"/>
        </w:rPr>
        <w:t xml:space="preserve"> resistant to </w:t>
      </w:r>
      <w:r w:rsidR="00986790" w:rsidRPr="00603CE0">
        <w:rPr>
          <w:rFonts w:ascii="Times New Roman" w:hAnsi="Times New Roman"/>
          <w:color w:val="000000" w:themeColor="text1"/>
        </w:rPr>
        <w:t>drugs A</w:t>
      </w:r>
      <w:r w:rsidR="006B50AF" w:rsidRPr="00603CE0">
        <w:rPr>
          <w:rFonts w:ascii="Times New Roman" w:hAnsi="Times New Roman"/>
          <w:color w:val="000000" w:themeColor="text1"/>
        </w:rPr>
        <w:t xml:space="preserve"> (representing ceftriaxone)</w:t>
      </w:r>
      <w:r w:rsidR="00986790" w:rsidRPr="00603CE0">
        <w:rPr>
          <w:rFonts w:ascii="Times New Roman" w:hAnsi="Times New Roman"/>
          <w:color w:val="000000" w:themeColor="text1"/>
        </w:rPr>
        <w:t>, B</w:t>
      </w:r>
      <w:r w:rsidR="006B50AF" w:rsidRPr="00603CE0">
        <w:rPr>
          <w:rFonts w:ascii="Times New Roman" w:hAnsi="Times New Roman"/>
          <w:color w:val="000000" w:themeColor="text1"/>
        </w:rPr>
        <w:t xml:space="preserve"> (representing a new antibiotic in the pipeline)</w:t>
      </w:r>
      <w:r w:rsidR="00986790" w:rsidRPr="00603CE0">
        <w:rPr>
          <w:rFonts w:ascii="Times New Roman" w:hAnsi="Times New Roman"/>
          <w:color w:val="000000" w:themeColor="text1"/>
        </w:rPr>
        <w:t>, or X</w:t>
      </w:r>
      <w:r w:rsidR="006B50AF" w:rsidRPr="00603CE0">
        <w:rPr>
          <w:rFonts w:ascii="Times New Roman" w:hAnsi="Times New Roman"/>
          <w:color w:val="000000" w:themeColor="text1"/>
        </w:rPr>
        <w:t xml:space="preserve"> (a future antibiotic)</w:t>
      </w:r>
      <w:r w:rsidRPr="00603CE0">
        <w:rPr>
          <w:rFonts w:ascii="Times New Roman" w:hAnsi="Times New Roman"/>
          <w:color w:val="000000" w:themeColor="text1"/>
        </w:rPr>
        <w:t xml:space="preserve">. </w:t>
      </w:r>
      <w:r w:rsidR="00DB4EC0" w:rsidRPr="00603CE0">
        <w:rPr>
          <w:rFonts w:ascii="Times New Roman" w:hAnsi="Times New Roman"/>
          <w:color w:val="000000" w:themeColor="text1"/>
        </w:rPr>
        <w:t>We</w:t>
      </w:r>
      <w:r w:rsidR="00920144" w:rsidRPr="00603CE0">
        <w:rPr>
          <w:rFonts w:ascii="Times New Roman" w:hAnsi="Times New Roman"/>
          <w:color w:val="000000" w:themeColor="text1"/>
        </w:rPr>
        <w:t xml:space="preserve"> calibrated to pseudo-equilibrium conditions. </w:t>
      </w:r>
      <w:r w:rsidR="009862AB" w:rsidRPr="00603CE0">
        <w:rPr>
          <w:rFonts w:ascii="Times New Roman" w:hAnsi="Times New Roman"/>
          <w:color w:val="000000" w:themeColor="text1"/>
        </w:rPr>
        <w:t xml:space="preserve">To find simulated trajectories that fit these </w:t>
      </w:r>
      <w:r w:rsidR="00B62DFC" w:rsidRPr="00603CE0">
        <w:rPr>
          <w:rFonts w:ascii="Times New Roman" w:hAnsi="Times New Roman"/>
          <w:color w:val="000000" w:themeColor="text1"/>
        </w:rPr>
        <w:t xml:space="preserve">estimates, </w:t>
      </w:r>
      <w:r w:rsidR="00C15B84" w:rsidRPr="00603CE0">
        <w:rPr>
          <w:rFonts w:ascii="Times New Roman" w:hAnsi="Times New Roman"/>
          <w:color w:val="000000" w:themeColor="text1"/>
        </w:rPr>
        <w:t xml:space="preserve">we </w:t>
      </w:r>
      <w:r w:rsidR="00794A69" w:rsidRPr="00603CE0">
        <w:rPr>
          <w:rFonts w:ascii="Times New Roman" w:hAnsi="Times New Roman"/>
          <w:color w:val="000000" w:themeColor="text1"/>
        </w:rPr>
        <w:t xml:space="preserve">drew 300,000 samples from </w:t>
      </w:r>
      <w:r w:rsidR="00DE003C" w:rsidRPr="00603CE0">
        <w:rPr>
          <w:rFonts w:ascii="Times New Roman" w:hAnsi="Times New Roman"/>
          <w:color w:val="000000" w:themeColor="text1"/>
        </w:rPr>
        <w:t xml:space="preserve">specified prior </w:t>
      </w:r>
      <w:r w:rsidR="00794A69" w:rsidRPr="00603CE0">
        <w:rPr>
          <w:rFonts w:ascii="Times New Roman" w:hAnsi="Times New Roman"/>
          <w:color w:val="000000" w:themeColor="text1"/>
        </w:rPr>
        <w:t xml:space="preserve">probability distributions </w:t>
      </w:r>
      <w:r w:rsidR="00E76851" w:rsidRPr="00603CE0">
        <w:rPr>
          <w:rFonts w:ascii="Times New Roman" w:hAnsi="Times New Roman"/>
          <w:color w:val="000000" w:themeColor="text1"/>
        </w:rPr>
        <w:t>assigned for</w:t>
      </w:r>
      <w:r w:rsidR="00794A69" w:rsidRPr="00603CE0">
        <w:rPr>
          <w:rFonts w:ascii="Times New Roman" w:hAnsi="Times New Roman"/>
          <w:color w:val="000000" w:themeColor="text1"/>
        </w:rPr>
        <w:t xml:space="preserve"> model paramete</w:t>
      </w:r>
      <w:r w:rsidR="008C54DE" w:rsidRPr="00603CE0">
        <w:rPr>
          <w:rFonts w:ascii="Times New Roman" w:hAnsi="Times New Roman"/>
          <w:color w:val="000000" w:themeColor="text1"/>
        </w:rPr>
        <w:t>rs</w:t>
      </w:r>
      <w:r w:rsidR="006A4B34" w:rsidRPr="00603CE0">
        <w:rPr>
          <w:rFonts w:ascii="Times New Roman" w:hAnsi="Times New Roman"/>
          <w:color w:val="000000" w:themeColor="text1"/>
        </w:rPr>
        <w:t xml:space="preserve"> (n = </w:t>
      </w:r>
      <w:r w:rsidR="00836DE8" w:rsidRPr="00603CE0">
        <w:rPr>
          <w:rFonts w:ascii="Times New Roman" w:hAnsi="Times New Roman"/>
          <w:color w:val="000000" w:themeColor="text1"/>
        </w:rPr>
        <w:t>21</w:t>
      </w:r>
      <w:r w:rsidR="006A4B34" w:rsidRPr="00603CE0">
        <w:rPr>
          <w:rFonts w:ascii="Times New Roman" w:hAnsi="Times New Roman"/>
          <w:color w:val="000000" w:themeColor="text1"/>
        </w:rPr>
        <w:t>;</w:t>
      </w:r>
      <w:r w:rsidR="00873615" w:rsidRPr="00603CE0">
        <w:rPr>
          <w:rFonts w:ascii="Times New Roman" w:hAnsi="Times New Roman"/>
          <w:color w:val="000000" w:themeColor="text1"/>
        </w:rPr>
        <w:t xml:space="preserve"> for more detail</w:t>
      </w:r>
      <w:r w:rsidR="0032562A" w:rsidRPr="00603CE0">
        <w:rPr>
          <w:rFonts w:ascii="Times New Roman" w:hAnsi="Times New Roman"/>
          <w:color w:val="000000" w:themeColor="text1"/>
        </w:rPr>
        <w:t>,</w:t>
      </w:r>
      <w:r w:rsidR="00873615" w:rsidRPr="00603CE0">
        <w:rPr>
          <w:rFonts w:ascii="Times New Roman" w:hAnsi="Times New Roman"/>
          <w:color w:val="000000" w:themeColor="text1"/>
        </w:rPr>
        <w:t xml:space="preserve"> see</w:t>
      </w:r>
      <w:r w:rsidR="00A536A9" w:rsidRPr="00603CE0">
        <w:rPr>
          <w:rFonts w:ascii="Times New Roman" w:hAnsi="Times New Roman"/>
          <w:color w:val="000000" w:themeColor="text1"/>
        </w:rPr>
        <w:t xml:space="preserve"> </w:t>
      </w:r>
      <w:r w:rsidR="00043C6A" w:rsidRPr="00603CE0">
        <w:rPr>
          <w:rFonts w:ascii="Times New Roman" w:hAnsi="Times New Roman"/>
          <w:color w:val="000000" w:themeColor="text1"/>
        </w:rPr>
        <w:t>§</w:t>
      </w:r>
      <w:r w:rsidR="00616B02" w:rsidRPr="00603CE0">
        <w:rPr>
          <w:rFonts w:ascii="Times New Roman" w:hAnsi="Times New Roman"/>
          <w:color w:val="000000" w:themeColor="text1"/>
        </w:rPr>
        <w:fldChar w:fldCharType="begin"/>
      </w:r>
      <w:r w:rsidR="00616B02" w:rsidRPr="00603CE0">
        <w:rPr>
          <w:rFonts w:ascii="Times New Roman" w:hAnsi="Times New Roman"/>
          <w:color w:val="000000" w:themeColor="text1"/>
        </w:rPr>
        <w:instrText xml:space="preserve"> REF _Ref178945473 \r \h </w:instrText>
      </w:r>
      <w:r w:rsidR="00616B02" w:rsidRPr="00603CE0">
        <w:rPr>
          <w:rFonts w:ascii="Times New Roman" w:hAnsi="Times New Roman"/>
          <w:color w:val="000000" w:themeColor="text1"/>
        </w:rPr>
      </w:r>
      <w:r w:rsidR="00616B02" w:rsidRPr="00603CE0">
        <w:rPr>
          <w:rFonts w:ascii="Times New Roman" w:hAnsi="Times New Roman"/>
          <w:color w:val="000000" w:themeColor="text1"/>
        </w:rPr>
        <w:fldChar w:fldCharType="separate"/>
      </w:r>
      <w:r w:rsidR="00616B02" w:rsidRPr="00603CE0">
        <w:rPr>
          <w:rFonts w:ascii="Times New Roman" w:hAnsi="Times New Roman"/>
          <w:color w:val="000000" w:themeColor="text1"/>
        </w:rPr>
        <w:t>S1</w:t>
      </w:r>
      <w:r w:rsidR="00616B02" w:rsidRPr="00603CE0">
        <w:rPr>
          <w:rFonts w:ascii="Times New Roman" w:hAnsi="Times New Roman"/>
          <w:color w:val="000000" w:themeColor="text1"/>
        </w:rPr>
        <w:fldChar w:fldCharType="end"/>
      </w:r>
      <w:r w:rsidR="00043C6A" w:rsidRPr="00603CE0">
        <w:rPr>
          <w:rFonts w:ascii="Times New Roman" w:hAnsi="Times New Roman"/>
          <w:color w:val="000000" w:themeColor="text1"/>
        </w:rPr>
        <w:t>,</w:t>
      </w:r>
      <w:r w:rsidR="00844D75" w:rsidRPr="00603CE0">
        <w:rPr>
          <w:rFonts w:ascii="Times New Roman" w:hAnsi="Times New Roman"/>
          <w:color w:val="000000" w:themeColor="text1"/>
        </w:rPr>
        <w:t xml:space="preserve"> </w:t>
      </w:r>
      <w:r w:rsidR="00E62218" w:rsidRPr="00603CE0">
        <w:rPr>
          <w:rFonts w:ascii="Times New Roman" w:hAnsi="Times New Roman"/>
          <w:color w:val="000000" w:themeColor="text1"/>
        </w:rPr>
        <w:fldChar w:fldCharType="begin"/>
      </w:r>
      <w:r w:rsidR="00E62218" w:rsidRPr="00603CE0">
        <w:rPr>
          <w:rFonts w:ascii="Times New Roman" w:hAnsi="Times New Roman"/>
          <w:color w:val="000000" w:themeColor="text1"/>
        </w:rPr>
        <w:instrText xml:space="preserve"> REF _Ref194049972 \h </w:instrText>
      </w:r>
      <w:r w:rsidR="00E62218" w:rsidRPr="00603CE0">
        <w:rPr>
          <w:rFonts w:ascii="Times New Roman" w:hAnsi="Times New Roman"/>
          <w:color w:val="000000" w:themeColor="text1"/>
        </w:rPr>
      </w:r>
      <w:r w:rsidR="00E62218" w:rsidRPr="00603CE0">
        <w:rPr>
          <w:rFonts w:ascii="Times New Roman" w:hAnsi="Times New Roman"/>
          <w:color w:val="000000" w:themeColor="text1"/>
        </w:rPr>
        <w:fldChar w:fldCharType="separate"/>
      </w:r>
      <w:r w:rsidR="00E62218" w:rsidRPr="00603CE0">
        <w:rPr>
          <w:rFonts w:ascii="Times New Roman" w:hAnsi="Times New Roman"/>
          <w:color w:val="000000" w:themeColor="text1"/>
        </w:rPr>
        <w:t>Table S</w:t>
      </w:r>
      <w:r w:rsidR="00E62218" w:rsidRPr="00603CE0">
        <w:rPr>
          <w:rFonts w:ascii="Times New Roman" w:hAnsi="Times New Roman"/>
          <w:noProof/>
          <w:color w:val="000000" w:themeColor="text1"/>
        </w:rPr>
        <w:t>1</w:t>
      </w:r>
      <w:r w:rsidR="00E62218" w:rsidRPr="00603CE0">
        <w:rPr>
          <w:rFonts w:ascii="Times New Roman" w:hAnsi="Times New Roman"/>
          <w:color w:val="000000" w:themeColor="text1"/>
        </w:rPr>
        <w:fldChar w:fldCharType="end"/>
      </w:r>
      <w:r w:rsidR="00043C6A" w:rsidRPr="00603CE0">
        <w:rPr>
          <w:rFonts w:ascii="Times New Roman" w:hAnsi="Times New Roman"/>
          <w:color w:val="000000" w:themeColor="text1"/>
        </w:rPr>
        <w:t>,</w:t>
      </w:r>
      <w:r w:rsidR="00836DE8" w:rsidRPr="00603CE0">
        <w:rPr>
          <w:rFonts w:ascii="Times New Roman" w:hAnsi="Times New Roman"/>
          <w:color w:val="000000" w:themeColor="text1"/>
        </w:rPr>
        <w:t xml:space="preserve"> and </w:t>
      </w:r>
      <w:r w:rsidR="00836DE8" w:rsidRPr="00603CE0">
        <w:rPr>
          <w:rFonts w:ascii="Times New Roman" w:hAnsi="Times New Roman"/>
          <w:color w:val="000000" w:themeColor="text1"/>
        </w:rPr>
        <w:fldChar w:fldCharType="begin"/>
      </w:r>
      <w:r w:rsidR="00836DE8" w:rsidRPr="00603CE0">
        <w:rPr>
          <w:rFonts w:ascii="Times New Roman" w:hAnsi="Times New Roman"/>
          <w:color w:val="000000" w:themeColor="text1"/>
        </w:rPr>
        <w:instrText xml:space="preserve"> REF _Ref173496463 \h </w:instrText>
      </w:r>
      <w:r w:rsidR="00836DE8" w:rsidRPr="00603CE0">
        <w:rPr>
          <w:rFonts w:ascii="Times New Roman" w:hAnsi="Times New Roman"/>
          <w:color w:val="000000" w:themeColor="text1"/>
        </w:rPr>
      </w:r>
      <w:r w:rsidR="00836DE8" w:rsidRPr="00603CE0">
        <w:rPr>
          <w:rFonts w:ascii="Times New Roman" w:hAnsi="Times New Roman"/>
          <w:color w:val="000000" w:themeColor="text1"/>
        </w:rPr>
        <w:fldChar w:fldCharType="separate"/>
      </w:r>
      <w:r w:rsidR="00836DE8" w:rsidRPr="00603CE0">
        <w:rPr>
          <w:rFonts w:ascii="Times New Roman" w:hAnsi="Times New Roman"/>
          <w:color w:val="000000" w:themeColor="text1"/>
        </w:rPr>
        <w:t>Table S</w:t>
      </w:r>
      <w:r w:rsidR="00836DE8" w:rsidRPr="00603CE0">
        <w:rPr>
          <w:rFonts w:ascii="Times New Roman" w:hAnsi="Times New Roman"/>
          <w:noProof/>
          <w:color w:val="000000" w:themeColor="text1"/>
        </w:rPr>
        <w:t>2</w:t>
      </w:r>
      <w:r w:rsidR="00836DE8" w:rsidRPr="00603CE0">
        <w:rPr>
          <w:rFonts w:ascii="Times New Roman" w:hAnsi="Times New Roman"/>
          <w:color w:val="000000" w:themeColor="text1"/>
        </w:rPr>
        <w:fldChar w:fldCharType="end"/>
      </w:r>
      <w:r w:rsidR="006A4B34" w:rsidRPr="00603CE0">
        <w:rPr>
          <w:rFonts w:ascii="Times New Roman" w:hAnsi="Times New Roman"/>
          <w:color w:val="000000" w:themeColor="text1"/>
        </w:rPr>
        <w:t>)</w:t>
      </w:r>
      <w:r w:rsidR="008C54DE" w:rsidRPr="00603CE0">
        <w:rPr>
          <w:rFonts w:ascii="Times New Roman" w:hAnsi="Times New Roman"/>
          <w:color w:val="000000" w:themeColor="text1"/>
        </w:rPr>
        <w:t xml:space="preserve">, and </w:t>
      </w:r>
      <w:r w:rsidR="00481A09" w:rsidRPr="00603CE0">
        <w:rPr>
          <w:rFonts w:ascii="Times New Roman" w:hAnsi="Times New Roman"/>
          <w:color w:val="000000" w:themeColor="text1"/>
        </w:rPr>
        <w:t xml:space="preserve">produced trajectories simulated over ten years (5-year burn-in period + 5-year calibration period) for each parameter combination. </w:t>
      </w:r>
      <w:r w:rsidR="00605EAB" w:rsidRPr="00603CE0">
        <w:rPr>
          <w:rFonts w:ascii="Times New Roman" w:hAnsi="Times New Roman"/>
          <w:color w:val="000000" w:themeColor="text1"/>
        </w:rPr>
        <w:t xml:space="preserve">To measure </w:t>
      </w:r>
      <w:r w:rsidR="001A138C" w:rsidRPr="00603CE0">
        <w:rPr>
          <w:rFonts w:ascii="Times New Roman" w:hAnsi="Times New Roman"/>
          <w:color w:val="000000" w:themeColor="text1"/>
        </w:rPr>
        <w:t>how well</w:t>
      </w:r>
      <w:r w:rsidR="0064028E" w:rsidRPr="00603CE0">
        <w:rPr>
          <w:rFonts w:ascii="Times New Roman" w:hAnsi="Times New Roman"/>
          <w:color w:val="000000" w:themeColor="text1"/>
        </w:rPr>
        <w:t xml:space="preserve"> each</w:t>
      </w:r>
      <w:r w:rsidR="00605EAB" w:rsidRPr="00603CE0">
        <w:rPr>
          <w:rFonts w:ascii="Times New Roman" w:hAnsi="Times New Roman"/>
          <w:color w:val="000000" w:themeColor="text1"/>
        </w:rPr>
        <w:t xml:space="preserve"> simulated trajector</w:t>
      </w:r>
      <w:r w:rsidR="00D2140B" w:rsidRPr="00603CE0">
        <w:rPr>
          <w:rFonts w:ascii="Times New Roman" w:hAnsi="Times New Roman"/>
          <w:color w:val="000000" w:themeColor="text1"/>
        </w:rPr>
        <w:t>y</w:t>
      </w:r>
      <w:r w:rsidR="0064028E" w:rsidRPr="00603CE0">
        <w:rPr>
          <w:rFonts w:ascii="Times New Roman" w:hAnsi="Times New Roman"/>
          <w:color w:val="000000" w:themeColor="text1"/>
        </w:rPr>
        <w:t xml:space="preserve"> </w:t>
      </w:r>
      <w:r w:rsidR="00873B4C" w:rsidRPr="00603CE0">
        <w:rPr>
          <w:rFonts w:ascii="Times New Roman" w:hAnsi="Times New Roman"/>
          <w:color w:val="000000" w:themeColor="text1"/>
        </w:rPr>
        <w:t>aligned with</w:t>
      </w:r>
      <w:r w:rsidR="0064028E" w:rsidRPr="00603CE0">
        <w:rPr>
          <w:rFonts w:ascii="Times New Roman" w:hAnsi="Times New Roman"/>
          <w:color w:val="000000" w:themeColor="text1"/>
        </w:rPr>
        <w:t xml:space="preserve"> data</w:t>
      </w:r>
      <w:r w:rsidR="00605EAB" w:rsidRPr="00603CE0">
        <w:rPr>
          <w:rFonts w:ascii="Times New Roman" w:hAnsi="Times New Roman"/>
          <w:color w:val="000000" w:themeColor="text1"/>
        </w:rPr>
        <w:t xml:space="preserve">, we calculated the likelihood </w:t>
      </w:r>
      <w:r w:rsidR="006420A3" w:rsidRPr="00603CE0">
        <w:rPr>
          <w:rFonts w:ascii="Times New Roman" w:hAnsi="Times New Roman"/>
          <w:color w:val="000000" w:themeColor="text1"/>
        </w:rPr>
        <w:t xml:space="preserve">of </w:t>
      </w:r>
      <w:r w:rsidR="001D1D10" w:rsidRPr="00603CE0">
        <w:rPr>
          <w:rFonts w:ascii="Times New Roman" w:hAnsi="Times New Roman"/>
          <w:color w:val="000000" w:themeColor="text1"/>
        </w:rPr>
        <w:t xml:space="preserve">observed estimates on </w:t>
      </w:r>
      <w:r w:rsidR="00964685" w:rsidRPr="00603CE0">
        <w:rPr>
          <w:rFonts w:ascii="Times New Roman" w:hAnsi="Times New Roman"/>
          <w:color w:val="000000" w:themeColor="text1"/>
        </w:rPr>
        <w:t>prevalence, detected cases, and percentage of detected cases with symptom</w:t>
      </w:r>
      <w:r w:rsidR="0064028E" w:rsidRPr="00603CE0">
        <w:rPr>
          <w:rFonts w:ascii="Times New Roman" w:hAnsi="Times New Roman"/>
          <w:color w:val="000000" w:themeColor="text1"/>
        </w:rPr>
        <w:t>s</w:t>
      </w:r>
      <w:r w:rsidR="00AF2642" w:rsidRPr="00603CE0">
        <w:rPr>
          <w:rFonts w:ascii="Times New Roman" w:hAnsi="Times New Roman"/>
          <w:color w:val="000000" w:themeColor="text1"/>
        </w:rPr>
        <w:t xml:space="preserve">. </w:t>
      </w:r>
      <w:r w:rsidR="005B764B" w:rsidRPr="00603CE0">
        <w:rPr>
          <w:rFonts w:ascii="Times New Roman" w:hAnsi="Times New Roman"/>
          <w:color w:val="000000" w:themeColor="text1"/>
        </w:rPr>
        <w:t xml:space="preserve">We then </w:t>
      </w:r>
      <w:r w:rsidR="00AE1789" w:rsidRPr="00603CE0">
        <w:rPr>
          <w:rFonts w:ascii="Times New Roman" w:hAnsi="Times New Roman"/>
          <w:color w:val="000000" w:themeColor="text1"/>
        </w:rPr>
        <w:t>resampled</w:t>
      </w:r>
      <w:r w:rsidR="00272F9F" w:rsidRPr="00603CE0">
        <w:rPr>
          <w:rFonts w:ascii="Times New Roman" w:hAnsi="Times New Roman"/>
          <w:color w:val="000000" w:themeColor="text1"/>
        </w:rPr>
        <w:t>, with replacement,</w:t>
      </w:r>
      <w:r w:rsidR="00C239EF" w:rsidRPr="00603CE0">
        <w:rPr>
          <w:rFonts w:ascii="Times New Roman" w:hAnsi="Times New Roman"/>
          <w:color w:val="000000" w:themeColor="text1"/>
        </w:rPr>
        <w:t xml:space="preserve"> </w:t>
      </w:r>
      <w:r w:rsidR="000747DA" w:rsidRPr="00603CE0">
        <w:rPr>
          <w:rFonts w:ascii="Times New Roman" w:hAnsi="Times New Roman"/>
          <w:color w:val="000000" w:themeColor="text1"/>
        </w:rPr>
        <w:t>from all simulated trajectories</w:t>
      </w:r>
      <w:r w:rsidR="00272F9F" w:rsidRPr="00603CE0">
        <w:rPr>
          <w:rFonts w:ascii="Times New Roman" w:hAnsi="Times New Roman"/>
          <w:color w:val="000000" w:themeColor="text1"/>
        </w:rPr>
        <w:t xml:space="preserve"> based on </w:t>
      </w:r>
      <w:r w:rsidR="000747DA" w:rsidRPr="00603CE0">
        <w:rPr>
          <w:rFonts w:ascii="Times New Roman" w:hAnsi="Times New Roman"/>
          <w:color w:val="000000" w:themeColor="text1"/>
        </w:rPr>
        <w:t xml:space="preserve">their likelihood weight to project </w:t>
      </w:r>
      <w:r w:rsidR="00B22F84" w:rsidRPr="00603CE0">
        <w:rPr>
          <w:rFonts w:ascii="Times New Roman" w:hAnsi="Times New Roman"/>
          <w:color w:val="000000" w:themeColor="text1"/>
        </w:rPr>
        <w:t xml:space="preserve">outcomes over a 20-year projection period. </w:t>
      </w:r>
      <w:r w:rsidR="000141F3" w:rsidRPr="00603CE0">
        <w:rPr>
          <w:rFonts w:ascii="Times New Roman" w:hAnsi="Times New Roman"/>
          <w:color w:val="000000" w:themeColor="text1"/>
        </w:rPr>
        <w:t>Additional details about our calibration procedure are provided in</w:t>
      </w:r>
      <w:r w:rsidR="00656E1F" w:rsidRPr="00603CE0">
        <w:rPr>
          <w:rFonts w:ascii="Times New Roman" w:hAnsi="Times New Roman"/>
          <w:color w:val="000000" w:themeColor="text1"/>
        </w:rPr>
        <w:t xml:space="preserve"> Supplement</w:t>
      </w:r>
      <w:r w:rsidR="000141F3" w:rsidRPr="00603CE0">
        <w:rPr>
          <w:rFonts w:ascii="Times New Roman" w:hAnsi="Times New Roman"/>
          <w:color w:val="000000" w:themeColor="text1"/>
        </w:rPr>
        <w:t xml:space="preserve"> §</w:t>
      </w:r>
      <w:r w:rsidR="000141F3" w:rsidRPr="00603CE0">
        <w:rPr>
          <w:rFonts w:ascii="Times New Roman" w:hAnsi="Times New Roman"/>
          <w:color w:val="000000" w:themeColor="text1"/>
        </w:rPr>
        <w:fldChar w:fldCharType="begin"/>
      </w:r>
      <w:r w:rsidR="000141F3" w:rsidRPr="00603CE0">
        <w:rPr>
          <w:rFonts w:ascii="Times New Roman" w:hAnsi="Times New Roman"/>
          <w:color w:val="000000" w:themeColor="text1"/>
        </w:rPr>
        <w:instrText xml:space="preserve"> REF _Ref173777684 \r \h </w:instrText>
      </w:r>
      <w:r w:rsidR="00885DFD" w:rsidRPr="00603CE0">
        <w:rPr>
          <w:rFonts w:ascii="Times New Roman" w:hAnsi="Times New Roman"/>
          <w:color w:val="000000" w:themeColor="text1"/>
        </w:rPr>
        <w:instrText xml:space="preserve"> \* MERGEFORMAT </w:instrText>
      </w:r>
      <w:r w:rsidR="000141F3" w:rsidRPr="00603CE0">
        <w:rPr>
          <w:rFonts w:ascii="Times New Roman" w:hAnsi="Times New Roman"/>
          <w:color w:val="000000" w:themeColor="text1"/>
        </w:rPr>
      </w:r>
      <w:r w:rsidR="000141F3"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S1.3</w:t>
      </w:r>
      <w:r w:rsidR="000141F3" w:rsidRPr="00603CE0">
        <w:rPr>
          <w:rFonts w:ascii="Times New Roman" w:hAnsi="Times New Roman"/>
          <w:color w:val="000000" w:themeColor="text1"/>
        </w:rPr>
        <w:fldChar w:fldCharType="end"/>
      </w:r>
      <w:r w:rsidR="00656E1F" w:rsidRPr="00603CE0">
        <w:rPr>
          <w:rFonts w:ascii="Times New Roman" w:hAnsi="Times New Roman"/>
          <w:color w:val="000000" w:themeColor="text1"/>
        </w:rPr>
        <w:t>.</w:t>
      </w:r>
    </w:p>
    <w:p w14:paraId="1CE85A14" w14:textId="057AD288" w:rsidR="007F4EE7" w:rsidRPr="00603CE0" w:rsidRDefault="002234EF" w:rsidP="00222BC2">
      <w:pPr>
        <w:pStyle w:val="Heading2"/>
      </w:pPr>
      <w:r w:rsidRPr="00603CE0">
        <w:t>GISP and counterfactual s</w:t>
      </w:r>
      <w:r w:rsidR="007F4EE7" w:rsidRPr="00603CE0">
        <w:t>trategies</w:t>
      </w:r>
    </w:p>
    <w:p w14:paraId="08A5DA19" w14:textId="6DE72118" w:rsidR="00BE2301" w:rsidRPr="00603CE0" w:rsidRDefault="00173241" w:rsidP="00097CEB">
      <w:pPr>
        <w:ind w:firstLine="720"/>
        <w:rPr>
          <w:rFonts w:ascii="Times New Roman" w:hAnsi="Times New Roman"/>
          <w:color w:val="000000" w:themeColor="text1"/>
        </w:rPr>
      </w:pPr>
      <w:r w:rsidRPr="00603CE0">
        <w:rPr>
          <w:rFonts w:ascii="Times New Roman" w:hAnsi="Times New Roman"/>
          <w:color w:val="000000" w:themeColor="text1"/>
        </w:rPr>
        <w:t xml:space="preserve">We used our model to project </w:t>
      </w:r>
      <w:r w:rsidR="008D431A" w:rsidRPr="00603CE0">
        <w:rPr>
          <w:rFonts w:ascii="Times New Roman" w:hAnsi="Times New Roman"/>
          <w:color w:val="000000" w:themeColor="text1"/>
        </w:rPr>
        <w:t xml:space="preserve">disease burden and </w:t>
      </w:r>
      <w:r w:rsidRPr="00603CE0">
        <w:rPr>
          <w:rFonts w:ascii="Times New Roman" w:hAnsi="Times New Roman"/>
          <w:color w:val="000000" w:themeColor="text1"/>
        </w:rPr>
        <w:t xml:space="preserve">the </w:t>
      </w:r>
      <w:r w:rsidR="00572734" w:rsidRPr="00603CE0">
        <w:rPr>
          <w:rFonts w:ascii="Times New Roman" w:hAnsi="Times New Roman"/>
          <w:color w:val="000000" w:themeColor="text1"/>
        </w:rPr>
        <w:t>cost</w:t>
      </w:r>
      <w:r w:rsidR="00DE003C" w:rsidRPr="00603CE0">
        <w:rPr>
          <w:rFonts w:ascii="Times New Roman" w:hAnsi="Times New Roman"/>
          <w:color w:val="000000" w:themeColor="text1"/>
        </w:rPr>
        <w:t>s</w:t>
      </w:r>
      <w:r w:rsidR="00572734" w:rsidRPr="00603CE0">
        <w:rPr>
          <w:rFonts w:ascii="Times New Roman" w:hAnsi="Times New Roman"/>
          <w:color w:val="000000" w:themeColor="text1"/>
        </w:rPr>
        <w:t xml:space="preserve"> and QALYs </w:t>
      </w:r>
      <w:r w:rsidR="00550528" w:rsidRPr="00603CE0">
        <w:rPr>
          <w:rFonts w:ascii="Times New Roman" w:hAnsi="Times New Roman"/>
          <w:color w:val="000000" w:themeColor="text1"/>
        </w:rPr>
        <w:t xml:space="preserve">lost </w:t>
      </w:r>
      <w:r w:rsidR="00572734" w:rsidRPr="00603CE0">
        <w:rPr>
          <w:rFonts w:ascii="Times New Roman" w:hAnsi="Times New Roman"/>
          <w:color w:val="000000" w:themeColor="text1"/>
        </w:rPr>
        <w:t>associated with</w:t>
      </w:r>
      <w:r w:rsidR="00F20927" w:rsidRPr="00603CE0">
        <w:rPr>
          <w:rFonts w:ascii="Times New Roman" w:hAnsi="Times New Roman"/>
          <w:color w:val="000000" w:themeColor="text1"/>
        </w:rPr>
        <w:t xml:space="preserve"> </w:t>
      </w:r>
      <w:r w:rsidR="00DE003C" w:rsidRPr="00603CE0">
        <w:rPr>
          <w:rFonts w:ascii="Times New Roman" w:hAnsi="Times New Roman"/>
          <w:color w:val="000000" w:themeColor="text1"/>
        </w:rPr>
        <w:t>gonorrhea</w:t>
      </w:r>
      <w:r w:rsidR="00F20927" w:rsidRPr="00603CE0">
        <w:rPr>
          <w:rFonts w:ascii="Times New Roman" w:hAnsi="Times New Roman"/>
          <w:color w:val="000000" w:themeColor="text1"/>
        </w:rPr>
        <w:t xml:space="preserve"> </w:t>
      </w:r>
      <w:r w:rsidR="00DE003C" w:rsidRPr="00603CE0">
        <w:rPr>
          <w:rFonts w:ascii="Times New Roman" w:hAnsi="Times New Roman"/>
          <w:color w:val="000000" w:themeColor="text1"/>
        </w:rPr>
        <w:t>under</w:t>
      </w:r>
      <w:r w:rsidR="00572734" w:rsidRPr="00603CE0">
        <w:rPr>
          <w:rFonts w:ascii="Times New Roman" w:hAnsi="Times New Roman"/>
          <w:color w:val="000000" w:themeColor="text1"/>
        </w:rPr>
        <w:t xml:space="preserve"> GISP and </w:t>
      </w:r>
      <w:r w:rsidR="00525D6B" w:rsidRPr="00603CE0">
        <w:rPr>
          <w:rFonts w:ascii="Times New Roman" w:hAnsi="Times New Roman"/>
          <w:color w:val="000000" w:themeColor="text1"/>
        </w:rPr>
        <w:t xml:space="preserve">three </w:t>
      </w:r>
      <w:r w:rsidR="00B26BD4" w:rsidRPr="00603CE0">
        <w:rPr>
          <w:rFonts w:ascii="Times New Roman" w:hAnsi="Times New Roman"/>
          <w:color w:val="000000" w:themeColor="text1"/>
        </w:rPr>
        <w:t>other</w:t>
      </w:r>
      <w:r w:rsidR="0035141B" w:rsidRPr="00603CE0">
        <w:rPr>
          <w:rFonts w:ascii="Times New Roman" w:hAnsi="Times New Roman"/>
          <w:color w:val="000000" w:themeColor="text1"/>
        </w:rPr>
        <w:t xml:space="preserve"> </w:t>
      </w:r>
      <w:r w:rsidR="00343821" w:rsidRPr="00603CE0">
        <w:rPr>
          <w:rFonts w:ascii="Times New Roman" w:hAnsi="Times New Roman"/>
          <w:color w:val="000000" w:themeColor="text1"/>
        </w:rPr>
        <w:t>counterfactual</w:t>
      </w:r>
      <w:r w:rsidR="002F6D0D" w:rsidRPr="00603CE0">
        <w:rPr>
          <w:rFonts w:ascii="Times New Roman" w:hAnsi="Times New Roman"/>
          <w:color w:val="000000" w:themeColor="text1"/>
        </w:rPr>
        <w:t xml:space="preserve"> </w:t>
      </w:r>
      <w:r w:rsidR="0035141B" w:rsidRPr="00603CE0">
        <w:rPr>
          <w:rFonts w:ascii="Times New Roman" w:hAnsi="Times New Roman"/>
          <w:color w:val="000000" w:themeColor="text1"/>
        </w:rPr>
        <w:t>strategies</w:t>
      </w:r>
      <w:r w:rsidR="003766D0" w:rsidRPr="00603CE0">
        <w:rPr>
          <w:rFonts w:ascii="Times New Roman" w:hAnsi="Times New Roman"/>
          <w:color w:val="000000" w:themeColor="text1"/>
        </w:rPr>
        <w:t xml:space="preserve"> which</w:t>
      </w:r>
      <w:ins w:id="176" w:author="Ekanayake-Weber, Marcy" w:date="2026-02-19T11:15:00Z" w16du:dateUtc="2026-02-19T16:15:00Z">
        <w:r w:rsidR="00C31001">
          <w:rPr>
            <w:rFonts w:ascii="Times New Roman" w:hAnsi="Times New Roman"/>
            <w:color w:val="000000" w:themeColor="text1"/>
          </w:rPr>
          <w:t xml:space="preserve"> illustrate</w:t>
        </w:r>
        <w:r w:rsidR="009E0C9F">
          <w:rPr>
            <w:rFonts w:ascii="Times New Roman" w:hAnsi="Times New Roman"/>
            <w:color w:val="000000" w:themeColor="text1"/>
          </w:rPr>
          <w:t xml:space="preserve"> </w:t>
        </w:r>
      </w:ins>
      <w:ins w:id="177" w:author="Ekanayake-Weber, Marcy" w:date="2026-02-19T11:16:00Z" w16du:dateUtc="2026-02-19T16:16:00Z">
        <w:r w:rsidR="009E0C9F">
          <w:rPr>
            <w:rFonts w:ascii="Times New Roman" w:hAnsi="Times New Roman"/>
            <w:color w:val="000000" w:themeColor="text1"/>
          </w:rPr>
          <w:t>how providers might have attempted to treat patients with gonorrhea</w:t>
        </w:r>
      </w:ins>
      <w:r w:rsidR="003766D0" w:rsidRPr="00603CE0">
        <w:rPr>
          <w:rFonts w:ascii="Times New Roman" w:hAnsi="Times New Roman"/>
          <w:color w:val="000000" w:themeColor="text1"/>
        </w:rPr>
        <w:t xml:space="preserve"> </w:t>
      </w:r>
      <w:del w:id="178" w:author="Ekanayake-Weber, Marcy" w:date="2026-02-19T11:16:00Z" w16du:dateUtc="2026-02-19T16:16:00Z">
        <w:r w:rsidR="00A259E6" w:rsidRPr="00603CE0" w:rsidDel="00C50C90">
          <w:rPr>
            <w:rFonts w:ascii="Times New Roman" w:hAnsi="Times New Roman"/>
            <w:color w:val="000000" w:themeColor="text1"/>
          </w:rPr>
          <w:delText>might</w:delText>
        </w:r>
        <w:r w:rsidR="00E30B58" w:rsidRPr="00603CE0" w:rsidDel="00C50C90">
          <w:rPr>
            <w:rFonts w:ascii="Times New Roman" w:hAnsi="Times New Roman"/>
            <w:color w:val="000000" w:themeColor="text1"/>
          </w:rPr>
          <w:delText xml:space="preserve"> have been </w:delText>
        </w:r>
        <w:r w:rsidR="00846ACF" w:rsidRPr="00603CE0" w:rsidDel="00C50C90">
          <w:rPr>
            <w:rFonts w:ascii="Times New Roman" w:hAnsi="Times New Roman"/>
            <w:color w:val="000000" w:themeColor="text1"/>
          </w:rPr>
          <w:delText>considered</w:delText>
        </w:r>
        <w:r w:rsidR="001D7EC7" w:rsidRPr="00603CE0" w:rsidDel="00C50C90">
          <w:rPr>
            <w:rFonts w:ascii="Times New Roman" w:hAnsi="Times New Roman"/>
            <w:color w:val="000000" w:themeColor="text1"/>
          </w:rPr>
          <w:delText xml:space="preserve"> </w:delText>
        </w:r>
        <w:r w:rsidR="00BC4CCF" w:rsidRPr="00603CE0" w:rsidDel="00C50C90">
          <w:rPr>
            <w:rFonts w:ascii="Times New Roman" w:hAnsi="Times New Roman"/>
            <w:color w:val="000000" w:themeColor="text1"/>
          </w:rPr>
          <w:delText xml:space="preserve">to ensure </w:delText>
        </w:r>
        <w:r w:rsidR="001738D8" w:rsidRPr="00603CE0" w:rsidDel="00C50C90">
          <w:rPr>
            <w:rFonts w:ascii="Times New Roman" w:hAnsi="Times New Roman"/>
            <w:color w:val="000000" w:themeColor="text1"/>
          </w:rPr>
          <w:delText xml:space="preserve">that patients with gonorrhea </w:delText>
        </w:r>
        <w:r w:rsidR="00EE12EE" w:rsidRPr="00603CE0" w:rsidDel="00C50C90">
          <w:rPr>
            <w:rFonts w:ascii="Times New Roman" w:hAnsi="Times New Roman"/>
            <w:color w:val="000000" w:themeColor="text1"/>
          </w:rPr>
          <w:delText>would be</w:delText>
        </w:r>
        <w:r w:rsidR="001738D8" w:rsidRPr="00603CE0" w:rsidDel="00C50C90">
          <w:rPr>
            <w:rFonts w:ascii="Times New Roman" w:hAnsi="Times New Roman"/>
            <w:color w:val="000000" w:themeColor="text1"/>
          </w:rPr>
          <w:delText xml:space="preserve"> successfully treated</w:delText>
        </w:r>
        <w:r w:rsidR="00E00312" w:rsidRPr="00603CE0" w:rsidDel="00C50C90">
          <w:rPr>
            <w:rFonts w:ascii="Times New Roman" w:hAnsi="Times New Roman"/>
            <w:color w:val="000000" w:themeColor="text1"/>
          </w:rPr>
          <w:delText xml:space="preserve"> </w:delText>
        </w:r>
      </w:del>
      <w:r w:rsidR="00E00312" w:rsidRPr="00603CE0">
        <w:rPr>
          <w:rFonts w:ascii="Times New Roman" w:hAnsi="Times New Roman"/>
          <w:color w:val="000000" w:themeColor="text1"/>
        </w:rPr>
        <w:t>in the absence of GISP</w:t>
      </w:r>
      <w:r w:rsidR="00557D1C" w:rsidRPr="00603CE0">
        <w:rPr>
          <w:rFonts w:ascii="Times New Roman" w:hAnsi="Times New Roman"/>
          <w:color w:val="000000" w:themeColor="text1"/>
        </w:rPr>
        <w:t>.</w:t>
      </w:r>
    </w:p>
    <w:p w14:paraId="02AB1A97" w14:textId="43CA96A0" w:rsidR="000F4F8A" w:rsidRPr="00603CE0" w:rsidRDefault="00B2220E" w:rsidP="000F4F8A">
      <w:pPr>
        <w:ind w:firstLine="720"/>
        <w:rPr>
          <w:rFonts w:ascii="Times New Roman" w:hAnsi="Times New Roman"/>
          <w:color w:val="000000" w:themeColor="text1"/>
        </w:rPr>
      </w:pPr>
      <w:r w:rsidRPr="00603CE0">
        <w:rPr>
          <w:rFonts w:ascii="Times New Roman" w:hAnsi="Times New Roman"/>
          <w:color w:val="000000" w:themeColor="text1"/>
        </w:rPr>
        <w:lastRenderedPageBreak/>
        <w:t xml:space="preserve">Under the </w:t>
      </w:r>
      <w:r w:rsidR="73CC6833" w:rsidRPr="00603CE0">
        <w:rPr>
          <w:rFonts w:ascii="Times New Roman" w:hAnsi="Times New Roman"/>
          <w:color w:val="000000" w:themeColor="text1"/>
        </w:rPr>
        <w:t>GISP</w:t>
      </w:r>
      <w:r w:rsidRPr="00603CE0">
        <w:rPr>
          <w:rFonts w:ascii="Times New Roman" w:hAnsi="Times New Roman"/>
          <w:color w:val="000000" w:themeColor="text1"/>
        </w:rPr>
        <w:t xml:space="preserve"> strategy</w:t>
      </w:r>
      <w:r w:rsidR="00DF12ED" w:rsidRPr="00603CE0">
        <w:rPr>
          <w:rFonts w:ascii="Times New Roman" w:hAnsi="Times New Roman"/>
          <w:color w:val="000000" w:themeColor="text1"/>
        </w:rPr>
        <w:t xml:space="preserve"> (</w:t>
      </w:r>
      <w:r w:rsidR="00591A77" w:rsidRPr="00603CE0">
        <w:rPr>
          <w:rFonts w:ascii="Times New Roman" w:hAnsi="Times New Roman"/>
          <w:color w:val="000000" w:themeColor="text1"/>
        </w:rPr>
        <w:fldChar w:fldCharType="begin"/>
      </w:r>
      <w:r w:rsidR="00591A77" w:rsidRPr="00603CE0">
        <w:rPr>
          <w:rFonts w:ascii="Times New Roman" w:hAnsi="Times New Roman"/>
          <w:color w:val="000000" w:themeColor="text1"/>
        </w:rPr>
        <w:instrText xml:space="preserve"> REF _Ref206414620 \h </w:instrText>
      </w:r>
      <w:r w:rsidR="00591A77" w:rsidRPr="00603CE0">
        <w:rPr>
          <w:rFonts w:ascii="Times New Roman" w:hAnsi="Times New Roman"/>
          <w:color w:val="000000" w:themeColor="text1"/>
        </w:rPr>
      </w:r>
      <w:r w:rsidR="00591A77" w:rsidRPr="00603CE0">
        <w:rPr>
          <w:rFonts w:ascii="Times New Roman" w:hAnsi="Times New Roman"/>
          <w:color w:val="000000" w:themeColor="text1"/>
        </w:rPr>
        <w:fldChar w:fldCharType="separate"/>
      </w:r>
      <w:r w:rsidR="00591A77" w:rsidRPr="00603CE0">
        <w:rPr>
          <w:rFonts w:ascii="Times New Roman" w:hAnsi="Times New Roman"/>
          <w:color w:val="000000" w:themeColor="text1"/>
        </w:rPr>
        <w:t>Figure S</w:t>
      </w:r>
      <w:r w:rsidR="00591A77" w:rsidRPr="00603CE0">
        <w:rPr>
          <w:rFonts w:ascii="Times New Roman" w:hAnsi="Times New Roman"/>
          <w:noProof/>
          <w:color w:val="000000" w:themeColor="text1"/>
        </w:rPr>
        <w:t>1</w:t>
      </w:r>
      <w:r w:rsidR="00591A77" w:rsidRPr="00603CE0">
        <w:rPr>
          <w:rFonts w:ascii="Times New Roman" w:hAnsi="Times New Roman"/>
          <w:color w:val="000000" w:themeColor="text1"/>
        </w:rPr>
        <w:fldChar w:fldCharType="end"/>
      </w:r>
      <w:r w:rsidR="00DF12ED" w:rsidRPr="00603CE0">
        <w:rPr>
          <w:rFonts w:ascii="Times New Roman" w:hAnsi="Times New Roman"/>
          <w:color w:val="000000" w:themeColor="text1"/>
        </w:rPr>
        <w:t>)</w:t>
      </w:r>
      <w:r w:rsidR="00B304F3" w:rsidRPr="00603CE0">
        <w:rPr>
          <w:rFonts w:ascii="Times New Roman" w:hAnsi="Times New Roman"/>
          <w:color w:val="000000" w:themeColor="text1"/>
        </w:rPr>
        <w:t>, which represents the status quo,</w:t>
      </w:r>
      <w:r w:rsidR="00F50F44" w:rsidRPr="00603CE0">
        <w:rPr>
          <w:rFonts w:ascii="Times New Roman" w:hAnsi="Times New Roman"/>
          <w:color w:val="000000" w:themeColor="text1"/>
        </w:rPr>
        <w:t xml:space="preserve"> </w:t>
      </w:r>
      <w:r w:rsidR="00852EFA" w:rsidRPr="00603CE0">
        <w:rPr>
          <w:rFonts w:ascii="Times New Roman" w:hAnsi="Times New Roman"/>
          <w:color w:val="000000" w:themeColor="text1"/>
        </w:rPr>
        <w:t>treatment is empiric</w:t>
      </w:r>
      <w:r w:rsidR="00B05721" w:rsidRPr="00603CE0">
        <w:rPr>
          <w:rFonts w:ascii="Times New Roman" w:hAnsi="Times New Roman"/>
          <w:color w:val="000000" w:themeColor="text1"/>
        </w:rPr>
        <w:t xml:space="preserve"> and according to the guidelin</w:t>
      </w:r>
      <w:r w:rsidR="007D0EF5" w:rsidRPr="00603CE0">
        <w:rPr>
          <w:rFonts w:ascii="Times New Roman" w:hAnsi="Times New Roman"/>
          <w:color w:val="000000" w:themeColor="text1"/>
        </w:rPr>
        <w:t xml:space="preserve">e, which recommends </w:t>
      </w:r>
      <w:r w:rsidR="00E3108E" w:rsidRPr="00603CE0">
        <w:rPr>
          <w:rFonts w:ascii="Times New Roman" w:hAnsi="Times New Roman"/>
          <w:color w:val="000000" w:themeColor="text1"/>
        </w:rPr>
        <w:t>a therapy</w:t>
      </w:r>
      <w:r w:rsidR="007D0EF5" w:rsidRPr="00603CE0" w:rsidDel="002442CC">
        <w:rPr>
          <w:rFonts w:ascii="Times New Roman" w:hAnsi="Times New Roman"/>
          <w:color w:val="000000" w:themeColor="text1"/>
        </w:rPr>
        <w:t xml:space="preserve"> </w:t>
      </w:r>
      <w:r w:rsidR="007D0EF5" w:rsidRPr="00603CE0">
        <w:rPr>
          <w:rFonts w:ascii="Times New Roman" w:hAnsi="Times New Roman"/>
          <w:color w:val="000000" w:themeColor="text1"/>
        </w:rPr>
        <w:t>with low (&lt;5%) prevalence of resistance</w:t>
      </w:r>
      <w:r w:rsidR="00141CD8" w:rsidRPr="00603CE0">
        <w:rPr>
          <w:rFonts w:ascii="Times New Roman" w:hAnsi="Times New Roman"/>
          <w:color w:val="000000" w:themeColor="text1"/>
        </w:rPr>
        <w:t xml:space="preserve"> for first-line treatment</w:t>
      </w:r>
      <w:r w:rsidR="007D0EF5" w:rsidRPr="00603CE0">
        <w:rPr>
          <w:rFonts w:ascii="Times New Roman" w:hAnsi="Times New Roman"/>
          <w:color w:val="000000" w:themeColor="text1"/>
        </w:rPr>
        <w:t xml:space="preserve">. </w:t>
      </w:r>
      <w:r w:rsidR="00390256" w:rsidRPr="00603CE0">
        <w:rPr>
          <w:rFonts w:ascii="Times New Roman" w:hAnsi="Times New Roman"/>
          <w:color w:val="000000" w:themeColor="text1"/>
        </w:rPr>
        <w:t xml:space="preserve">The annual prevalence of resistance to different antibiotics </w:t>
      </w:r>
      <w:r w:rsidR="5C48F8FE" w:rsidRPr="00603CE0">
        <w:rPr>
          <w:rFonts w:ascii="Times New Roman" w:hAnsi="Times New Roman"/>
          <w:color w:val="000000" w:themeColor="text1"/>
        </w:rPr>
        <w:t xml:space="preserve">is </w:t>
      </w:r>
      <w:r w:rsidR="00390256" w:rsidRPr="00603CE0">
        <w:rPr>
          <w:rFonts w:ascii="Times New Roman" w:hAnsi="Times New Roman"/>
          <w:color w:val="000000" w:themeColor="text1"/>
        </w:rPr>
        <w:t>estimated based on the results of drug susceptibility testing on isolates collected from the first 25 detected cases each month</w:t>
      </w:r>
      <w:r w:rsidR="00F3464D" w:rsidRPr="00603CE0">
        <w:rPr>
          <w:rFonts w:ascii="Times New Roman" w:hAnsi="Times New Roman"/>
          <w:color w:val="000000" w:themeColor="text1"/>
        </w:rPr>
        <w:t xml:space="preserve"> (i.e., sentinel surveillance)</w:t>
      </w:r>
      <w:r w:rsidR="00390256" w:rsidRPr="00603CE0">
        <w:rPr>
          <w:rFonts w:ascii="Times New Roman" w:hAnsi="Times New Roman"/>
          <w:color w:val="000000" w:themeColor="text1"/>
        </w:rPr>
        <w:t>.</w:t>
      </w:r>
      <w:r w:rsidR="00DD2ED5" w:rsidRPr="00603CE0">
        <w:rPr>
          <w:rFonts w:ascii="Times New Roman" w:hAnsi="Times New Roman"/>
          <w:color w:val="000000" w:themeColor="text1"/>
        </w:rPr>
        <w:t xml:space="preserve"> </w:t>
      </w:r>
      <w:r w:rsidR="001E674E" w:rsidRPr="00603CE0">
        <w:rPr>
          <w:rFonts w:ascii="Times New Roman" w:hAnsi="Times New Roman"/>
          <w:color w:val="000000" w:themeColor="text1"/>
        </w:rPr>
        <w:t xml:space="preserve">We assumed that </w:t>
      </w:r>
      <w:r w:rsidR="008807C1" w:rsidRPr="00603CE0">
        <w:rPr>
          <w:rFonts w:ascii="Times New Roman" w:hAnsi="Times New Roman"/>
          <w:color w:val="000000" w:themeColor="text1"/>
        </w:rPr>
        <w:t xml:space="preserve">the initial treatment guideline is to use </w:t>
      </w:r>
      <w:r w:rsidR="00E8101E" w:rsidRPr="00603CE0">
        <w:rPr>
          <w:rFonts w:ascii="Times New Roman" w:hAnsi="Times New Roman"/>
          <w:color w:val="000000" w:themeColor="text1"/>
        </w:rPr>
        <w:t xml:space="preserve">either </w:t>
      </w:r>
      <w:r w:rsidR="008807C1" w:rsidRPr="00603CE0">
        <w:rPr>
          <w:rFonts w:ascii="Times New Roman" w:hAnsi="Times New Roman"/>
          <w:color w:val="000000" w:themeColor="text1"/>
        </w:rPr>
        <w:t>drug A or drug B</w:t>
      </w:r>
      <w:r w:rsidR="00F3464D" w:rsidRPr="00603CE0">
        <w:rPr>
          <w:rFonts w:ascii="Times New Roman" w:hAnsi="Times New Roman"/>
          <w:color w:val="000000" w:themeColor="text1"/>
        </w:rPr>
        <w:t>,</w:t>
      </w:r>
      <w:r w:rsidR="006A6071" w:rsidRPr="00603CE0">
        <w:rPr>
          <w:rFonts w:ascii="Times New Roman" w:hAnsi="Times New Roman"/>
          <w:color w:val="000000" w:themeColor="text1"/>
        </w:rPr>
        <w:t xml:space="preserve"> with equal </w:t>
      </w:r>
      <w:r w:rsidR="00D65FD1" w:rsidRPr="00603CE0">
        <w:rPr>
          <w:rFonts w:ascii="Times New Roman" w:hAnsi="Times New Roman"/>
          <w:color w:val="000000" w:themeColor="text1"/>
        </w:rPr>
        <w:t>probability</w:t>
      </w:r>
      <w:r w:rsidR="006A6071" w:rsidRPr="00603CE0">
        <w:rPr>
          <w:rFonts w:ascii="Times New Roman" w:hAnsi="Times New Roman"/>
          <w:color w:val="000000" w:themeColor="text1"/>
        </w:rPr>
        <w:t>.</w:t>
      </w:r>
      <w:r w:rsidR="00D65FD1" w:rsidRPr="00603CE0">
        <w:rPr>
          <w:rFonts w:ascii="Times New Roman" w:hAnsi="Times New Roman"/>
          <w:color w:val="000000" w:themeColor="text1"/>
        </w:rPr>
        <w:t xml:space="preserve"> </w:t>
      </w:r>
      <w:r w:rsidR="00F003AD" w:rsidRPr="00603CE0">
        <w:rPr>
          <w:rFonts w:ascii="Times New Roman" w:hAnsi="Times New Roman"/>
          <w:color w:val="000000" w:themeColor="text1"/>
        </w:rPr>
        <w:t xml:space="preserve">Subsequently, if resistance to </w:t>
      </w:r>
      <w:r w:rsidR="00305E66" w:rsidRPr="00603CE0">
        <w:rPr>
          <w:rFonts w:ascii="Times New Roman" w:hAnsi="Times New Roman"/>
          <w:color w:val="000000" w:themeColor="text1"/>
        </w:rPr>
        <w:t xml:space="preserve">one drug (but not the other) </w:t>
      </w:r>
      <w:r w:rsidR="00F17AD7" w:rsidRPr="00603CE0">
        <w:rPr>
          <w:rFonts w:ascii="Times New Roman" w:hAnsi="Times New Roman"/>
          <w:color w:val="000000" w:themeColor="text1"/>
        </w:rPr>
        <w:t>is estimated to be</w:t>
      </w:r>
      <w:r w:rsidR="00305E66" w:rsidRPr="00603CE0">
        <w:rPr>
          <w:rFonts w:ascii="Times New Roman" w:hAnsi="Times New Roman"/>
          <w:color w:val="000000" w:themeColor="text1"/>
        </w:rPr>
        <w:t xml:space="preserve"> 5%</w:t>
      </w:r>
      <w:r w:rsidR="00F17AD7" w:rsidRPr="00603CE0">
        <w:rPr>
          <w:rFonts w:ascii="Times New Roman" w:hAnsi="Times New Roman"/>
          <w:color w:val="000000" w:themeColor="text1"/>
        </w:rPr>
        <w:t xml:space="preserve"> or greater</w:t>
      </w:r>
      <w:r w:rsidR="00305E66" w:rsidRPr="00603CE0">
        <w:rPr>
          <w:rFonts w:ascii="Times New Roman" w:hAnsi="Times New Roman"/>
          <w:color w:val="000000" w:themeColor="text1"/>
        </w:rPr>
        <w:t xml:space="preserve">, </w:t>
      </w:r>
      <w:r w:rsidR="00B06474" w:rsidRPr="00603CE0">
        <w:rPr>
          <w:rFonts w:ascii="Times New Roman" w:hAnsi="Times New Roman"/>
          <w:color w:val="000000" w:themeColor="text1"/>
        </w:rPr>
        <w:t xml:space="preserve">then </w:t>
      </w:r>
      <w:r w:rsidR="00305E66" w:rsidRPr="00603CE0">
        <w:rPr>
          <w:rFonts w:ascii="Times New Roman" w:hAnsi="Times New Roman"/>
          <w:color w:val="000000" w:themeColor="text1"/>
        </w:rPr>
        <w:t xml:space="preserve">that drug </w:t>
      </w:r>
      <w:r w:rsidR="00B06474" w:rsidRPr="00603CE0">
        <w:rPr>
          <w:rFonts w:ascii="Times New Roman" w:hAnsi="Times New Roman"/>
          <w:color w:val="000000" w:themeColor="text1"/>
        </w:rPr>
        <w:t>i</w:t>
      </w:r>
      <w:r w:rsidR="00305E66" w:rsidRPr="00603CE0">
        <w:rPr>
          <w:rFonts w:ascii="Times New Roman" w:hAnsi="Times New Roman"/>
          <w:color w:val="000000" w:themeColor="text1"/>
        </w:rPr>
        <w:t xml:space="preserve">s removed as a treatment option. </w:t>
      </w:r>
      <w:r w:rsidR="004F45A9" w:rsidRPr="00603CE0">
        <w:rPr>
          <w:rFonts w:ascii="Times New Roman" w:hAnsi="Times New Roman"/>
          <w:color w:val="000000" w:themeColor="text1"/>
        </w:rPr>
        <w:t xml:space="preserve">If resistance to both drugs individually is </w:t>
      </w:r>
      <w:r w:rsidR="005E2708" w:rsidRPr="00603CE0">
        <w:rPr>
          <w:rFonts w:ascii="Symbol" w:eastAsia="Symbol" w:hAnsi="Symbol"/>
          <w:color w:val="000000" w:themeColor="text1"/>
        </w:rPr>
        <w:t>³</w:t>
      </w:r>
      <w:r w:rsidR="004F45A9" w:rsidRPr="00603CE0">
        <w:rPr>
          <w:rFonts w:ascii="Times New Roman" w:hAnsi="Times New Roman"/>
          <w:color w:val="000000" w:themeColor="text1"/>
        </w:rPr>
        <w:t>5%</w:t>
      </w:r>
      <w:r w:rsidR="005E1350" w:rsidRPr="00603CE0">
        <w:rPr>
          <w:rFonts w:ascii="Times New Roman" w:hAnsi="Times New Roman"/>
          <w:color w:val="000000" w:themeColor="text1"/>
        </w:rPr>
        <w:t xml:space="preserve"> but drug X is not yet available, the recommended first-line therapy will be a combination of drugs A and B</w:t>
      </w:r>
      <w:r w:rsidR="0043431B" w:rsidRPr="00603CE0">
        <w:rPr>
          <w:rFonts w:ascii="Times New Roman" w:hAnsi="Times New Roman"/>
          <w:color w:val="000000" w:themeColor="text1"/>
        </w:rPr>
        <w:t xml:space="preserve">. </w:t>
      </w:r>
      <w:r w:rsidR="007C4973" w:rsidRPr="00603CE0">
        <w:rPr>
          <w:rFonts w:ascii="Times New Roman" w:hAnsi="Times New Roman"/>
          <w:color w:val="000000" w:themeColor="text1"/>
        </w:rPr>
        <w:t xml:space="preserve">If drug X is not yet available when </w:t>
      </w:r>
      <w:r w:rsidR="00742BFF" w:rsidRPr="00603CE0">
        <w:rPr>
          <w:rFonts w:ascii="Times New Roman" w:hAnsi="Times New Roman"/>
          <w:color w:val="000000" w:themeColor="text1"/>
        </w:rPr>
        <w:t xml:space="preserve">the multi-resistant strain </w:t>
      </w:r>
      <w:r w:rsidR="007C4973" w:rsidRPr="00603CE0">
        <w:rPr>
          <w:rFonts w:ascii="Times New Roman" w:hAnsi="Times New Roman"/>
          <w:color w:val="000000" w:themeColor="text1"/>
        </w:rPr>
        <w:t>passes the 5% threshold, we assumed that the last-line antibiotic (</w:t>
      </w:r>
      <w:r w:rsidR="0003082D" w:rsidRPr="00603CE0">
        <w:rPr>
          <w:rFonts w:ascii="Times New Roman" w:hAnsi="Times New Roman"/>
          <w:color w:val="000000" w:themeColor="text1"/>
        </w:rPr>
        <w:t>ertapenem</w:t>
      </w:r>
      <w:r w:rsidR="00142924" w:rsidRPr="00603CE0">
        <w:rPr>
          <w:rFonts w:ascii="Times New Roman" w:hAnsi="Times New Roman"/>
          <w:color w:val="000000" w:themeColor="text1"/>
        </w:rPr>
        <w:t xml:space="preserve">) will be used as the first-line therapy until drug X becomes available. </w:t>
      </w:r>
      <w:r w:rsidR="00D8148F" w:rsidRPr="00603CE0">
        <w:rPr>
          <w:rFonts w:ascii="Times New Roman" w:hAnsi="Times New Roman"/>
          <w:color w:val="000000" w:themeColor="text1"/>
        </w:rPr>
        <w:t xml:space="preserve">If drug X became available </w:t>
      </w:r>
      <w:r w:rsidR="00915B97" w:rsidRPr="00603CE0">
        <w:rPr>
          <w:rFonts w:ascii="Times New Roman" w:hAnsi="Times New Roman"/>
          <w:color w:val="000000" w:themeColor="text1"/>
        </w:rPr>
        <w:t>before both A and B</w:t>
      </w:r>
      <w:r w:rsidR="00CE31F1" w:rsidRPr="00603CE0">
        <w:rPr>
          <w:rFonts w:ascii="Times New Roman" w:hAnsi="Times New Roman"/>
          <w:color w:val="000000" w:themeColor="text1"/>
        </w:rPr>
        <w:t xml:space="preserve"> individually</w:t>
      </w:r>
      <w:r w:rsidR="00915B97" w:rsidRPr="00603CE0">
        <w:rPr>
          <w:rFonts w:ascii="Times New Roman" w:hAnsi="Times New Roman"/>
          <w:color w:val="000000" w:themeColor="text1"/>
        </w:rPr>
        <w:t xml:space="preserve"> </w:t>
      </w:r>
      <w:r w:rsidR="003025AD" w:rsidRPr="00603CE0">
        <w:rPr>
          <w:rFonts w:ascii="Times New Roman" w:hAnsi="Times New Roman"/>
          <w:color w:val="000000" w:themeColor="text1"/>
        </w:rPr>
        <w:t>are</w:t>
      </w:r>
      <w:r w:rsidR="00915B97" w:rsidRPr="00603CE0">
        <w:rPr>
          <w:rFonts w:ascii="Times New Roman" w:hAnsi="Times New Roman"/>
          <w:color w:val="000000" w:themeColor="text1"/>
        </w:rPr>
        <w:t xml:space="preserve"> removed as </w:t>
      </w:r>
      <w:r w:rsidR="00CE31F1" w:rsidRPr="00603CE0">
        <w:rPr>
          <w:rFonts w:ascii="Times New Roman" w:hAnsi="Times New Roman"/>
          <w:color w:val="000000" w:themeColor="text1"/>
        </w:rPr>
        <w:t>first-line recommendations, then</w:t>
      </w:r>
      <w:r w:rsidR="002D6D01" w:rsidRPr="00603CE0">
        <w:rPr>
          <w:rFonts w:ascii="Times New Roman" w:hAnsi="Times New Roman"/>
          <w:color w:val="000000" w:themeColor="text1"/>
        </w:rPr>
        <w:t xml:space="preserve"> </w:t>
      </w:r>
      <w:r w:rsidR="00DC14E7" w:rsidRPr="00603CE0">
        <w:rPr>
          <w:rFonts w:ascii="Times New Roman" w:hAnsi="Times New Roman"/>
          <w:color w:val="000000" w:themeColor="text1"/>
        </w:rPr>
        <w:t xml:space="preserve">drug X </w:t>
      </w:r>
      <w:r w:rsidR="003025AD" w:rsidRPr="00603CE0">
        <w:rPr>
          <w:rFonts w:ascii="Times New Roman" w:hAnsi="Times New Roman"/>
          <w:color w:val="000000" w:themeColor="text1"/>
        </w:rPr>
        <w:t>is</w:t>
      </w:r>
      <w:r w:rsidR="00DC14E7" w:rsidRPr="00603CE0">
        <w:rPr>
          <w:rFonts w:ascii="Times New Roman" w:hAnsi="Times New Roman"/>
          <w:color w:val="000000" w:themeColor="text1"/>
        </w:rPr>
        <w:t xml:space="preserve"> simply added to the </w:t>
      </w:r>
      <w:r w:rsidR="00E8101E" w:rsidRPr="00603CE0">
        <w:rPr>
          <w:rFonts w:ascii="Times New Roman" w:hAnsi="Times New Roman"/>
          <w:color w:val="000000" w:themeColor="text1"/>
        </w:rPr>
        <w:t xml:space="preserve">treatment </w:t>
      </w:r>
      <w:r w:rsidR="002865D9" w:rsidRPr="00603CE0">
        <w:rPr>
          <w:rFonts w:ascii="Times New Roman" w:hAnsi="Times New Roman"/>
          <w:color w:val="000000" w:themeColor="text1"/>
        </w:rPr>
        <w:t>recommendation</w:t>
      </w:r>
      <w:r w:rsidR="00E8101E" w:rsidRPr="00603CE0">
        <w:rPr>
          <w:rFonts w:ascii="Times New Roman" w:hAnsi="Times New Roman"/>
          <w:color w:val="000000" w:themeColor="text1"/>
        </w:rPr>
        <w:t xml:space="preserve">, and patients </w:t>
      </w:r>
      <w:r w:rsidR="003025AD" w:rsidRPr="00603CE0">
        <w:rPr>
          <w:rFonts w:ascii="Times New Roman" w:hAnsi="Times New Roman"/>
          <w:color w:val="000000" w:themeColor="text1"/>
        </w:rPr>
        <w:t>are</w:t>
      </w:r>
      <w:r w:rsidR="00E8101E" w:rsidRPr="00603CE0">
        <w:rPr>
          <w:rFonts w:ascii="Times New Roman" w:hAnsi="Times New Roman"/>
          <w:color w:val="000000" w:themeColor="text1"/>
        </w:rPr>
        <w:t xml:space="preserve"> randomly assigned</w:t>
      </w:r>
      <w:r w:rsidR="003202B3" w:rsidRPr="00603CE0">
        <w:rPr>
          <w:rFonts w:ascii="Times New Roman" w:hAnsi="Times New Roman"/>
          <w:color w:val="000000" w:themeColor="text1"/>
        </w:rPr>
        <w:t xml:space="preserve"> </w:t>
      </w:r>
      <w:r w:rsidR="0047700F" w:rsidRPr="00603CE0">
        <w:rPr>
          <w:rFonts w:ascii="Times New Roman" w:hAnsi="Times New Roman"/>
          <w:color w:val="000000" w:themeColor="text1"/>
        </w:rPr>
        <w:t>treatment</w:t>
      </w:r>
      <w:r w:rsidR="00C67178" w:rsidRPr="00603CE0">
        <w:rPr>
          <w:rFonts w:ascii="Times New Roman" w:hAnsi="Times New Roman"/>
          <w:color w:val="000000" w:themeColor="text1"/>
        </w:rPr>
        <w:t xml:space="preserve"> </w:t>
      </w:r>
      <w:r w:rsidR="00ED4902" w:rsidRPr="00603CE0">
        <w:rPr>
          <w:rFonts w:ascii="Times New Roman" w:hAnsi="Times New Roman"/>
          <w:color w:val="000000" w:themeColor="text1"/>
        </w:rPr>
        <w:t>of either A, B, or X</w:t>
      </w:r>
      <w:r w:rsidR="009F7077" w:rsidRPr="00603CE0">
        <w:rPr>
          <w:rFonts w:ascii="Times New Roman" w:hAnsi="Times New Roman"/>
          <w:color w:val="000000" w:themeColor="text1"/>
        </w:rPr>
        <w:t>, with equal probability</w:t>
      </w:r>
      <w:r w:rsidR="0047700F" w:rsidRPr="00603CE0">
        <w:rPr>
          <w:rFonts w:ascii="Times New Roman" w:hAnsi="Times New Roman"/>
          <w:color w:val="000000" w:themeColor="text1"/>
        </w:rPr>
        <w:t>.</w:t>
      </w:r>
      <w:r w:rsidR="00776FE6" w:rsidRPr="00603CE0">
        <w:rPr>
          <w:rFonts w:ascii="Times New Roman" w:hAnsi="Times New Roman"/>
          <w:color w:val="000000" w:themeColor="text1"/>
        </w:rPr>
        <w:t xml:space="preserve"> </w:t>
      </w:r>
      <w:r w:rsidR="00EA3D2B" w:rsidRPr="00603CE0">
        <w:rPr>
          <w:rFonts w:ascii="Times New Roman" w:hAnsi="Times New Roman"/>
          <w:color w:val="000000" w:themeColor="text1"/>
        </w:rPr>
        <w:t xml:space="preserve">The estimation of </w:t>
      </w:r>
      <w:r w:rsidR="00CD668F" w:rsidRPr="00603CE0">
        <w:rPr>
          <w:rFonts w:ascii="Times New Roman" w:hAnsi="Times New Roman"/>
          <w:color w:val="000000" w:themeColor="text1"/>
        </w:rPr>
        <w:t xml:space="preserve">population </w:t>
      </w:r>
      <w:r w:rsidR="00EA3D2B" w:rsidRPr="00603CE0">
        <w:rPr>
          <w:rFonts w:ascii="Times New Roman" w:hAnsi="Times New Roman"/>
          <w:color w:val="000000" w:themeColor="text1"/>
        </w:rPr>
        <w:t xml:space="preserve">resistance and </w:t>
      </w:r>
      <w:r w:rsidR="00092EAE" w:rsidRPr="00603CE0">
        <w:rPr>
          <w:rFonts w:ascii="Times New Roman" w:hAnsi="Times New Roman"/>
          <w:color w:val="000000" w:themeColor="text1"/>
        </w:rPr>
        <w:t>updating of</w:t>
      </w:r>
      <w:r w:rsidR="00EA3D2B" w:rsidRPr="00603CE0">
        <w:rPr>
          <w:rFonts w:ascii="Times New Roman" w:hAnsi="Times New Roman"/>
          <w:color w:val="000000" w:themeColor="text1"/>
        </w:rPr>
        <w:t xml:space="preserve"> treatment recommendation</w:t>
      </w:r>
      <w:r w:rsidR="00092EAE" w:rsidRPr="00603CE0">
        <w:rPr>
          <w:rFonts w:ascii="Times New Roman" w:hAnsi="Times New Roman"/>
          <w:color w:val="000000" w:themeColor="text1"/>
        </w:rPr>
        <w:t>s</w:t>
      </w:r>
      <w:r w:rsidR="00EA3D2B" w:rsidRPr="00603CE0">
        <w:rPr>
          <w:rFonts w:ascii="Times New Roman" w:hAnsi="Times New Roman"/>
          <w:color w:val="000000" w:themeColor="text1"/>
        </w:rPr>
        <w:t xml:space="preserve"> </w:t>
      </w:r>
      <w:r w:rsidR="00CD668F" w:rsidRPr="00603CE0">
        <w:rPr>
          <w:rFonts w:ascii="Times New Roman" w:hAnsi="Times New Roman"/>
          <w:color w:val="000000" w:themeColor="text1"/>
        </w:rPr>
        <w:t xml:space="preserve">only </w:t>
      </w:r>
      <w:r w:rsidR="00EA3D2B" w:rsidRPr="00603CE0">
        <w:rPr>
          <w:rFonts w:ascii="Times New Roman" w:hAnsi="Times New Roman"/>
          <w:color w:val="000000" w:themeColor="text1"/>
        </w:rPr>
        <w:t xml:space="preserve">occurs </w:t>
      </w:r>
      <w:r w:rsidR="00CD668F" w:rsidRPr="00603CE0">
        <w:rPr>
          <w:rFonts w:ascii="Times New Roman" w:hAnsi="Times New Roman"/>
          <w:color w:val="000000" w:themeColor="text1"/>
        </w:rPr>
        <w:t>once per year</w:t>
      </w:r>
      <w:r w:rsidR="00F9165E" w:rsidRPr="00603CE0">
        <w:rPr>
          <w:rFonts w:ascii="Times New Roman" w:hAnsi="Times New Roman"/>
          <w:color w:val="000000" w:themeColor="text1"/>
        </w:rPr>
        <w:t xml:space="preserve"> using isolates from the previous 12 months; thus, </w:t>
      </w:r>
      <w:r w:rsidR="00387234" w:rsidRPr="00603CE0">
        <w:rPr>
          <w:rFonts w:ascii="Times New Roman" w:hAnsi="Times New Roman"/>
          <w:color w:val="000000" w:themeColor="text1"/>
        </w:rPr>
        <w:t>some</w:t>
      </w:r>
      <w:r w:rsidR="00F9165E" w:rsidRPr="00603CE0">
        <w:rPr>
          <w:rFonts w:ascii="Times New Roman" w:hAnsi="Times New Roman"/>
          <w:color w:val="000000" w:themeColor="text1"/>
        </w:rPr>
        <w:t xml:space="preserve"> time lag </w:t>
      </w:r>
      <w:r w:rsidR="007202C3" w:rsidRPr="00603CE0">
        <w:rPr>
          <w:rFonts w:ascii="Times New Roman" w:hAnsi="Times New Roman"/>
          <w:color w:val="000000" w:themeColor="text1"/>
        </w:rPr>
        <w:t xml:space="preserve">between </w:t>
      </w:r>
      <w:r w:rsidR="000F4F8A" w:rsidRPr="00603CE0">
        <w:rPr>
          <w:rFonts w:ascii="Times New Roman" w:hAnsi="Times New Roman"/>
          <w:color w:val="000000" w:themeColor="text1"/>
        </w:rPr>
        <w:t xml:space="preserve">AMR </w:t>
      </w:r>
      <w:r w:rsidR="00BC6BA3" w:rsidRPr="00603CE0">
        <w:rPr>
          <w:rFonts w:ascii="Times New Roman" w:hAnsi="Times New Roman"/>
          <w:color w:val="000000" w:themeColor="text1"/>
        </w:rPr>
        <w:t>prevalence</w:t>
      </w:r>
      <w:r w:rsidR="000F4F8A" w:rsidRPr="00603CE0">
        <w:rPr>
          <w:rFonts w:ascii="Times New Roman" w:hAnsi="Times New Roman"/>
          <w:color w:val="000000" w:themeColor="text1"/>
        </w:rPr>
        <w:t xml:space="preserve"> and </w:t>
      </w:r>
      <w:r w:rsidR="00092EAE" w:rsidRPr="00603CE0">
        <w:rPr>
          <w:rFonts w:ascii="Times New Roman" w:hAnsi="Times New Roman"/>
          <w:color w:val="000000" w:themeColor="text1"/>
        </w:rPr>
        <w:t xml:space="preserve">updated </w:t>
      </w:r>
      <w:r w:rsidR="00395672" w:rsidRPr="00603CE0">
        <w:rPr>
          <w:rFonts w:ascii="Times New Roman" w:hAnsi="Times New Roman"/>
          <w:color w:val="000000" w:themeColor="text1"/>
        </w:rPr>
        <w:t xml:space="preserve">treatment </w:t>
      </w:r>
      <w:r w:rsidR="00092EAE" w:rsidRPr="00603CE0">
        <w:rPr>
          <w:rFonts w:ascii="Times New Roman" w:hAnsi="Times New Roman"/>
          <w:color w:val="000000" w:themeColor="text1"/>
        </w:rPr>
        <w:t>recommendations</w:t>
      </w:r>
      <w:r w:rsidR="00395672" w:rsidRPr="00603CE0">
        <w:rPr>
          <w:rFonts w:ascii="Times New Roman" w:hAnsi="Times New Roman"/>
          <w:color w:val="000000" w:themeColor="text1"/>
        </w:rPr>
        <w:t xml:space="preserve"> </w:t>
      </w:r>
      <w:r w:rsidR="00BC6BA3" w:rsidRPr="00603CE0">
        <w:rPr>
          <w:rFonts w:ascii="Times New Roman" w:hAnsi="Times New Roman"/>
          <w:color w:val="000000" w:themeColor="text1"/>
        </w:rPr>
        <w:t xml:space="preserve">is </w:t>
      </w:r>
      <w:r w:rsidR="00387234" w:rsidRPr="00603CE0">
        <w:rPr>
          <w:rFonts w:ascii="Times New Roman" w:hAnsi="Times New Roman"/>
          <w:color w:val="000000" w:themeColor="text1"/>
        </w:rPr>
        <w:t>inevitable</w:t>
      </w:r>
      <w:r w:rsidR="00BC6BA3" w:rsidRPr="00603CE0">
        <w:rPr>
          <w:rFonts w:ascii="Times New Roman" w:hAnsi="Times New Roman"/>
          <w:color w:val="000000" w:themeColor="text1"/>
        </w:rPr>
        <w:t>.</w:t>
      </w:r>
    </w:p>
    <w:p w14:paraId="1C1EF78E" w14:textId="139214DD" w:rsidR="001D7EC7" w:rsidRPr="00603CE0" w:rsidRDefault="5C48F8FE" w:rsidP="00CD6D13">
      <w:pPr>
        <w:ind w:firstLine="720"/>
        <w:rPr>
          <w:rFonts w:ascii="Times New Roman" w:hAnsi="Times New Roman"/>
          <w:color w:val="000000" w:themeColor="text1"/>
        </w:rPr>
      </w:pPr>
      <w:r w:rsidRPr="00603CE0">
        <w:rPr>
          <w:rFonts w:ascii="Times New Roman" w:hAnsi="Times New Roman"/>
          <w:color w:val="000000" w:themeColor="text1"/>
        </w:rPr>
        <w:t xml:space="preserve">Under the randomized treatment (RT) strategy, to treat an infected individual, drugs A, B, or X (if available) can be used as first-line therapy with equal probability. If treatment with </w:t>
      </w:r>
      <w:r w:rsidR="008729D7" w:rsidRPr="00603CE0">
        <w:rPr>
          <w:rFonts w:ascii="Times New Roman" w:hAnsi="Times New Roman"/>
          <w:color w:val="000000" w:themeColor="text1"/>
        </w:rPr>
        <w:t xml:space="preserve">X is selected initially, this is 100% effective, and so no failure can result. </w:t>
      </w:r>
      <w:r w:rsidR="00B96617" w:rsidRPr="00603CE0">
        <w:rPr>
          <w:rFonts w:ascii="Times New Roman" w:hAnsi="Times New Roman"/>
          <w:color w:val="000000" w:themeColor="text1"/>
        </w:rPr>
        <w:t>If e</w:t>
      </w:r>
      <w:r w:rsidRPr="00603CE0">
        <w:rPr>
          <w:rFonts w:ascii="Times New Roman" w:hAnsi="Times New Roman"/>
          <w:color w:val="000000" w:themeColor="text1"/>
        </w:rPr>
        <w:t xml:space="preserve">ither drug A or B is </w:t>
      </w:r>
      <w:r w:rsidR="00B96617" w:rsidRPr="00603CE0">
        <w:rPr>
          <w:rFonts w:ascii="Times New Roman" w:hAnsi="Times New Roman"/>
          <w:color w:val="000000" w:themeColor="text1"/>
        </w:rPr>
        <w:t>selected and this treatment is</w:t>
      </w:r>
      <w:r w:rsidRPr="00603CE0">
        <w:rPr>
          <w:rFonts w:ascii="Times New Roman" w:hAnsi="Times New Roman"/>
          <w:color w:val="000000" w:themeColor="text1"/>
        </w:rPr>
        <w:t xml:space="preserve"> not successful for a symptomatic patient, the other drug will be used as second-line therapy, and then drug X or ertapenem would be used if necessary. </w:t>
      </w:r>
      <w:r w:rsidR="00791AAC" w:rsidRPr="00603CE0">
        <w:rPr>
          <w:rFonts w:ascii="Times New Roman" w:hAnsi="Times New Roman"/>
          <w:color w:val="000000" w:themeColor="text1"/>
        </w:rPr>
        <w:t>Since surveillance is not available</w:t>
      </w:r>
      <w:r w:rsidR="00D8779E" w:rsidRPr="00603CE0">
        <w:rPr>
          <w:rFonts w:ascii="Times New Roman" w:hAnsi="Times New Roman"/>
          <w:color w:val="000000" w:themeColor="text1"/>
        </w:rPr>
        <w:t xml:space="preserve"> under this counterfactual</w:t>
      </w:r>
      <w:r w:rsidR="00791AAC" w:rsidRPr="00603CE0">
        <w:rPr>
          <w:rFonts w:ascii="Times New Roman" w:hAnsi="Times New Roman"/>
          <w:color w:val="000000" w:themeColor="text1"/>
        </w:rPr>
        <w:t>,</w:t>
      </w:r>
      <w:r w:rsidRPr="00603CE0">
        <w:rPr>
          <w:rFonts w:ascii="Times New Roman" w:hAnsi="Times New Roman"/>
          <w:color w:val="000000" w:themeColor="text1"/>
        </w:rPr>
        <w:t xml:space="preserve"> neither drug A nor drug B are removed as first- and second-line treatment options</w:t>
      </w:r>
      <w:r w:rsidR="00D8779E" w:rsidRPr="00603CE0">
        <w:rPr>
          <w:rFonts w:ascii="Times New Roman" w:hAnsi="Times New Roman"/>
          <w:color w:val="000000" w:themeColor="text1"/>
        </w:rPr>
        <w:t>,</w:t>
      </w:r>
      <w:r w:rsidRPr="00603CE0">
        <w:rPr>
          <w:rFonts w:ascii="Times New Roman" w:hAnsi="Times New Roman"/>
          <w:color w:val="000000" w:themeColor="text1"/>
        </w:rPr>
        <w:t xml:space="preserve"> </w:t>
      </w:r>
      <w:r w:rsidR="00FE33A9" w:rsidRPr="00603CE0">
        <w:rPr>
          <w:rFonts w:ascii="Times New Roman" w:hAnsi="Times New Roman"/>
          <w:color w:val="000000" w:themeColor="text1"/>
        </w:rPr>
        <w:t xml:space="preserve">even if resistance to these drugs </w:t>
      </w:r>
      <w:r w:rsidR="00867BE4" w:rsidRPr="00603CE0">
        <w:rPr>
          <w:rFonts w:ascii="Times New Roman" w:hAnsi="Times New Roman"/>
          <w:color w:val="000000" w:themeColor="text1"/>
        </w:rPr>
        <w:t>spreads in the population</w:t>
      </w:r>
      <w:r w:rsidRPr="00603CE0">
        <w:rPr>
          <w:rFonts w:ascii="Times New Roman" w:hAnsi="Times New Roman"/>
          <w:color w:val="000000" w:themeColor="text1"/>
        </w:rPr>
        <w:t>.</w:t>
      </w:r>
    </w:p>
    <w:p w14:paraId="4DD4D95E" w14:textId="610A34A2" w:rsidR="00BE2301" w:rsidRPr="00603CE0" w:rsidRDefault="00D14496" w:rsidP="00CD6D13">
      <w:pPr>
        <w:ind w:firstLine="720"/>
        <w:rPr>
          <w:rFonts w:ascii="Times New Roman" w:hAnsi="Times New Roman"/>
          <w:color w:val="000000" w:themeColor="text1"/>
        </w:rPr>
      </w:pPr>
      <w:r w:rsidRPr="00603CE0">
        <w:rPr>
          <w:rFonts w:ascii="Times New Roman" w:hAnsi="Times New Roman"/>
          <w:color w:val="000000" w:themeColor="text1"/>
        </w:rPr>
        <w:t xml:space="preserve">Under the </w:t>
      </w:r>
      <w:r w:rsidR="00995CE4" w:rsidRPr="00603CE0">
        <w:rPr>
          <w:rFonts w:ascii="Times New Roman" w:hAnsi="Times New Roman"/>
          <w:color w:val="000000" w:themeColor="text1"/>
        </w:rPr>
        <w:t>t</w:t>
      </w:r>
      <w:r w:rsidR="195FA376" w:rsidRPr="00603CE0">
        <w:rPr>
          <w:rFonts w:ascii="Times New Roman" w:hAnsi="Times New Roman"/>
          <w:color w:val="000000" w:themeColor="text1"/>
        </w:rPr>
        <w:t xml:space="preserve">est-of-cure </w:t>
      </w:r>
      <w:r w:rsidR="0053441F" w:rsidRPr="00603CE0">
        <w:rPr>
          <w:rFonts w:ascii="Times New Roman" w:hAnsi="Times New Roman"/>
          <w:color w:val="000000" w:themeColor="text1"/>
        </w:rPr>
        <w:t xml:space="preserve">(TOC) </w:t>
      </w:r>
      <w:r w:rsidRPr="00603CE0">
        <w:rPr>
          <w:rFonts w:ascii="Times New Roman" w:hAnsi="Times New Roman"/>
          <w:color w:val="000000" w:themeColor="text1"/>
        </w:rPr>
        <w:t>strategy</w:t>
      </w:r>
      <w:r w:rsidR="00F50F44" w:rsidRPr="00603CE0">
        <w:rPr>
          <w:rFonts w:ascii="Times New Roman" w:hAnsi="Times New Roman"/>
          <w:b/>
          <w:color w:val="000000" w:themeColor="text1"/>
        </w:rPr>
        <w:t xml:space="preserve"> </w:t>
      </w:r>
      <w:r w:rsidR="00F50F44" w:rsidRPr="00603CE0">
        <w:rPr>
          <w:rFonts w:ascii="Times New Roman" w:hAnsi="Times New Roman"/>
          <w:color w:val="000000" w:themeColor="text1"/>
        </w:rPr>
        <w:t xml:space="preserve">(see </w:t>
      </w:r>
      <w:r w:rsidR="004234BC" w:rsidRPr="00603CE0">
        <w:rPr>
          <w:rFonts w:ascii="Times New Roman" w:hAnsi="Times New Roman"/>
          <w:color w:val="000000" w:themeColor="text1"/>
        </w:rPr>
        <w:fldChar w:fldCharType="begin"/>
      </w:r>
      <w:r w:rsidR="004234BC" w:rsidRPr="00603CE0">
        <w:rPr>
          <w:rFonts w:ascii="Times New Roman" w:hAnsi="Times New Roman"/>
          <w:color w:val="000000" w:themeColor="text1"/>
        </w:rPr>
        <w:instrText xml:space="preserve"> REF _Ref194048601 \h </w:instrText>
      </w:r>
      <w:r w:rsidR="00C77B9D" w:rsidRPr="00603CE0">
        <w:rPr>
          <w:rFonts w:ascii="Times New Roman" w:hAnsi="Times New Roman"/>
          <w:color w:val="000000" w:themeColor="text1"/>
        </w:rPr>
        <w:instrText xml:space="preserve"> \* MERGEFORMAT </w:instrText>
      </w:r>
      <w:r w:rsidR="004234BC" w:rsidRPr="00603CE0">
        <w:rPr>
          <w:rFonts w:ascii="Times New Roman" w:hAnsi="Times New Roman"/>
          <w:color w:val="000000" w:themeColor="text1"/>
        </w:rPr>
      </w:r>
      <w:r w:rsidR="004234BC"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S2</w:t>
      </w:r>
      <w:r w:rsidR="004234BC" w:rsidRPr="00603CE0">
        <w:rPr>
          <w:rFonts w:ascii="Times New Roman" w:hAnsi="Times New Roman"/>
          <w:color w:val="000000" w:themeColor="text1"/>
        </w:rPr>
        <w:fldChar w:fldCharType="end"/>
      </w:r>
      <w:r w:rsidR="00F50F44" w:rsidRPr="00603CE0">
        <w:rPr>
          <w:rFonts w:ascii="Times New Roman" w:hAnsi="Times New Roman"/>
          <w:color w:val="000000" w:themeColor="text1"/>
        </w:rPr>
        <w:t>)</w:t>
      </w:r>
      <w:r w:rsidRPr="00603CE0">
        <w:rPr>
          <w:rFonts w:ascii="Times New Roman" w:hAnsi="Times New Roman"/>
          <w:color w:val="000000" w:themeColor="text1"/>
        </w:rPr>
        <w:t>,</w:t>
      </w:r>
      <w:r w:rsidR="195FA376" w:rsidRPr="00603CE0">
        <w:rPr>
          <w:rFonts w:ascii="Times New Roman" w:hAnsi="Times New Roman"/>
          <w:color w:val="000000" w:themeColor="text1"/>
        </w:rPr>
        <w:t xml:space="preserve"> </w:t>
      </w:r>
      <w:r w:rsidRPr="00603CE0">
        <w:rPr>
          <w:rFonts w:ascii="Times New Roman" w:hAnsi="Times New Roman"/>
          <w:color w:val="000000" w:themeColor="text1"/>
        </w:rPr>
        <w:t xml:space="preserve">detected </w:t>
      </w:r>
      <w:r w:rsidR="195FA376" w:rsidRPr="00603CE0">
        <w:rPr>
          <w:rFonts w:ascii="Times New Roman" w:hAnsi="Times New Roman"/>
          <w:color w:val="000000" w:themeColor="text1"/>
        </w:rPr>
        <w:t>case</w:t>
      </w:r>
      <w:r w:rsidR="36D0A655" w:rsidRPr="00603CE0">
        <w:rPr>
          <w:rFonts w:ascii="Times New Roman" w:hAnsi="Times New Roman"/>
          <w:color w:val="000000" w:themeColor="text1"/>
        </w:rPr>
        <w:t>s</w:t>
      </w:r>
      <w:r w:rsidR="00560576" w:rsidRPr="00603CE0">
        <w:rPr>
          <w:rFonts w:ascii="Times New Roman" w:hAnsi="Times New Roman"/>
          <w:color w:val="000000" w:themeColor="text1"/>
        </w:rPr>
        <w:t xml:space="preserve"> </w:t>
      </w:r>
      <w:r w:rsidR="00A2409B" w:rsidRPr="00603CE0">
        <w:rPr>
          <w:rFonts w:ascii="Times New Roman" w:hAnsi="Times New Roman"/>
          <w:color w:val="000000" w:themeColor="text1"/>
        </w:rPr>
        <w:t>are</w:t>
      </w:r>
      <w:r w:rsidR="00560576" w:rsidRPr="00603CE0">
        <w:rPr>
          <w:rFonts w:ascii="Times New Roman" w:hAnsi="Times New Roman"/>
          <w:color w:val="000000" w:themeColor="text1"/>
        </w:rPr>
        <w:t xml:space="preserve"> first treated with drug A</w:t>
      </w:r>
      <w:r w:rsidR="00BA60F6" w:rsidRPr="00603CE0">
        <w:rPr>
          <w:rFonts w:ascii="Times New Roman" w:hAnsi="Times New Roman"/>
          <w:color w:val="000000" w:themeColor="text1"/>
        </w:rPr>
        <w:t>. T</w:t>
      </w:r>
      <w:r w:rsidR="00AC04A6" w:rsidRPr="00603CE0">
        <w:rPr>
          <w:rFonts w:ascii="Times New Roman" w:hAnsi="Times New Roman"/>
          <w:color w:val="000000" w:themeColor="text1"/>
        </w:rPr>
        <w:t>hen,</w:t>
      </w:r>
      <w:r w:rsidR="195FA376" w:rsidRPr="00603CE0">
        <w:rPr>
          <w:rFonts w:ascii="Times New Roman" w:hAnsi="Times New Roman"/>
          <w:color w:val="000000" w:themeColor="text1"/>
        </w:rPr>
        <w:t xml:space="preserve"> </w:t>
      </w:r>
      <w:r w:rsidR="007315C1" w:rsidRPr="00603CE0">
        <w:rPr>
          <w:rFonts w:ascii="Times New Roman" w:hAnsi="Times New Roman"/>
          <w:color w:val="000000" w:themeColor="text1"/>
        </w:rPr>
        <w:t xml:space="preserve">whether </w:t>
      </w:r>
      <w:r w:rsidR="195FA376" w:rsidRPr="00603CE0">
        <w:rPr>
          <w:rFonts w:ascii="Times New Roman" w:hAnsi="Times New Roman"/>
          <w:color w:val="000000" w:themeColor="text1"/>
        </w:rPr>
        <w:t xml:space="preserve">asymptomatic or symptomatic, </w:t>
      </w:r>
      <w:r w:rsidR="00AC04A6" w:rsidRPr="00603CE0">
        <w:rPr>
          <w:rFonts w:ascii="Times New Roman" w:hAnsi="Times New Roman"/>
          <w:color w:val="000000" w:themeColor="text1"/>
        </w:rPr>
        <w:t>the</w:t>
      </w:r>
      <w:r w:rsidR="00BA60F6" w:rsidRPr="00603CE0">
        <w:rPr>
          <w:rFonts w:ascii="Times New Roman" w:hAnsi="Times New Roman"/>
          <w:color w:val="000000" w:themeColor="text1"/>
        </w:rPr>
        <w:t xml:space="preserve"> patients</w:t>
      </w:r>
      <w:r w:rsidR="00AC04A6" w:rsidRPr="00603CE0">
        <w:rPr>
          <w:rFonts w:ascii="Times New Roman" w:hAnsi="Times New Roman"/>
          <w:color w:val="000000" w:themeColor="text1"/>
        </w:rPr>
        <w:t xml:space="preserve"> </w:t>
      </w:r>
      <w:r w:rsidR="00A2409B" w:rsidRPr="00603CE0">
        <w:rPr>
          <w:rFonts w:ascii="Times New Roman" w:hAnsi="Times New Roman"/>
          <w:color w:val="000000" w:themeColor="text1"/>
        </w:rPr>
        <w:t>are</w:t>
      </w:r>
      <w:r w:rsidR="007315C1" w:rsidRPr="00603CE0">
        <w:rPr>
          <w:rFonts w:ascii="Times New Roman" w:hAnsi="Times New Roman"/>
          <w:color w:val="000000" w:themeColor="text1"/>
        </w:rPr>
        <w:t xml:space="preserve"> </w:t>
      </w:r>
      <w:r w:rsidR="195FA376" w:rsidRPr="00603CE0">
        <w:rPr>
          <w:rFonts w:ascii="Times New Roman" w:hAnsi="Times New Roman"/>
          <w:color w:val="000000" w:themeColor="text1"/>
        </w:rPr>
        <w:t>re-tested following treatment</w:t>
      </w:r>
      <w:r w:rsidR="00772424" w:rsidRPr="00603CE0">
        <w:rPr>
          <w:rFonts w:ascii="Times New Roman" w:hAnsi="Times New Roman"/>
          <w:color w:val="000000" w:themeColor="text1"/>
        </w:rPr>
        <w:t xml:space="preserve"> to verify the success of treatment</w:t>
      </w:r>
      <w:r w:rsidR="195FA376" w:rsidRPr="00603CE0">
        <w:rPr>
          <w:rFonts w:ascii="Times New Roman" w:hAnsi="Times New Roman"/>
          <w:color w:val="000000" w:themeColor="text1"/>
        </w:rPr>
        <w:t xml:space="preserve">. </w:t>
      </w:r>
      <w:r w:rsidR="3BBFCE64" w:rsidRPr="00603CE0">
        <w:rPr>
          <w:rFonts w:ascii="Times New Roman" w:hAnsi="Times New Roman"/>
          <w:color w:val="000000" w:themeColor="text1"/>
        </w:rPr>
        <w:t xml:space="preserve">If </w:t>
      </w:r>
      <w:r w:rsidR="00662B3C" w:rsidRPr="00603CE0">
        <w:rPr>
          <w:rFonts w:ascii="Times New Roman" w:hAnsi="Times New Roman"/>
          <w:color w:val="000000" w:themeColor="text1"/>
        </w:rPr>
        <w:t xml:space="preserve">the </w:t>
      </w:r>
      <w:r w:rsidR="3BBFCE64" w:rsidRPr="00603CE0">
        <w:rPr>
          <w:rFonts w:ascii="Times New Roman" w:hAnsi="Times New Roman"/>
          <w:color w:val="000000" w:themeColor="text1"/>
        </w:rPr>
        <w:t>re-test</w:t>
      </w:r>
      <w:r w:rsidR="3BBFCE64" w:rsidRPr="00603CE0" w:rsidDel="00662B3C">
        <w:rPr>
          <w:rFonts w:ascii="Times New Roman" w:hAnsi="Times New Roman"/>
          <w:color w:val="000000" w:themeColor="text1"/>
        </w:rPr>
        <w:t xml:space="preserve"> </w:t>
      </w:r>
      <w:r w:rsidR="00662B3C" w:rsidRPr="00603CE0">
        <w:rPr>
          <w:rFonts w:ascii="Times New Roman" w:hAnsi="Times New Roman"/>
          <w:color w:val="000000" w:themeColor="text1"/>
        </w:rPr>
        <w:t xml:space="preserve">is </w:t>
      </w:r>
      <w:r w:rsidR="3BBFCE64" w:rsidRPr="00603CE0">
        <w:rPr>
          <w:rFonts w:ascii="Times New Roman" w:hAnsi="Times New Roman"/>
          <w:color w:val="000000" w:themeColor="text1"/>
        </w:rPr>
        <w:t>positive, the individual receive</w:t>
      </w:r>
      <w:r w:rsidR="00A2409B" w:rsidRPr="00603CE0">
        <w:rPr>
          <w:rFonts w:ascii="Times New Roman" w:hAnsi="Times New Roman"/>
          <w:color w:val="000000" w:themeColor="text1"/>
        </w:rPr>
        <w:t>s</w:t>
      </w:r>
      <w:r w:rsidR="3BBFCE64" w:rsidRPr="00603CE0">
        <w:rPr>
          <w:rFonts w:ascii="Times New Roman" w:hAnsi="Times New Roman"/>
          <w:color w:val="000000" w:themeColor="text1"/>
        </w:rPr>
        <w:t xml:space="preserve"> treatment</w:t>
      </w:r>
      <w:r w:rsidR="00E136D9" w:rsidRPr="00603CE0">
        <w:rPr>
          <w:rFonts w:ascii="Times New Roman" w:hAnsi="Times New Roman"/>
          <w:color w:val="000000" w:themeColor="text1"/>
        </w:rPr>
        <w:t xml:space="preserve"> </w:t>
      </w:r>
      <w:r w:rsidR="00AC04A6" w:rsidRPr="00603CE0">
        <w:rPr>
          <w:rFonts w:ascii="Times New Roman" w:hAnsi="Times New Roman"/>
          <w:color w:val="000000" w:themeColor="text1"/>
        </w:rPr>
        <w:t>with drug B</w:t>
      </w:r>
      <w:r w:rsidR="00A71639" w:rsidRPr="00603CE0">
        <w:rPr>
          <w:rFonts w:ascii="Times New Roman" w:hAnsi="Times New Roman"/>
          <w:color w:val="000000" w:themeColor="text1"/>
        </w:rPr>
        <w:t xml:space="preserve"> </w:t>
      </w:r>
      <w:r w:rsidR="00772424" w:rsidRPr="00603CE0">
        <w:rPr>
          <w:rFonts w:ascii="Times New Roman" w:hAnsi="Times New Roman"/>
          <w:color w:val="000000" w:themeColor="text1"/>
        </w:rPr>
        <w:t xml:space="preserve">and then another re-test. </w:t>
      </w:r>
      <w:r w:rsidR="00662B3C" w:rsidRPr="00603CE0">
        <w:rPr>
          <w:rFonts w:ascii="Times New Roman" w:hAnsi="Times New Roman"/>
          <w:color w:val="000000" w:themeColor="text1"/>
        </w:rPr>
        <w:t xml:space="preserve">If </w:t>
      </w:r>
      <w:r w:rsidR="00847D01" w:rsidRPr="00603CE0">
        <w:rPr>
          <w:rFonts w:ascii="Times New Roman" w:hAnsi="Times New Roman"/>
          <w:color w:val="000000" w:themeColor="text1"/>
        </w:rPr>
        <w:t>this</w:t>
      </w:r>
      <w:r w:rsidR="00E87AD9" w:rsidRPr="00603CE0">
        <w:rPr>
          <w:rFonts w:ascii="Times New Roman" w:hAnsi="Times New Roman"/>
          <w:color w:val="000000" w:themeColor="text1"/>
        </w:rPr>
        <w:t xml:space="preserve"> second</w:t>
      </w:r>
      <w:r w:rsidR="00847D01" w:rsidRPr="00603CE0">
        <w:rPr>
          <w:rFonts w:ascii="Times New Roman" w:hAnsi="Times New Roman"/>
          <w:color w:val="000000" w:themeColor="text1"/>
        </w:rPr>
        <w:t xml:space="preserve"> re-test is </w:t>
      </w:r>
      <w:r w:rsidR="00E87AD9" w:rsidRPr="00603CE0">
        <w:rPr>
          <w:rFonts w:ascii="Times New Roman" w:hAnsi="Times New Roman"/>
          <w:color w:val="000000" w:themeColor="text1"/>
        </w:rPr>
        <w:t>also</w:t>
      </w:r>
      <w:r w:rsidR="00847D01" w:rsidRPr="00603CE0">
        <w:rPr>
          <w:rFonts w:ascii="Times New Roman" w:hAnsi="Times New Roman"/>
          <w:color w:val="000000" w:themeColor="text1"/>
        </w:rPr>
        <w:t xml:space="preserve"> positive, the patient</w:t>
      </w:r>
      <w:r w:rsidR="00C12ABC" w:rsidRPr="00603CE0">
        <w:rPr>
          <w:rFonts w:ascii="Times New Roman" w:hAnsi="Times New Roman"/>
          <w:color w:val="000000" w:themeColor="text1"/>
        </w:rPr>
        <w:t xml:space="preserve"> then receives either drug X </w:t>
      </w:r>
      <w:r w:rsidR="00B97BEE" w:rsidRPr="00603CE0">
        <w:rPr>
          <w:rFonts w:ascii="Times New Roman" w:hAnsi="Times New Roman"/>
          <w:color w:val="000000" w:themeColor="text1"/>
        </w:rPr>
        <w:t>(if available)</w:t>
      </w:r>
      <w:r w:rsidR="00C12ABC" w:rsidRPr="00603CE0">
        <w:rPr>
          <w:rFonts w:ascii="Times New Roman" w:hAnsi="Times New Roman"/>
          <w:color w:val="000000" w:themeColor="text1"/>
        </w:rPr>
        <w:t xml:space="preserve"> or ertapenem</w:t>
      </w:r>
      <w:r w:rsidR="006A6D9A" w:rsidRPr="00603CE0">
        <w:rPr>
          <w:rFonts w:ascii="Times New Roman" w:hAnsi="Times New Roman"/>
          <w:color w:val="000000" w:themeColor="text1"/>
        </w:rPr>
        <w:t xml:space="preserve"> and is re-tested a final time</w:t>
      </w:r>
      <w:r w:rsidR="3BBFCE64" w:rsidRPr="00603CE0">
        <w:rPr>
          <w:rFonts w:ascii="Times New Roman" w:hAnsi="Times New Roman"/>
          <w:color w:val="000000" w:themeColor="text1"/>
        </w:rPr>
        <w:t xml:space="preserve">. </w:t>
      </w:r>
      <w:r w:rsidR="00530C7E" w:rsidRPr="00603CE0">
        <w:rPr>
          <w:rFonts w:ascii="Times New Roman" w:hAnsi="Times New Roman"/>
          <w:color w:val="000000" w:themeColor="text1"/>
        </w:rPr>
        <w:t xml:space="preserve">We assume </w:t>
      </w:r>
      <w:r w:rsidR="002E430B" w:rsidRPr="00603CE0">
        <w:rPr>
          <w:rFonts w:ascii="Times New Roman" w:hAnsi="Times New Roman"/>
          <w:color w:val="000000" w:themeColor="text1"/>
        </w:rPr>
        <w:t xml:space="preserve">that </w:t>
      </w:r>
      <w:r w:rsidR="0062141A" w:rsidRPr="00603CE0">
        <w:rPr>
          <w:rFonts w:ascii="Times New Roman" w:hAnsi="Times New Roman"/>
          <w:color w:val="000000" w:themeColor="text1"/>
        </w:rPr>
        <w:t xml:space="preserve">an </w:t>
      </w:r>
      <w:r w:rsidR="002E430B" w:rsidRPr="00603CE0">
        <w:rPr>
          <w:rFonts w:ascii="Times New Roman" w:hAnsi="Times New Roman"/>
          <w:color w:val="000000" w:themeColor="text1"/>
        </w:rPr>
        <w:t>individual who receive</w:t>
      </w:r>
      <w:r w:rsidR="00A2409B" w:rsidRPr="00603CE0">
        <w:rPr>
          <w:rFonts w:ascii="Times New Roman" w:hAnsi="Times New Roman"/>
          <w:color w:val="000000" w:themeColor="text1"/>
        </w:rPr>
        <w:t xml:space="preserve">s </w:t>
      </w:r>
      <w:r w:rsidR="00987979" w:rsidRPr="00603CE0">
        <w:rPr>
          <w:rFonts w:ascii="Times New Roman" w:hAnsi="Times New Roman"/>
          <w:color w:val="000000" w:themeColor="text1"/>
        </w:rPr>
        <w:t>initial</w:t>
      </w:r>
      <w:r w:rsidR="002E430B" w:rsidRPr="00603CE0">
        <w:rPr>
          <w:rFonts w:ascii="Times New Roman" w:hAnsi="Times New Roman"/>
          <w:color w:val="000000" w:themeColor="text1"/>
        </w:rPr>
        <w:t xml:space="preserve"> treatment would </w:t>
      </w:r>
      <w:r w:rsidR="00FD65A9" w:rsidRPr="00603CE0">
        <w:rPr>
          <w:rFonts w:ascii="Times New Roman" w:hAnsi="Times New Roman"/>
          <w:color w:val="000000" w:themeColor="text1"/>
        </w:rPr>
        <w:t>return for</w:t>
      </w:r>
      <w:r w:rsidR="002E430B" w:rsidRPr="00603CE0">
        <w:rPr>
          <w:rFonts w:ascii="Times New Roman" w:hAnsi="Times New Roman"/>
          <w:color w:val="000000" w:themeColor="text1"/>
        </w:rPr>
        <w:t xml:space="preserve"> </w:t>
      </w:r>
      <w:r w:rsidR="003025AD" w:rsidRPr="00603CE0">
        <w:rPr>
          <w:rFonts w:ascii="Times New Roman" w:hAnsi="Times New Roman"/>
          <w:color w:val="000000" w:themeColor="text1"/>
        </w:rPr>
        <w:t xml:space="preserve">the </w:t>
      </w:r>
      <w:r w:rsidR="3BBFCE64" w:rsidRPr="00603CE0">
        <w:rPr>
          <w:rFonts w:ascii="Times New Roman" w:hAnsi="Times New Roman"/>
          <w:color w:val="000000" w:themeColor="text1"/>
        </w:rPr>
        <w:t>test-of-cure</w:t>
      </w:r>
      <w:r w:rsidR="0062141A" w:rsidRPr="00603CE0">
        <w:rPr>
          <w:rFonts w:ascii="Times New Roman" w:hAnsi="Times New Roman"/>
          <w:color w:val="000000" w:themeColor="text1"/>
        </w:rPr>
        <w:t xml:space="preserve"> </w:t>
      </w:r>
      <w:r w:rsidR="003025AD" w:rsidRPr="00603CE0">
        <w:rPr>
          <w:rFonts w:ascii="Times New Roman" w:hAnsi="Times New Roman"/>
          <w:color w:val="000000" w:themeColor="text1"/>
        </w:rPr>
        <w:t xml:space="preserve">assessment </w:t>
      </w:r>
      <w:r w:rsidR="0062141A" w:rsidRPr="00603CE0">
        <w:rPr>
          <w:rFonts w:ascii="Times New Roman" w:hAnsi="Times New Roman"/>
          <w:color w:val="000000" w:themeColor="text1"/>
        </w:rPr>
        <w:t xml:space="preserve">with </w:t>
      </w:r>
      <w:r w:rsidR="00844ACA" w:rsidRPr="00603CE0">
        <w:rPr>
          <w:rFonts w:ascii="Times New Roman" w:hAnsi="Times New Roman"/>
          <w:color w:val="000000" w:themeColor="text1"/>
        </w:rPr>
        <w:t>80% probability if they were symptomatic, and 5</w:t>
      </w:r>
      <w:r w:rsidR="0062141A" w:rsidRPr="00603CE0">
        <w:rPr>
          <w:rFonts w:ascii="Times New Roman" w:hAnsi="Times New Roman"/>
          <w:color w:val="000000" w:themeColor="text1"/>
        </w:rPr>
        <w:t>0% probability</w:t>
      </w:r>
      <w:r w:rsidR="00844ACA" w:rsidRPr="00603CE0">
        <w:rPr>
          <w:rFonts w:ascii="Times New Roman" w:hAnsi="Times New Roman"/>
          <w:color w:val="000000" w:themeColor="text1"/>
        </w:rPr>
        <w:t xml:space="preserve"> if they were asymptomatic</w:t>
      </w:r>
      <w:r w:rsidR="0062141A" w:rsidRPr="00603CE0">
        <w:rPr>
          <w:rFonts w:ascii="Times New Roman" w:hAnsi="Times New Roman"/>
          <w:color w:val="000000" w:themeColor="text1"/>
        </w:rPr>
        <w:t>.</w:t>
      </w:r>
      <w:r w:rsidR="002E430B" w:rsidRPr="00603CE0" w:rsidDel="0062141A">
        <w:rPr>
          <w:rFonts w:ascii="Times New Roman" w:hAnsi="Times New Roman"/>
          <w:color w:val="000000" w:themeColor="text1"/>
        </w:rPr>
        <w:t xml:space="preserve"> </w:t>
      </w:r>
      <w:r w:rsidR="0062141A" w:rsidRPr="00603CE0">
        <w:rPr>
          <w:rFonts w:ascii="Times New Roman" w:hAnsi="Times New Roman"/>
          <w:color w:val="000000" w:themeColor="text1"/>
        </w:rPr>
        <w:t>We</w:t>
      </w:r>
      <w:r w:rsidR="002E430B" w:rsidRPr="00603CE0">
        <w:rPr>
          <w:rFonts w:ascii="Times New Roman" w:hAnsi="Times New Roman"/>
          <w:color w:val="000000" w:themeColor="text1"/>
        </w:rPr>
        <w:t xml:space="preserve"> </w:t>
      </w:r>
      <w:r w:rsidR="008F04B3" w:rsidRPr="00603CE0">
        <w:rPr>
          <w:rFonts w:ascii="Times New Roman" w:hAnsi="Times New Roman"/>
          <w:color w:val="000000" w:themeColor="text1"/>
        </w:rPr>
        <w:t>var</w:t>
      </w:r>
      <w:r w:rsidR="000C0F12" w:rsidRPr="00603CE0">
        <w:rPr>
          <w:rFonts w:ascii="Times New Roman" w:hAnsi="Times New Roman"/>
          <w:color w:val="000000" w:themeColor="text1"/>
        </w:rPr>
        <w:t>ied</w:t>
      </w:r>
      <w:r w:rsidR="008F04B3" w:rsidRPr="00603CE0">
        <w:rPr>
          <w:rFonts w:ascii="Times New Roman" w:hAnsi="Times New Roman"/>
          <w:color w:val="000000" w:themeColor="text1"/>
        </w:rPr>
        <w:t xml:space="preserve"> </w:t>
      </w:r>
      <w:r w:rsidR="00B4655C" w:rsidRPr="00603CE0">
        <w:rPr>
          <w:rFonts w:ascii="Times New Roman" w:hAnsi="Times New Roman"/>
          <w:color w:val="000000" w:themeColor="text1"/>
        </w:rPr>
        <w:t xml:space="preserve">the </w:t>
      </w:r>
      <w:r w:rsidR="008F04B3" w:rsidRPr="00603CE0">
        <w:rPr>
          <w:rFonts w:ascii="Times New Roman" w:hAnsi="Times New Roman"/>
          <w:color w:val="000000" w:themeColor="text1"/>
        </w:rPr>
        <w:t>probability</w:t>
      </w:r>
      <w:r w:rsidR="00133480" w:rsidRPr="00603CE0">
        <w:rPr>
          <w:rFonts w:ascii="Times New Roman" w:hAnsi="Times New Roman"/>
          <w:color w:val="000000" w:themeColor="text1"/>
        </w:rPr>
        <w:t xml:space="preserve"> </w:t>
      </w:r>
      <w:r w:rsidR="00837745" w:rsidRPr="00603CE0">
        <w:rPr>
          <w:rFonts w:ascii="Times New Roman" w:hAnsi="Times New Roman"/>
          <w:color w:val="000000" w:themeColor="text1"/>
        </w:rPr>
        <w:t xml:space="preserve">that a patient would return for test-of-cure </w:t>
      </w:r>
      <w:r w:rsidR="00133480" w:rsidRPr="00603CE0">
        <w:rPr>
          <w:rFonts w:ascii="Times New Roman" w:hAnsi="Times New Roman"/>
          <w:color w:val="000000" w:themeColor="text1"/>
        </w:rPr>
        <w:t xml:space="preserve">between </w:t>
      </w:r>
      <w:r w:rsidR="00B5599C" w:rsidRPr="00603CE0">
        <w:rPr>
          <w:rFonts w:ascii="Times New Roman" w:hAnsi="Times New Roman"/>
          <w:color w:val="000000" w:themeColor="text1"/>
        </w:rPr>
        <w:t>2</w:t>
      </w:r>
      <w:r w:rsidR="00181441" w:rsidRPr="00603CE0">
        <w:rPr>
          <w:rFonts w:ascii="Times New Roman" w:hAnsi="Times New Roman"/>
          <w:color w:val="000000" w:themeColor="text1"/>
        </w:rPr>
        <w:t>0% and 100%</w:t>
      </w:r>
      <w:r w:rsidR="008F04B3" w:rsidRPr="00603CE0">
        <w:rPr>
          <w:rFonts w:ascii="Times New Roman" w:hAnsi="Times New Roman"/>
          <w:color w:val="000000" w:themeColor="text1"/>
        </w:rPr>
        <w:t xml:space="preserve"> </w:t>
      </w:r>
      <w:r w:rsidR="00844ACA" w:rsidRPr="00603CE0">
        <w:rPr>
          <w:rFonts w:ascii="Times New Roman" w:hAnsi="Times New Roman"/>
          <w:color w:val="000000" w:themeColor="text1"/>
        </w:rPr>
        <w:t xml:space="preserve">for both symptomatic and asymptomatic cases </w:t>
      </w:r>
      <w:r w:rsidR="00113546" w:rsidRPr="00603CE0">
        <w:rPr>
          <w:rFonts w:ascii="Times New Roman" w:hAnsi="Times New Roman"/>
          <w:color w:val="000000" w:themeColor="text1"/>
        </w:rPr>
        <w:t>in our sensitivity analysis</w:t>
      </w:r>
      <w:r w:rsidR="00181441" w:rsidRPr="00603CE0">
        <w:rPr>
          <w:rFonts w:ascii="Times New Roman" w:hAnsi="Times New Roman"/>
          <w:color w:val="000000" w:themeColor="text1"/>
        </w:rPr>
        <w:t xml:space="preserve"> (</w:t>
      </w:r>
      <w:r w:rsidR="00076257" w:rsidRPr="00603CE0">
        <w:rPr>
          <w:rFonts w:ascii="Times New Roman" w:hAnsi="Times New Roman"/>
          <w:color w:val="000000" w:themeColor="text1"/>
        </w:rPr>
        <w:t>§</w:t>
      </w:r>
      <w:r w:rsidR="004D5484" w:rsidRPr="00603CE0">
        <w:rPr>
          <w:rFonts w:ascii="Times New Roman" w:hAnsi="Times New Roman"/>
          <w:color w:val="000000" w:themeColor="text1"/>
        </w:rPr>
        <w:fldChar w:fldCharType="begin"/>
      </w:r>
      <w:r w:rsidR="004D5484" w:rsidRPr="00603CE0">
        <w:rPr>
          <w:rFonts w:ascii="Times New Roman" w:hAnsi="Times New Roman"/>
          <w:color w:val="000000" w:themeColor="text1"/>
        </w:rPr>
        <w:instrText xml:space="preserve"> REF _Ref172713350 \r \h </w:instrText>
      </w:r>
      <w:r w:rsidR="00C77B9D" w:rsidRPr="00603CE0">
        <w:rPr>
          <w:rFonts w:ascii="Times New Roman" w:hAnsi="Times New Roman"/>
          <w:color w:val="000000" w:themeColor="text1"/>
        </w:rPr>
        <w:instrText xml:space="preserve"> \* MERGEFORMAT </w:instrText>
      </w:r>
      <w:r w:rsidR="004D5484" w:rsidRPr="00603CE0">
        <w:rPr>
          <w:rFonts w:ascii="Times New Roman" w:hAnsi="Times New Roman"/>
          <w:color w:val="000000" w:themeColor="text1"/>
        </w:rPr>
      </w:r>
      <w:r w:rsidR="004D5484"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S3</w:t>
      </w:r>
      <w:r w:rsidR="004D5484" w:rsidRPr="00603CE0">
        <w:rPr>
          <w:rFonts w:ascii="Times New Roman" w:hAnsi="Times New Roman"/>
          <w:color w:val="000000" w:themeColor="text1"/>
        </w:rPr>
        <w:fldChar w:fldCharType="end"/>
      </w:r>
      <w:r w:rsidR="004D5484" w:rsidRPr="00603CE0">
        <w:rPr>
          <w:rFonts w:ascii="Times New Roman" w:hAnsi="Times New Roman"/>
          <w:color w:val="000000" w:themeColor="text1"/>
        </w:rPr>
        <w:t>)</w:t>
      </w:r>
      <w:r w:rsidR="008F04B3" w:rsidRPr="00603CE0">
        <w:rPr>
          <w:rFonts w:ascii="Times New Roman" w:hAnsi="Times New Roman"/>
          <w:color w:val="000000" w:themeColor="text1"/>
        </w:rPr>
        <w:t>.</w:t>
      </w:r>
      <w:r w:rsidR="00BA5D96" w:rsidRPr="00603CE0">
        <w:rPr>
          <w:rFonts w:ascii="Times New Roman" w:hAnsi="Times New Roman"/>
          <w:color w:val="000000" w:themeColor="text1"/>
        </w:rPr>
        <w:t xml:space="preserve"> For </w:t>
      </w:r>
      <w:r w:rsidR="00911E26" w:rsidRPr="00603CE0">
        <w:rPr>
          <w:rFonts w:ascii="Times New Roman" w:hAnsi="Times New Roman"/>
          <w:color w:val="000000" w:themeColor="text1"/>
        </w:rPr>
        <w:t>symptomatic</w:t>
      </w:r>
      <w:r w:rsidR="00560B9B" w:rsidRPr="00603CE0">
        <w:rPr>
          <w:rFonts w:ascii="Times New Roman" w:hAnsi="Times New Roman"/>
          <w:color w:val="000000" w:themeColor="text1"/>
        </w:rPr>
        <w:t xml:space="preserve"> cases</w:t>
      </w:r>
      <w:r w:rsidR="00911E26" w:rsidRPr="00603CE0">
        <w:rPr>
          <w:rFonts w:ascii="Times New Roman" w:hAnsi="Times New Roman"/>
          <w:color w:val="000000" w:themeColor="text1"/>
        </w:rPr>
        <w:t xml:space="preserve"> </w:t>
      </w:r>
      <w:r w:rsidR="00BA5D96" w:rsidRPr="00603CE0">
        <w:rPr>
          <w:rFonts w:ascii="Times New Roman" w:hAnsi="Times New Roman"/>
          <w:color w:val="000000" w:themeColor="text1"/>
        </w:rPr>
        <w:t xml:space="preserve">not </w:t>
      </w:r>
      <w:r w:rsidR="00837745" w:rsidRPr="00603CE0">
        <w:rPr>
          <w:rFonts w:ascii="Times New Roman" w:hAnsi="Times New Roman"/>
          <w:color w:val="000000" w:themeColor="text1"/>
        </w:rPr>
        <w:t>returning</w:t>
      </w:r>
      <w:r w:rsidR="00BA5D96" w:rsidRPr="00603CE0">
        <w:rPr>
          <w:rFonts w:ascii="Times New Roman" w:hAnsi="Times New Roman"/>
          <w:color w:val="000000" w:themeColor="text1"/>
        </w:rPr>
        <w:t xml:space="preserve"> </w:t>
      </w:r>
      <w:r w:rsidR="0056072B" w:rsidRPr="00603CE0">
        <w:rPr>
          <w:rFonts w:ascii="Times New Roman" w:hAnsi="Times New Roman"/>
          <w:color w:val="000000" w:themeColor="text1"/>
        </w:rPr>
        <w:t xml:space="preserve">due </w:t>
      </w:r>
      <w:r w:rsidR="00BA5D96" w:rsidRPr="00603CE0">
        <w:rPr>
          <w:rFonts w:ascii="Times New Roman" w:hAnsi="Times New Roman"/>
          <w:color w:val="000000" w:themeColor="text1"/>
        </w:rPr>
        <w:t xml:space="preserve">to </w:t>
      </w:r>
      <w:r w:rsidR="008C308A" w:rsidRPr="00603CE0">
        <w:rPr>
          <w:rFonts w:ascii="Times New Roman" w:hAnsi="Times New Roman"/>
          <w:color w:val="000000" w:themeColor="text1"/>
        </w:rPr>
        <w:t>TOC</w:t>
      </w:r>
      <w:r w:rsidR="00560B9B" w:rsidRPr="00603CE0">
        <w:rPr>
          <w:rFonts w:ascii="Times New Roman" w:hAnsi="Times New Roman"/>
          <w:color w:val="000000" w:themeColor="text1"/>
        </w:rPr>
        <w:t xml:space="preserve"> (but continuing treatment due to their symptoms)</w:t>
      </w:r>
      <w:r w:rsidR="008C308A" w:rsidRPr="00603CE0">
        <w:rPr>
          <w:rFonts w:ascii="Times New Roman" w:hAnsi="Times New Roman"/>
          <w:color w:val="000000" w:themeColor="text1"/>
        </w:rPr>
        <w:t>, treatment follows the path shown in Figure 1</w:t>
      </w:r>
      <w:r w:rsidR="00565AD7" w:rsidRPr="00603CE0">
        <w:rPr>
          <w:rFonts w:ascii="Times New Roman" w:hAnsi="Times New Roman"/>
          <w:color w:val="000000" w:themeColor="text1"/>
        </w:rPr>
        <w:t>, with drug A always remaining the first-line treatment, drug B the second-line</w:t>
      </w:r>
      <w:r w:rsidR="002709FF" w:rsidRPr="00603CE0">
        <w:rPr>
          <w:rFonts w:ascii="Times New Roman" w:hAnsi="Times New Roman"/>
          <w:color w:val="000000" w:themeColor="text1"/>
        </w:rPr>
        <w:t xml:space="preserve"> (if </w:t>
      </w:r>
      <w:r w:rsidR="00BA3B2A" w:rsidRPr="00603CE0">
        <w:rPr>
          <w:rFonts w:ascii="Times New Roman" w:hAnsi="Times New Roman"/>
          <w:color w:val="000000" w:themeColor="text1"/>
        </w:rPr>
        <w:t xml:space="preserve">treatment with </w:t>
      </w:r>
      <w:r w:rsidR="002709FF" w:rsidRPr="00603CE0">
        <w:rPr>
          <w:rFonts w:ascii="Times New Roman" w:hAnsi="Times New Roman"/>
          <w:color w:val="000000" w:themeColor="text1"/>
        </w:rPr>
        <w:t>drug A is not successful and the patient seeks retreatment)</w:t>
      </w:r>
      <w:r w:rsidR="00565AD7" w:rsidRPr="00603CE0">
        <w:rPr>
          <w:rFonts w:ascii="Times New Roman" w:hAnsi="Times New Roman"/>
          <w:color w:val="000000" w:themeColor="text1"/>
        </w:rPr>
        <w:t>, and drug X or ertapenem, the last-line</w:t>
      </w:r>
      <w:r w:rsidR="00EE6202" w:rsidRPr="00603CE0">
        <w:rPr>
          <w:rFonts w:ascii="Times New Roman" w:hAnsi="Times New Roman"/>
          <w:color w:val="000000" w:themeColor="text1"/>
        </w:rPr>
        <w:t xml:space="preserve"> (</w:t>
      </w:r>
      <w:r w:rsidR="0056736C" w:rsidRPr="00603CE0">
        <w:rPr>
          <w:rFonts w:ascii="Times New Roman" w:hAnsi="Times New Roman"/>
          <w:color w:val="000000" w:themeColor="text1"/>
        </w:rPr>
        <w:t xml:space="preserve">if </w:t>
      </w:r>
      <w:r w:rsidR="00BA3B2A" w:rsidRPr="00603CE0">
        <w:rPr>
          <w:rFonts w:ascii="Times New Roman" w:hAnsi="Times New Roman"/>
          <w:color w:val="000000" w:themeColor="text1"/>
        </w:rPr>
        <w:t>treatment with</w:t>
      </w:r>
      <w:r w:rsidR="00EE6202" w:rsidRPr="00603CE0">
        <w:rPr>
          <w:rFonts w:ascii="Times New Roman" w:hAnsi="Times New Roman"/>
          <w:color w:val="000000" w:themeColor="text1"/>
        </w:rPr>
        <w:t xml:space="preserve"> neither drug A nor drug B</w:t>
      </w:r>
      <w:r w:rsidR="00BA3B2A" w:rsidRPr="00603CE0">
        <w:rPr>
          <w:rFonts w:ascii="Times New Roman" w:hAnsi="Times New Roman"/>
          <w:color w:val="000000" w:themeColor="text1"/>
        </w:rPr>
        <w:t xml:space="preserve"> is successful and the patient </w:t>
      </w:r>
      <w:r w:rsidR="00560B9B" w:rsidRPr="00603CE0">
        <w:rPr>
          <w:rFonts w:ascii="Times New Roman" w:hAnsi="Times New Roman"/>
          <w:color w:val="000000" w:themeColor="text1"/>
        </w:rPr>
        <w:t xml:space="preserve">continues </w:t>
      </w:r>
      <w:r w:rsidR="00BA3B2A" w:rsidRPr="00603CE0">
        <w:rPr>
          <w:rFonts w:ascii="Times New Roman" w:hAnsi="Times New Roman"/>
          <w:color w:val="000000" w:themeColor="text1"/>
        </w:rPr>
        <w:t>seek</w:t>
      </w:r>
      <w:r w:rsidR="00560B9B" w:rsidRPr="00603CE0">
        <w:rPr>
          <w:rFonts w:ascii="Times New Roman" w:hAnsi="Times New Roman"/>
          <w:color w:val="000000" w:themeColor="text1"/>
        </w:rPr>
        <w:t>ing</w:t>
      </w:r>
      <w:r w:rsidR="00BA3B2A" w:rsidRPr="00603CE0">
        <w:rPr>
          <w:rFonts w:ascii="Times New Roman" w:hAnsi="Times New Roman"/>
          <w:color w:val="000000" w:themeColor="text1"/>
        </w:rPr>
        <w:t xml:space="preserve"> retreatment)</w:t>
      </w:r>
      <w:r w:rsidR="00A24890" w:rsidRPr="00603CE0">
        <w:rPr>
          <w:rFonts w:ascii="Times New Roman" w:hAnsi="Times New Roman"/>
          <w:color w:val="000000" w:themeColor="text1"/>
        </w:rPr>
        <w:t>.</w:t>
      </w:r>
    </w:p>
    <w:p w14:paraId="72F71252" w14:textId="3713E092" w:rsidR="00F7309C" w:rsidRPr="00603CE0" w:rsidRDefault="003A1FA3" w:rsidP="00CD6D13">
      <w:pPr>
        <w:ind w:firstLine="720"/>
        <w:rPr>
          <w:rFonts w:ascii="Times New Roman" w:hAnsi="Times New Roman"/>
          <w:color w:val="000000" w:themeColor="text1"/>
        </w:rPr>
      </w:pPr>
      <w:r w:rsidRPr="00603CE0">
        <w:rPr>
          <w:rFonts w:ascii="Times New Roman" w:hAnsi="Times New Roman"/>
          <w:color w:val="000000" w:themeColor="text1"/>
        </w:rPr>
        <w:t xml:space="preserve">We also designed </w:t>
      </w:r>
      <w:r w:rsidR="00657A46" w:rsidRPr="00603CE0">
        <w:rPr>
          <w:rFonts w:ascii="Times New Roman" w:hAnsi="Times New Roman"/>
          <w:color w:val="000000" w:themeColor="text1"/>
        </w:rPr>
        <w:t>a c</w:t>
      </w:r>
      <w:r w:rsidR="003D7905" w:rsidRPr="00603CE0">
        <w:rPr>
          <w:rFonts w:ascii="Times New Roman" w:hAnsi="Times New Roman"/>
          <w:color w:val="000000" w:themeColor="text1"/>
        </w:rPr>
        <w:t xml:space="preserve">ombination </w:t>
      </w:r>
      <w:r w:rsidRPr="00603CE0">
        <w:rPr>
          <w:rFonts w:ascii="Times New Roman" w:hAnsi="Times New Roman"/>
          <w:color w:val="000000" w:themeColor="text1"/>
        </w:rPr>
        <w:t>strategy</w:t>
      </w:r>
      <w:r w:rsidR="00657A46" w:rsidRPr="00603CE0">
        <w:rPr>
          <w:rFonts w:ascii="Times New Roman" w:hAnsi="Times New Roman"/>
          <w:color w:val="000000" w:themeColor="text1"/>
        </w:rPr>
        <w:t xml:space="preserve"> (Combo)</w:t>
      </w:r>
      <w:r w:rsidRPr="00603CE0">
        <w:rPr>
          <w:rFonts w:ascii="Times New Roman" w:hAnsi="Times New Roman"/>
          <w:color w:val="000000" w:themeColor="text1"/>
        </w:rPr>
        <w:t xml:space="preserve">, which </w:t>
      </w:r>
      <w:r w:rsidR="00657A46" w:rsidRPr="00603CE0">
        <w:rPr>
          <w:rFonts w:ascii="Times New Roman" w:hAnsi="Times New Roman"/>
          <w:color w:val="000000" w:themeColor="text1"/>
        </w:rPr>
        <w:t xml:space="preserve">is </w:t>
      </w:r>
      <w:r w:rsidRPr="00603CE0">
        <w:rPr>
          <w:rFonts w:ascii="Times New Roman" w:hAnsi="Times New Roman"/>
          <w:color w:val="000000" w:themeColor="text1"/>
        </w:rPr>
        <w:t xml:space="preserve">a combination of RT </w:t>
      </w:r>
      <w:r w:rsidR="003D7905" w:rsidRPr="00603CE0">
        <w:rPr>
          <w:rFonts w:ascii="Times New Roman" w:hAnsi="Times New Roman"/>
          <w:color w:val="000000" w:themeColor="text1"/>
        </w:rPr>
        <w:t xml:space="preserve">and </w:t>
      </w:r>
      <w:r w:rsidRPr="00603CE0">
        <w:rPr>
          <w:rFonts w:ascii="Times New Roman" w:hAnsi="Times New Roman"/>
          <w:color w:val="000000" w:themeColor="text1"/>
        </w:rPr>
        <w:t xml:space="preserve">TOC. This was meant to represent a </w:t>
      </w:r>
      <w:r w:rsidR="00657A46" w:rsidRPr="00603CE0">
        <w:rPr>
          <w:rFonts w:ascii="Times New Roman" w:hAnsi="Times New Roman"/>
          <w:color w:val="000000" w:themeColor="text1"/>
        </w:rPr>
        <w:t xml:space="preserve">more </w:t>
      </w:r>
      <w:r w:rsidRPr="00603CE0">
        <w:rPr>
          <w:rFonts w:ascii="Times New Roman" w:hAnsi="Times New Roman"/>
          <w:color w:val="000000" w:themeColor="text1"/>
        </w:rPr>
        <w:t xml:space="preserve">realistic </w:t>
      </w:r>
      <w:r w:rsidR="0010230F" w:rsidRPr="00603CE0">
        <w:rPr>
          <w:rFonts w:ascii="Times New Roman" w:hAnsi="Times New Roman"/>
          <w:color w:val="000000" w:themeColor="text1"/>
        </w:rPr>
        <w:t>counterfactual</w:t>
      </w:r>
      <w:r w:rsidRPr="00603CE0">
        <w:rPr>
          <w:rFonts w:ascii="Times New Roman" w:hAnsi="Times New Roman"/>
          <w:color w:val="000000" w:themeColor="text1"/>
        </w:rPr>
        <w:t xml:space="preserve"> scenario, where</w:t>
      </w:r>
      <w:r w:rsidR="00D54C54" w:rsidRPr="00603CE0">
        <w:rPr>
          <w:rFonts w:ascii="Times New Roman" w:hAnsi="Times New Roman"/>
          <w:color w:val="000000" w:themeColor="text1"/>
        </w:rPr>
        <w:t xml:space="preserve"> cases within </w:t>
      </w:r>
      <w:r w:rsidR="00D54C54" w:rsidRPr="00603CE0">
        <w:rPr>
          <w:rFonts w:ascii="Times New Roman" w:hAnsi="Times New Roman"/>
          <w:color w:val="000000" w:themeColor="text1"/>
        </w:rPr>
        <w:lastRenderedPageBreak/>
        <w:t xml:space="preserve">the same population might be treated </w:t>
      </w:r>
      <w:r w:rsidR="00B54848" w:rsidRPr="00603CE0">
        <w:rPr>
          <w:rFonts w:ascii="Times New Roman" w:hAnsi="Times New Roman"/>
          <w:color w:val="000000" w:themeColor="text1"/>
        </w:rPr>
        <w:t xml:space="preserve">using different </w:t>
      </w:r>
      <w:r w:rsidR="00CF774E" w:rsidRPr="00603CE0">
        <w:rPr>
          <w:rFonts w:ascii="Times New Roman" w:hAnsi="Times New Roman"/>
          <w:color w:val="000000" w:themeColor="text1"/>
        </w:rPr>
        <w:t xml:space="preserve">techniques </w:t>
      </w:r>
      <w:r w:rsidR="00504635" w:rsidRPr="00603CE0">
        <w:rPr>
          <w:rFonts w:ascii="Times New Roman" w:hAnsi="Times New Roman"/>
          <w:color w:val="000000" w:themeColor="text1"/>
        </w:rPr>
        <w:t xml:space="preserve">when </w:t>
      </w:r>
      <w:r w:rsidR="00CF774E" w:rsidRPr="00603CE0">
        <w:rPr>
          <w:rFonts w:ascii="Times New Roman" w:hAnsi="Times New Roman"/>
          <w:color w:val="000000" w:themeColor="text1"/>
        </w:rPr>
        <w:t>surveillance data</w:t>
      </w:r>
      <w:r w:rsidR="00504635" w:rsidRPr="00603CE0">
        <w:rPr>
          <w:rFonts w:ascii="Times New Roman" w:hAnsi="Times New Roman"/>
          <w:color w:val="000000" w:themeColor="text1"/>
        </w:rPr>
        <w:t xml:space="preserve"> </w:t>
      </w:r>
      <w:r w:rsidR="003025AD" w:rsidRPr="00603CE0">
        <w:rPr>
          <w:rFonts w:ascii="Times New Roman" w:hAnsi="Times New Roman"/>
          <w:color w:val="000000" w:themeColor="text1"/>
        </w:rPr>
        <w:t xml:space="preserve">are </w:t>
      </w:r>
      <w:r w:rsidR="00504635" w:rsidRPr="00603CE0">
        <w:rPr>
          <w:rFonts w:ascii="Times New Roman" w:hAnsi="Times New Roman"/>
          <w:color w:val="000000" w:themeColor="text1"/>
        </w:rPr>
        <w:t>not available</w:t>
      </w:r>
      <w:r w:rsidR="00CF774E" w:rsidRPr="00603CE0">
        <w:rPr>
          <w:rFonts w:ascii="Times New Roman" w:hAnsi="Times New Roman"/>
          <w:color w:val="000000" w:themeColor="text1"/>
        </w:rPr>
        <w:t xml:space="preserve">. For each detected case, </w:t>
      </w:r>
      <w:r w:rsidR="002C2603" w:rsidRPr="00603CE0">
        <w:rPr>
          <w:rFonts w:ascii="Times New Roman" w:hAnsi="Times New Roman"/>
          <w:color w:val="000000" w:themeColor="text1"/>
        </w:rPr>
        <w:t>the</w:t>
      </w:r>
      <w:r w:rsidR="00CF774E" w:rsidRPr="00603CE0">
        <w:rPr>
          <w:rFonts w:ascii="Times New Roman" w:hAnsi="Times New Roman"/>
          <w:color w:val="000000" w:themeColor="text1"/>
        </w:rPr>
        <w:t xml:space="preserve"> patient </w:t>
      </w:r>
      <w:r w:rsidR="00504635" w:rsidRPr="00603CE0">
        <w:rPr>
          <w:rFonts w:ascii="Times New Roman" w:hAnsi="Times New Roman"/>
          <w:color w:val="000000" w:themeColor="text1"/>
        </w:rPr>
        <w:t xml:space="preserve">is </w:t>
      </w:r>
      <w:r w:rsidR="003015B7" w:rsidRPr="00603CE0">
        <w:rPr>
          <w:rFonts w:ascii="Times New Roman" w:hAnsi="Times New Roman"/>
          <w:color w:val="000000" w:themeColor="text1"/>
        </w:rPr>
        <w:t xml:space="preserve">randomly </w:t>
      </w:r>
      <w:r w:rsidR="00CF774E" w:rsidRPr="00603CE0">
        <w:rPr>
          <w:rFonts w:ascii="Times New Roman" w:hAnsi="Times New Roman"/>
          <w:color w:val="000000" w:themeColor="text1"/>
        </w:rPr>
        <w:t>assigned to either RT</w:t>
      </w:r>
      <w:r w:rsidR="003D7905" w:rsidRPr="00603CE0">
        <w:rPr>
          <w:rFonts w:ascii="Times New Roman" w:hAnsi="Times New Roman"/>
          <w:color w:val="000000" w:themeColor="text1"/>
        </w:rPr>
        <w:t xml:space="preserve"> or </w:t>
      </w:r>
      <w:r w:rsidR="00CF774E" w:rsidRPr="00603CE0">
        <w:rPr>
          <w:rFonts w:ascii="Times New Roman" w:hAnsi="Times New Roman"/>
          <w:color w:val="000000" w:themeColor="text1"/>
        </w:rPr>
        <w:t>TOC</w:t>
      </w:r>
      <w:r w:rsidR="003015B7" w:rsidRPr="00603CE0">
        <w:rPr>
          <w:rFonts w:ascii="Times New Roman" w:hAnsi="Times New Roman"/>
          <w:color w:val="000000" w:themeColor="text1"/>
        </w:rPr>
        <w:t>.</w:t>
      </w:r>
      <w:r w:rsidR="009E4F87" w:rsidRPr="00603CE0">
        <w:rPr>
          <w:rFonts w:ascii="Times New Roman" w:hAnsi="Times New Roman"/>
          <w:color w:val="000000" w:themeColor="text1"/>
        </w:rPr>
        <w:t xml:space="preserve"> The base probabilities of being assigned to each treatment path were </w:t>
      </w:r>
      <w:r w:rsidR="003D7905" w:rsidRPr="00603CE0">
        <w:rPr>
          <w:rFonts w:ascii="Times New Roman" w:hAnsi="Times New Roman"/>
          <w:color w:val="000000" w:themeColor="text1"/>
        </w:rPr>
        <w:t>50-50</w:t>
      </w:r>
      <w:r w:rsidR="009E4F87" w:rsidRPr="00603CE0">
        <w:rPr>
          <w:rFonts w:ascii="Times New Roman" w:hAnsi="Times New Roman"/>
          <w:color w:val="000000" w:themeColor="text1"/>
        </w:rPr>
        <w:t xml:space="preserve"> respectively, but these were varied in sensitivity analysis. </w:t>
      </w:r>
      <w:r w:rsidR="0027772A" w:rsidRPr="00603CE0">
        <w:rPr>
          <w:rFonts w:ascii="Times New Roman" w:hAnsi="Times New Roman"/>
          <w:color w:val="000000" w:themeColor="text1"/>
        </w:rPr>
        <w:t xml:space="preserve">For TOC under </w:t>
      </w:r>
      <w:r w:rsidR="00FA6AF1" w:rsidRPr="00603CE0">
        <w:rPr>
          <w:rFonts w:ascii="Times New Roman" w:hAnsi="Times New Roman"/>
          <w:color w:val="000000" w:themeColor="text1"/>
        </w:rPr>
        <w:t>Combo</w:t>
      </w:r>
      <w:r w:rsidR="0027772A" w:rsidRPr="00603CE0">
        <w:rPr>
          <w:rFonts w:ascii="Times New Roman" w:hAnsi="Times New Roman"/>
          <w:color w:val="000000" w:themeColor="text1"/>
        </w:rPr>
        <w:t xml:space="preserve">, we assumed that </w:t>
      </w:r>
      <w:r w:rsidR="005806B8" w:rsidRPr="00603CE0">
        <w:rPr>
          <w:rFonts w:ascii="Times New Roman" w:hAnsi="Times New Roman"/>
          <w:color w:val="000000" w:themeColor="text1"/>
        </w:rPr>
        <w:t xml:space="preserve">a </w:t>
      </w:r>
      <w:r w:rsidR="0027772A" w:rsidRPr="00603CE0">
        <w:rPr>
          <w:rFonts w:ascii="Times New Roman" w:hAnsi="Times New Roman"/>
          <w:color w:val="000000" w:themeColor="text1"/>
        </w:rPr>
        <w:t xml:space="preserve">similar </w:t>
      </w:r>
      <w:r w:rsidR="005806B8" w:rsidRPr="00603CE0">
        <w:rPr>
          <w:rFonts w:ascii="Times New Roman" w:hAnsi="Times New Roman"/>
          <w:color w:val="000000" w:themeColor="text1"/>
        </w:rPr>
        <w:t xml:space="preserve">proportion of patients would not </w:t>
      </w:r>
      <w:r w:rsidR="0056072B" w:rsidRPr="00603CE0">
        <w:rPr>
          <w:rFonts w:ascii="Times New Roman" w:hAnsi="Times New Roman"/>
          <w:color w:val="000000" w:themeColor="text1"/>
        </w:rPr>
        <w:t>return for the</w:t>
      </w:r>
      <w:r w:rsidR="005806B8" w:rsidRPr="00603CE0">
        <w:rPr>
          <w:rFonts w:ascii="Times New Roman" w:hAnsi="Times New Roman"/>
          <w:color w:val="000000" w:themeColor="text1"/>
        </w:rPr>
        <w:t xml:space="preserve"> </w:t>
      </w:r>
      <w:r w:rsidR="00C617F8">
        <w:rPr>
          <w:rFonts w:ascii="Times New Roman" w:hAnsi="Times New Roman"/>
          <w:color w:val="000000" w:themeColor="text1"/>
        </w:rPr>
        <w:t>test-of-cure assess</w:t>
      </w:r>
      <w:r w:rsidR="001F04AD">
        <w:rPr>
          <w:rFonts w:ascii="Times New Roman" w:hAnsi="Times New Roman"/>
          <w:color w:val="000000" w:themeColor="text1"/>
        </w:rPr>
        <w:t>ment</w:t>
      </w:r>
      <w:r w:rsidR="003015B7" w:rsidRPr="00603CE0">
        <w:rPr>
          <w:rFonts w:ascii="Times New Roman" w:hAnsi="Times New Roman"/>
          <w:color w:val="000000" w:themeColor="text1"/>
        </w:rPr>
        <w:t xml:space="preserve"> </w:t>
      </w:r>
      <w:r w:rsidR="00937970" w:rsidRPr="00603CE0">
        <w:rPr>
          <w:rFonts w:ascii="Times New Roman" w:hAnsi="Times New Roman"/>
          <w:color w:val="000000" w:themeColor="text1"/>
        </w:rPr>
        <w:t>as under</w:t>
      </w:r>
      <w:r w:rsidR="0071791C" w:rsidRPr="00603CE0">
        <w:rPr>
          <w:rFonts w:ascii="Times New Roman" w:hAnsi="Times New Roman"/>
          <w:color w:val="000000" w:themeColor="text1"/>
        </w:rPr>
        <w:t xml:space="preserve"> the TOC scenario </w:t>
      </w:r>
      <w:r w:rsidR="005806B8" w:rsidRPr="00603CE0">
        <w:rPr>
          <w:rFonts w:ascii="Times New Roman" w:hAnsi="Times New Roman"/>
          <w:color w:val="000000" w:themeColor="text1"/>
        </w:rPr>
        <w:t xml:space="preserve">(i.e., </w:t>
      </w:r>
      <w:r w:rsidR="00107FDD" w:rsidRPr="00603CE0">
        <w:rPr>
          <w:rFonts w:ascii="Times New Roman" w:hAnsi="Times New Roman"/>
          <w:color w:val="000000" w:themeColor="text1"/>
        </w:rPr>
        <w:t xml:space="preserve">80% for symptomatic and </w:t>
      </w:r>
      <w:r w:rsidR="002D7977" w:rsidRPr="00603CE0">
        <w:rPr>
          <w:rFonts w:ascii="Times New Roman" w:hAnsi="Times New Roman"/>
          <w:color w:val="000000" w:themeColor="text1"/>
        </w:rPr>
        <w:t>5</w:t>
      </w:r>
      <w:r w:rsidR="005806B8" w:rsidRPr="00603CE0">
        <w:rPr>
          <w:rFonts w:ascii="Times New Roman" w:hAnsi="Times New Roman"/>
          <w:color w:val="000000" w:themeColor="text1"/>
        </w:rPr>
        <w:t xml:space="preserve">0% </w:t>
      </w:r>
      <w:r w:rsidR="00107FDD" w:rsidRPr="00603CE0">
        <w:rPr>
          <w:rFonts w:ascii="Times New Roman" w:hAnsi="Times New Roman"/>
          <w:color w:val="000000" w:themeColor="text1"/>
        </w:rPr>
        <w:t>for asymptomatic</w:t>
      </w:r>
      <w:r w:rsidR="009F1494" w:rsidRPr="00603CE0">
        <w:rPr>
          <w:rFonts w:ascii="Times New Roman" w:hAnsi="Times New Roman"/>
          <w:color w:val="000000" w:themeColor="text1"/>
        </w:rPr>
        <w:t>)</w:t>
      </w:r>
      <w:r w:rsidR="005806B8" w:rsidRPr="00603CE0">
        <w:rPr>
          <w:rFonts w:ascii="Times New Roman" w:hAnsi="Times New Roman"/>
          <w:color w:val="000000" w:themeColor="text1"/>
        </w:rPr>
        <w:t xml:space="preserve">. </w:t>
      </w:r>
    </w:p>
    <w:p w14:paraId="2EF66453" w14:textId="631B0F66" w:rsidR="00BC1D70" w:rsidRPr="00603CE0" w:rsidRDefault="00421D8C" w:rsidP="00222BC2">
      <w:pPr>
        <w:pStyle w:val="Heading2"/>
      </w:pPr>
      <w:r w:rsidRPr="00603CE0">
        <w:t>Outcomes</w:t>
      </w:r>
      <w:r w:rsidR="008D79A3" w:rsidRPr="00603CE0">
        <w:t xml:space="preserve"> and </w:t>
      </w:r>
      <w:r w:rsidR="1B9881DB" w:rsidRPr="00603CE0">
        <w:t>Cost-Effectiveness Analysis</w:t>
      </w:r>
    </w:p>
    <w:p w14:paraId="76800BCB" w14:textId="554BB9E1" w:rsidR="00FF394E" w:rsidRPr="00603CE0" w:rsidRDefault="00205EA3" w:rsidP="001F7DBC">
      <w:pPr>
        <w:ind w:firstLine="720"/>
        <w:rPr>
          <w:rFonts w:ascii="Times New Roman" w:hAnsi="Times New Roman"/>
          <w:color w:val="000000" w:themeColor="text1"/>
        </w:rPr>
      </w:pPr>
      <w:r w:rsidRPr="00603CE0">
        <w:rPr>
          <w:rFonts w:ascii="Times New Roman" w:hAnsi="Times New Roman"/>
          <w:color w:val="000000" w:themeColor="text1"/>
        </w:rPr>
        <w:t xml:space="preserve">We collected several </w:t>
      </w:r>
      <w:r w:rsidR="001366C9" w:rsidRPr="00603CE0">
        <w:rPr>
          <w:rFonts w:ascii="Times New Roman" w:hAnsi="Times New Roman"/>
          <w:color w:val="000000" w:themeColor="text1"/>
        </w:rPr>
        <w:t>relevant outcomes to measure disease burden</w:t>
      </w:r>
      <w:r w:rsidR="00F34F3A" w:rsidRPr="00603CE0">
        <w:rPr>
          <w:rFonts w:ascii="Times New Roman" w:hAnsi="Times New Roman"/>
          <w:color w:val="000000" w:themeColor="text1"/>
        </w:rPr>
        <w:t xml:space="preserve">, trends in drug resistance, </w:t>
      </w:r>
      <w:r w:rsidR="009571DE" w:rsidRPr="00603CE0">
        <w:rPr>
          <w:rFonts w:ascii="Times New Roman" w:hAnsi="Times New Roman"/>
          <w:color w:val="000000" w:themeColor="text1"/>
        </w:rPr>
        <w:t xml:space="preserve">usage of antibiotics, </w:t>
      </w:r>
      <w:r w:rsidR="004A4971" w:rsidRPr="00603CE0">
        <w:rPr>
          <w:rFonts w:ascii="Times New Roman" w:hAnsi="Times New Roman"/>
          <w:color w:val="000000" w:themeColor="text1"/>
        </w:rPr>
        <w:t xml:space="preserve">monetary costs, and disutility. We </w:t>
      </w:r>
      <w:r w:rsidR="005521EE" w:rsidRPr="00603CE0">
        <w:rPr>
          <w:rFonts w:ascii="Times New Roman" w:hAnsi="Times New Roman"/>
          <w:color w:val="000000" w:themeColor="text1"/>
        </w:rPr>
        <w:t xml:space="preserve">recorded </w:t>
      </w:r>
      <w:r w:rsidR="003217EA" w:rsidRPr="00603CE0">
        <w:rPr>
          <w:rFonts w:ascii="Times New Roman" w:hAnsi="Times New Roman"/>
          <w:color w:val="000000" w:themeColor="text1"/>
        </w:rPr>
        <w:t xml:space="preserve">annual </w:t>
      </w:r>
      <w:r w:rsidR="005521EE" w:rsidRPr="00603CE0">
        <w:rPr>
          <w:rFonts w:ascii="Times New Roman" w:hAnsi="Times New Roman"/>
          <w:color w:val="000000" w:themeColor="text1"/>
        </w:rPr>
        <w:t>number of cases detected</w:t>
      </w:r>
      <w:r w:rsidR="0082618C" w:rsidRPr="00603CE0">
        <w:rPr>
          <w:rFonts w:ascii="Times New Roman" w:hAnsi="Times New Roman"/>
          <w:color w:val="000000" w:themeColor="text1"/>
        </w:rPr>
        <w:t xml:space="preserve">, </w:t>
      </w:r>
      <w:r w:rsidR="003217EA" w:rsidRPr="00603CE0">
        <w:rPr>
          <w:rFonts w:ascii="Times New Roman" w:hAnsi="Times New Roman"/>
          <w:color w:val="000000" w:themeColor="text1"/>
        </w:rPr>
        <w:t xml:space="preserve">annual number of </w:t>
      </w:r>
      <w:r w:rsidR="0082618C" w:rsidRPr="00603CE0">
        <w:rPr>
          <w:rFonts w:ascii="Times New Roman" w:hAnsi="Times New Roman"/>
          <w:color w:val="000000" w:themeColor="text1"/>
        </w:rPr>
        <w:t>incide</w:t>
      </w:r>
      <w:r w:rsidR="003217EA" w:rsidRPr="00603CE0">
        <w:rPr>
          <w:rFonts w:ascii="Times New Roman" w:hAnsi="Times New Roman"/>
          <w:color w:val="000000" w:themeColor="text1"/>
        </w:rPr>
        <w:t>nt infections</w:t>
      </w:r>
      <w:r w:rsidR="0082618C" w:rsidRPr="00603CE0">
        <w:rPr>
          <w:rFonts w:ascii="Times New Roman" w:hAnsi="Times New Roman"/>
          <w:color w:val="000000" w:themeColor="text1"/>
        </w:rPr>
        <w:t xml:space="preserve"> (both detected and undetected)</w:t>
      </w:r>
      <w:r w:rsidR="00D33702" w:rsidRPr="00603CE0">
        <w:rPr>
          <w:rFonts w:ascii="Times New Roman" w:hAnsi="Times New Roman"/>
          <w:color w:val="000000" w:themeColor="text1"/>
        </w:rPr>
        <w:t xml:space="preserve"> and</w:t>
      </w:r>
      <w:r w:rsidR="005521EE" w:rsidRPr="00603CE0">
        <w:rPr>
          <w:rFonts w:ascii="Times New Roman" w:hAnsi="Times New Roman"/>
          <w:color w:val="000000" w:themeColor="text1"/>
        </w:rPr>
        <w:t xml:space="preserve"> </w:t>
      </w:r>
      <w:r w:rsidR="00BC68CC" w:rsidRPr="00603CE0">
        <w:rPr>
          <w:rFonts w:ascii="Times New Roman" w:hAnsi="Times New Roman"/>
          <w:color w:val="000000" w:themeColor="text1"/>
        </w:rPr>
        <w:t xml:space="preserve">point </w:t>
      </w:r>
      <w:r w:rsidR="005521EE" w:rsidRPr="00603CE0">
        <w:rPr>
          <w:rFonts w:ascii="Times New Roman" w:hAnsi="Times New Roman"/>
          <w:color w:val="000000" w:themeColor="text1"/>
        </w:rPr>
        <w:t>prevalence</w:t>
      </w:r>
      <w:r w:rsidR="00D33702" w:rsidRPr="00603CE0">
        <w:rPr>
          <w:rFonts w:ascii="Times New Roman" w:hAnsi="Times New Roman"/>
          <w:color w:val="000000" w:themeColor="text1"/>
        </w:rPr>
        <w:t xml:space="preserve"> (current infections, both </w:t>
      </w:r>
      <w:r w:rsidR="001914DC" w:rsidRPr="00603CE0">
        <w:rPr>
          <w:rFonts w:ascii="Times New Roman" w:hAnsi="Times New Roman"/>
          <w:color w:val="000000" w:themeColor="text1"/>
        </w:rPr>
        <w:t>detected and undetected, divided by population size)</w:t>
      </w:r>
      <w:r w:rsidR="00BC68CC" w:rsidRPr="00603CE0">
        <w:rPr>
          <w:rFonts w:ascii="Times New Roman" w:hAnsi="Times New Roman"/>
          <w:color w:val="000000" w:themeColor="text1"/>
        </w:rPr>
        <w:t xml:space="preserve"> </w:t>
      </w:r>
      <w:r w:rsidR="00937FDA" w:rsidRPr="00603CE0">
        <w:rPr>
          <w:rFonts w:ascii="Times New Roman" w:hAnsi="Times New Roman"/>
          <w:color w:val="000000" w:themeColor="text1"/>
        </w:rPr>
        <w:t>at the end of</w:t>
      </w:r>
      <w:r w:rsidR="00397617" w:rsidRPr="00603CE0">
        <w:rPr>
          <w:rFonts w:ascii="Times New Roman" w:hAnsi="Times New Roman"/>
          <w:color w:val="000000" w:themeColor="text1"/>
        </w:rPr>
        <w:t xml:space="preserve"> </w:t>
      </w:r>
      <w:r w:rsidR="00BC68CC" w:rsidRPr="00603CE0">
        <w:rPr>
          <w:rFonts w:ascii="Times New Roman" w:hAnsi="Times New Roman"/>
          <w:color w:val="000000" w:themeColor="text1"/>
        </w:rPr>
        <w:t>each year</w:t>
      </w:r>
      <w:r w:rsidR="00D33702" w:rsidRPr="00603CE0">
        <w:rPr>
          <w:rFonts w:ascii="Times New Roman" w:hAnsi="Times New Roman"/>
          <w:color w:val="000000" w:themeColor="text1"/>
        </w:rPr>
        <w:t>.</w:t>
      </w:r>
      <w:r w:rsidR="001914DC" w:rsidRPr="00603CE0">
        <w:rPr>
          <w:rFonts w:ascii="Times New Roman" w:hAnsi="Times New Roman"/>
          <w:color w:val="000000" w:themeColor="text1"/>
        </w:rPr>
        <w:t xml:space="preserve"> </w:t>
      </w:r>
      <w:r w:rsidR="0075360E" w:rsidRPr="00603CE0">
        <w:rPr>
          <w:rFonts w:ascii="Times New Roman" w:hAnsi="Times New Roman"/>
          <w:color w:val="000000" w:themeColor="text1"/>
        </w:rPr>
        <w:t xml:space="preserve">We calculated treatment failure rate as the number of treatment attempts </w:t>
      </w:r>
      <w:r w:rsidR="00041459" w:rsidRPr="00603CE0">
        <w:rPr>
          <w:rFonts w:ascii="Times New Roman" w:hAnsi="Times New Roman"/>
          <w:color w:val="000000" w:themeColor="text1"/>
        </w:rPr>
        <w:t xml:space="preserve">that </w:t>
      </w:r>
      <w:r w:rsidR="0075360E" w:rsidRPr="00603CE0">
        <w:rPr>
          <w:rFonts w:ascii="Times New Roman" w:hAnsi="Times New Roman"/>
          <w:color w:val="000000" w:themeColor="text1"/>
        </w:rPr>
        <w:t>were unsuccessful</w:t>
      </w:r>
      <w:r w:rsidR="00D41CEE" w:rsidRPr="00603CE0">
        <w:rPr>
          <w:rFonts w:ascii="Times New Roman" w:hAnsi="Times New Roman"/>
          <w:color w:val="000000" w:themeColor="text1"/>
        </w:rPr>
        <w:t xml:space="preserve"> divided by the total number of treatment attempts; this included repeated treatment attempts on the same patient.</w:t>
      </w:r>
      <w:r w:rsidR="000D014E" w:rsidRPr="00603CE0">
        <w:rPr>
          <w:rFonts w:ascii="Times New Roman" w:hAnsi="Times New Roman"/>
          <w:color w:val="000000" w:themeColor="text1"/>
        </w:rPr>
        <w:t xml:space="preserve"> </w:t>
      </w:r>
      <w:r w:rsidR="00415187" w:rsidRPr="00603CE0">
        <w:rPr>
          <w:rFonts w:ascii="Times New Roman" w:hAnsi="Times New Roman"/>
          <w:color w:val="000000" w:themeColor="text1"/>
        </w:rPr>
        <w:t xml:space="preserve">To calculate the proportion </w:t>
      </w:r>
      <w:r w:rsidR="00DF3F22" w:rsidRPr="00603CE0">
        <w:rPr>
          <w:rFonts w:ascii="Times New Roman" w:hAnsi="Times New Roman"/>
          <w:color w:val="000000" w:themeColor="text1"/>
        </w:rPr>
        <w:t xml:space="preserve">of infections belonging to a particular strain, we </w:t>
      </w:r>
      <w:r w:rsidR="00361214" w:rsidRPr="00603CE0">
        <w:rPr>
          <w:rFonts w:ascii="Times New Roman" w:hAnsi="Times New Roman"/>
          <w:color w:val="000000" w:themeColor="text1"/>
        </w:rPr>
        <w:t xml:space="preserve">recorded the number of new infections with that strain that year and divided by the total number of new infections that year (i.e., total </w:t>
      </w:r>
      <w:r w:rsidR="00FB3367" w:rsidRPr="00603CE0">
        <w:rPr>
          <w:rFonts w:ascii="Times New Roman" w:hAnsi="Times New Roman"/>
          <w:color w:val="000000" w:themeColor="text1"/>
        </w:rPr>
        <w:t xml:space="preserve">gonorrhea </w:t>
      </w:r>
      <w:r w:rsidR="00361214" w:rsidRPr="00603CE0">
        <w:rPr>
          <w:rFonts w:ascii="Times New Roman" w:hAnsi="Times New Roman"/>
          <w:color w:val="000000" w:themeColor="text1"/>
        </w:rPr>
        <w:t>incidence).</w:t>
      </w:r>
      <w:r w:rsidR="007D0452" w:rsidRPr="00603CE0">
        <w:rPr>
          <w:rFonts w:ascii="Times New Roman" w:hAnsi="Times New Roman"/>
          <w:color w:val="000000" w:themeColor="text1"/>
        </w:rPr>
        <w:t xml:space="preserve"> </w:t>
      </w:r>
    </w:p>
    <w:p w14:paraId="2FA950BF" w14:textId="50FFA521" w:rsidR="00562777" w:rsidRPr="00603CE0" w:rsidRDefault="00E039E0" w:rsidP="001F7DBC">
      <w:pPr>
        <w:ind w:firstLine="720"/>
        <w:rPr>
          <w:rFonts w:ascii="Times New Roman" w:hAnsi="Times New Roman"/>
          <w:color w:val="000000" w:themeColor="text1"/>
        </w:rPr>
      </w:pPr>
      <w:r w:rsidRPr="00603CE0">
        <w:rPr>
          <w:rFonts w:ascii="Times New Roman" w:hAnsi="Times New Roman"/>
          <w:color w:val="000000" w:themeColor="text1"/>
        </w:rPr>
        <w:t>Our mode</w:t>
      </w:r>
      <w:r w:rsidR="00ED030C" w:rsidRPr="00603CE0">
        <w:rPr>
          <w:rFonts w:ascii="Times New Roman" w:hAnsi="Times New Roman"/>
          <w:color w:val="000000" w:themeColor="text1"/>
        </w:rPr>
        <w:t>l</w:t>
      </w:r>
      <w:r w:rsidRPr="00603CE0">
        <w:rPr>
          <w:rFonts w:ascii="Times New Roman" w:hAnsi="Times New Roman"/>
          <w:color w:val="000000" w:themeColor="text1"/>
        </w:rPr>
        <w:t xml:space="preserve"> includes</w:t>
      </w:r>
      <w:r w:rsidR="000D014E" w:rsidRPr="00603CE0">
        <w:rPr>
          <w:rFonts w:ascii="Times New Roman" w:hAnsi="Times New Roman"/>
          <w:color w:val="000000" w:themeColor="text1"/>
        </w:rPr>
        <w:t xml:space="preserve"> </w:t>
      </w:r>
      <w:r w:rsidR="0038360F" w:rsidRPr="00603CE0">
        <w:rPr>
          <w:rFonts w:ascii="Times New Roman" w:hAnsi="Times New Roman"/>
          <w:color w:val="000000" w:themeColor="text1"/>
        </w:rPr>
        <w:t>medical</w:t>
      </w:r>
      <w:r w:rsidRPr="00603CE0">
        <w:rPr>
          <w:rFonts w:ascii="Times New Roman" w:hAnsi="Times New Roman"/>
          <w:color w:val="000000" w:themeColor="text1"/>
        </w:rPr>
        <w:t xml:space="preserve"> c</w:t>
      </w:r>
      <w:r w:rsidR="001759D2" w:rsidRPr="00603CE0">
        <w:rPr>
          <w:rFonts w:ascii="Times New Roman" w:hAnsi="Times New Roman"/>
          <w:color w:val="000000" w:themeColor="text1"/>
        </w:rPr>
        <w:t xml:space="preserve">osts </w:t>
      </w:r>
      <w:r w:rsidRPr="00603CE0">
        <w:rPr>
          <w:rFonts w:ascii="Times New Roman" w:hAnsi="Times New Roman"/>
          <w:color w:val="000000" w:themeColor="text1"/>
        </w:rPr>
        <w:t>from</w:t>
      </w:r>
      <w:r w:rsidR="001759D2" w:rsidRPr="00603CE0">
        <w:rPr>
          <w:rFonts w:ascii="Times New Roman" w:hAnsi="Times New Roman"/>
          <w:color w:val="000000" w:themeColor="text1"/>
        </w:rPr>
        <w:t xml:space="preserve"> clinic visits,</w:t>
      </w:r>
      <w:r w:rsidR="00860CD5" w:rsidRPr="00603CE0">
        <w:rPr>
          <w:rFonts w:ascii="Times New Roman" w:hAnsi="Times New Roman"/>
          <w:color w:val="000000" w:themeColor="text1"/>
        </w:rPr>
        <w:t xml:space="preserve"> diagnostic tests, </w:t>
      </w:r>
      <w:r w:rsidR="00BF5EEA" w:rsidRPr="00603CE0">
        <w:rPr>
          <w:rFonts w:ascii="Times New Roman" w:hAnsi="Times New Roman"/>
          <w:color w:val="000000" w:themeColor="text1"/>
        </w:rPr>
        <w:t>drug susceptibility tests,</w:t>
      </w:r>
      <w:r w:rsidR="001759D2" w:rsidRPr="00603CE0">
        <w:rPr>
          <w:rFonts w:ascii="Times New Roman" w:hAnsi="Times New Roman"/>
          <w:color w:val="000000" w:themeColor="text1"/>
        </w:rPr>
        <w:t xml:space="preserve"> </w:t>
      </w:r>
      <w:r w:rsidR="009C077D" w:rsidRPr="00603CE0">
        <w:rPr>
          <w:rFonts w:ascii="Times New Roman" w:hAnsi="Times New Roman"/>
          <w:color w:val="000000" w:themeColor="text1"/>
        </w:rPr>
        <w:t xml:space="preserve">and </w:t>
      </w:r>
      <w:r w:rsidR="001759D2" w:rsidRPr="00603CE0">
        <w:rPr>
          <w:rFonts w:ascii="Times New Roman" w:hAnsi="Times New Roman"/>
          <w:color w:val="000000" w:themeColor="text1"/>
        </w:rPr>
        <w:t>treatment with antibiotic drugs</w:t>
      </w:r>
      <w:r w:rsidR="00BF5EEA" w:rsidRPr="00603CE0">
        <w:rPr>
          <w:rFonts w:ascii="Times New Roman" w:hAnsi="Times New Roman"/>
          <w:color w:val="000000" w:themeColor="text1"/>
        </w:rPr>
        <w:t xml:space="preserve"> (</w:t>
      </w:r>
      <w:r w:rsidR="00F916B0" w:rsidRPr="00603CE0">
        <w:rPr>
          <w:rFonts w:ascii="Times New Roman" w:hAnsi="Times New Roman"/>
          <w:color w:val="000000" w:themeColor="text1"/>
        </w:rPr>
        <w:fldChar w:fldCharType="begin"/>
      </w:r>
      <w:r w:rsidR="00F916B0" w:rsidRPr="00603CE0">
        <w:rPr>
          <w:rFonts w:ascii="Times New Roman" w:hAnsi="Times New Roman"/>
          <w:color w:val="000000" w:themeColor="text1"/>
        </w:rPr>
        <w:instrText xml:space="preserve"> REF _Ref172713649 \h </w:instrText>
      </w:r>
      <w:r w:rsidR="00790457" w:rsidRPr="00603CE0">
        <w:rPr>
          <w:rFonts w:ascii="Times New Roman" w:hAnsi="Times New Roman"/>
          <w:color w:val="000000" w:themeColor="text1"/>
        </w:rPr>
        <w:instrText xml:space="preserve"> \* MERGEFORMAT </w:instrText>
      </w:r>
      <w:r w:rsidR="00F916B0" w:rsidRPr="00603CE0">
        <w:rPr>
          <w:rFonts w:ascii="Times New Roman" w:hAnsi="Times New Roman"/>
          <w:color w:val="000000" w:themeColor="text1"/>
        </w:rPr>
      </w:r>
      <w:r w:rsidR="00F916B0"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S2</w:t>
      </w:r>
      <w:r w:rsidR="00F916B0" w:rsidRPr="00603CE0">
        <w:rPr>
          <w:rFonts w:ascii="Times New Roman" w:hAnsi="Times New Roman"/>
          <w:color w:val="000000" w:themeColor="text1"/>
        </w:rPr>
        <w:fldChar w:fldCharType="end"/>
      </w:r>
      <w:r w:rsidR="00BF5EEA" w:rsidRPr="00603CE0">
        <w:rPr>
          <w:rFonts w:ascii="Times New Roman" w:hAnsi="Times New Roman"/>
          <w:color w:val="000000" w:themeColor="text1"/>
        </w:rPr>
        <w:t>)</w:t>
      </w:r>
      <w:r w:rsidR="001759D2" w:rsidRPr="00603CE0">
        <w:rPr>
          <w:rFonts w:ascii="Times New Roman" w:hAnsi="Times New Roman"/>
          <w:color w:val="000000" w:themeColor="text1"/>
        </w:rPr>
        <w:t xml:space="preserve">, </w:t>
      </w:r>
      <w:r w:rsidR="00BF5EEA" w:rsidRPr="00603CE0">
        <w:rPr>
          <w:rFonts w:ascii="Times New Roman" w:hAnsi="Times New Roman"/>
          <w:color w:val="000000" w:themeColor="text1"/>
        </w:rPr>
        <w:t>and costs associated with sequelae</w:t>
      </w:r>
      <w:r w:rsidR="00584365" w:rsidRPr="00603CE0">
        <w:rPr>
          <w:rFonts w:ascii="Times New Roman" w:hAnsi="Times New Roman"/>
          <w:color w:val="000000" w:themeColor="text1"/>
        </w:rPr>
        <w:t xml:space="preserve">, including </w:t>
      </w:r>
      <w:r w:rsidR="00BC428B" w:rsidRPr="00603CE0">
        <w:rPr>
          <w:rFonts w:ascii="Times New Roman" w:hAnsi="Times New Roman"/>
          <w:color w:val="000000" w:themeColor="text1"/>
        </w:rPr>
        <w:t>epididymitis and disseminated gonococcal infection</w:t>
      </w:r>
      <w:r w:rsidR="008D6740" w:rsidRPr="00603CE0">
        <w:rPr>
          <w:rFonts w:ascii="Times New Roman" w:hAnsi="Times New Roman"/>
          <w:color w:val="000000" w:themeColor="text1"/>
        </w:rPr>
        <w:t xml:space="preserve"> </w:t>
      </w:r>
      <w:r w:rsidR="00584365" w:rsidRPr="00603CE0">
        <w:rPr>
          <w:rFonts w:ascii="Times New Roman" w:hAnsi="Times New Roman"/>
          <w:color w:val="000000" w:themeColor="text1"/>
        </w:rPr>
        <w:t>(</w:t>
      </w:r>
      <w:r w:rsidR="00F916B0" w:rsidRPr="00603CE0">
        <w:rPr>
          <w:rFonts w:ascii="Times New Roman" w:hAnsi="Times New Roman"/>
          <w:color w:val="000000" w:themeColor="text1"/>
        </w:rPr>
        <w:fldChar w:fldCharType="begin"/>
      </w:r>
      <w:r w:rsidR="00F916B0" w:rsidRPr="00603CE0">
        <w:rPr>
          <w:rFonts w:ascii="Times New Roman" w:hAnsi="Times New Roman"/>
          <w:color w:val="000000" w:themeColor="text1"/>
        </w:rPr>
        <w:instrText xml:space="preserve"> REF _Ref172713661 \h </w:instrText>
      </w:r>
      <w:r w:rsidR="00790457" w:rsidRPr="00603CE0">
        <w:rPr>
          <w:rFonts w:ascii="Times New Roman" w:hAnsi="Times New Roman"/>
          <w:color w:val="000000" w:themeColor="text1"/>
        </w:rPr>
        <w:instrText xml:space="preserve"> \* MERGEFORMAT </w:instrText>
      </w:r>
      <w:r w:rsidR="00F916B0" w:rsidRPr="00603CE0">
        <w:rPr>
          <w:rFonts w:ascii="Times New Roman" w:hAnsi="Times New Roman"/>
          <w:color w:val="000000" w:themeColor="text1"/>
        </w:rPr>
      </w:r>
      <w:r w:rsidR="00F916B0"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S3</w:t>
      </w:r>
      <w:r w:rsidR="00F916B0" w:rsidRPr="00603CE0">
        <w:rPr>
          <w:rFonts w:ascii="Times New Roman" w:hAnsi="Times New Roman"/>
          <w:color w:val="000000" w:themeColor="text1"/>
        </w:rPr>
        <w:fldChar w:fldCharType="end"/>
      </w:r>
      <w:r w:rsidR="00BC428B" w:rsidRPr="00603CE0">
        <w:rPr>
          <w:rFonts w:ascii="Times New Roman" w:hAnsi="Times New Roman"/>
          <w:color w:val="000000" w:themeColor="text1"/>
        </w:rPr>
        <w:t>)</w:t>
      </w:r>
      <w:r w:rsidR="00FE501B">
        <w:rPr>
          <w:rFonts w:ascii="Times New Roman" w:hAnsi="Times New Roman"/>
          <w:color w:val="000000" w:themeColor="text1"/>
        </w:rPr>
        <w:t>, in 2022 US dollars</w:t>
      </w:r>
      <w:r w:rsidR="00BC428B" w:rsidRPr="00603CE0">
        <w:rPr>
          <w:rFonts w:ascii="Times New Roman" w:hAnsi="Times New Roman"/>
          <w:color w:val="000000" w:themeColor="text1"/>
        </w:rPr>
        <w:t xml:space="preserve">. </w:t>
      </w:r>
      <w:r w:rsidR="00FA75A5" w:rsidRPr="00603CE0">
        <w:rPr>
          <w:rFonts w:ascii="Times New Roman" w:hAnsi="Times New Roman"/>
          <w:color w:val="000000" w:themeColor="text1"/>
        </w:rPr>
        <w:t xml:space="preserve">The cost of maintaining GISP </w:t>
      </w:r>
      <w:r w:rsidR="009F6D61" w:rsidRPr="00603CE0">
        <w:rPr>
          <w:rFonts w:ascii="Times New Roman" w:hAnsi="Times New Roman"/>
          <w:color w:val="000000" w:themeColor="text1"/>
        </w:rPr>
        <w:t>includes</w:t>
      </w:r>
      <w:r w:rsidR="00DA2398" w:rsidRPr="00603CE0">
        <w:rPr>
          <w:rFonts w:ascii="Times New Roman" w:hAnsi="Times New Roman"/>
          <w:color w:val="000000" w:themeColor="text1"/>
        </w:rPr>
        <w:t xml:space="preserve"> </w:t>
      </w:r>
      <w:r w:rsidR="00326506" w:rsidRPr="00603CE0">
        <w:rPr>
          <w:rFonts w:ascii="Times New Roman" w:hAnsi="Times New Roman"/>
          <w:color w:val="000000" w:themeColor="text1"/>
        </w:rPr>
        <w:t>the</w:t>
      </w:r>
      <w:r w:rsidR="006B1577" w:rsidRPr="00603CE0">
        <w:rPr>
          <w:rFonts w:ascii="Times New Roman" w:hAnsi="Times New Roman"/>
          <w:color w:val="000000" w:themeColor="text1"/>
        </w:rPr>
        <w:t xml:space="preserve"> cost of</w:t>
      </w:r>
      <w:r w:rsidR="00BC428B" w:rsidRPr="00603CE0">
        <w:rPr>
          <w:rFonts w:ascii="Times New Roman" w:hAnsi="Times New Roman"/>
          <w:color w:val="000000" w:themeColor="text1"/>
        </w:rPr>
        <w:t xml:space="preserve"> </w:t>
      </w:r>
      <w:r w:rsidR="00E0771D" w:rsidRPr="00603CE0">
        <w:rPr>
          <w:rFonts w:ascii="Times New Roman" w:hAnsi="Times New Roman"/>
          <w:color w:val="000000" w:themeColor="text1"/>
        </w:rPr>
        <w:t>25 drug susceptibility tests per month</w:t>
      </w:r>
      <w:r w:rsidR="00FE2382" w:rsidRPr="00603CE0">
        <w:rPr>
          <w:rFonts w:ascii="Times New Roman" w:hAnsi="Times New Roman"/>
          <w:color w:val="000000" w:themeColor="text1"/>
        </w:rPr>
        <w:t xml:space="preserve"> in</w:t>
      </w:r>
      <w:r w:rsidR="006B1577" w:rsidRPr="00603CE0">
        <w:rPr>
          <w:rFonts w:ascii="Times New Roman" w:hAnsi="Times New Roman"/>
          <w:color w:val="000000" w:themeColor="text1"/>
        </w:rPr>
        <w:t xml:space="preserve"> </w:t>
      </w:r>
      <w:r w:rsidR="0015245F" w:rsidRPr="00603CE0">
        <w:rPr>
          <w:rFonts w:ascii="Times New Roman" w:hAnsi="Times New Roman"/>
          <w:color w:val="000000" w:themeColor="text1"/>
        </w:rPr>
        <w:t xml:space="preserve">the </w:t>
      </w:r>
      <w:r w:rsidR="00FE2382" w:rsidRPr="00603CE0">
        <w:rPr>
          <w:rFonts w:ascii="Times New Roman" w:hAnsi="Times New Roman"/>
          <w:color w:val="000000" w:themeColor="text1"/>
        </w:rPr>
        <w:t>population</w:t>
      </w:r>
      <w:r w:rsidR="006B1577" w:rsidRPr="00603CE0">
        <w:rPr>
          <w:rFonts w:ascii="Times New Roman" w:hAnsi="Times New Roman"/>
          <w:color w:val="000000" w:themeColor="text1"/>
        </w:rPr>
        <w:t>;</w:t>
      </w:r>
      <w:r w:rsidR="0015245F" w:rsidRPr="00603CE0">
        <w:rPr>
          <w:rFonts w:ascii="Times New Roman" w:hAnsi="Times New Roman"/>
          <w:color w:val="000000" w:themeColor="text1"/>
        </w:rPr>
        <w:t xml:space="preserve"> cost per test reflect</w:t>
      </w:r>
      <w:r w:rsidR="00F07FB0" w:rsidRPr="00603CE0">
        <w:rPr>
          <w:rFonts w:ascii="Times New Roman" w:hAnsi="Times New Roman"/>
          <w:color w:val="000000" w:themeColor="text1"/>
        </w:rPr>
        <w:t>ed</w:t>
      </w:r>
      <w:r w:rsidR="0015245F" w:rsidRPr="00603CE0">
        <w:rPr>
          <w:rFonts w:ascii="Times New Roman" w:hAnsi="Times New Roman"/>
          <w:color w:val="000000" w:themeColor="text1"/>
        </w:rPr>
        <w:t xml:space="preserve"> all costs associated with performing tests, including overhead costs</w:t>
      </w:r>
      <w:r w:rsidR="00F07FB0" w:rsidRPr="00603CE0">
        <w:rPr>
          <w:rFonts w:ascii="Times New Roman" w:hAnsi="Times New Roman"/>
          <w:color w:val="000000" w:themeColor="text1"/>
        </w:rPr>
        <w:t>, and t</w:t>
      </w:r>
      <w:r w:rsidR="00B12185" w:rsidRPr="00603CE0">
        <w:rPr>
          <w:rFonts w:ascii="Times New Roman" w:hAnsi="Times New Roman"/>
          <w:color w:val="000000" w:themeColor="text1"/>
        </w:rPr>
        <w:t>hese costs approximated th</w:t>
      </w:r>
      <w:r w:rsidR="004C7937" w:rsidRPr="00603CE0">
        <w:rPr>
          <w:rFonts w:ascii="Times New Roman" w:hAnsi="Times New Roman"/>
          <w:color w:val="000000" w:themeColor="text1"/>
        </w:rPr>
        <w:t xml:space="preserve">e annual per-site budget of GISP sentinel sites. </w:t>
      </w:r>
      <w:r w:rsidR="00E0771D" w:rsidRPr="00603CE0">
        <w:rPr>
          <w:rFonts w:ascii="Times New Roman" w:hAnsi="Times New Roman"/>
          <w:color w:val="000000" w:themeColor="text1"/>
        </w:rPr>
        <w:t xml:space="preserve"> </w:t>
      </w:r>
      <w:r w:rsidR="00CF0175" w:rsidRPr="00603CE0">
        <w:rPr>
          <w:rFonts w:ascii="Times New Roman" w:hAnsi="Times New Roman"/>
          <w:color w:val="000000" w:themeColor="text1"/>
        </w:rPr>
        <w:t xml:space="preserve">We </w:t>
      </w:r>
      <w:r w:rsidR="004C17C9" w:rsidRPr="00603CE0">
        <w:rPr>
          <w:rFonts w:ascii="Times New Roman" w:hAnsi="Times New Roman"/>
          <w:color w:val="000000" w:themeColor="text1"/>
        </w:rPr>
        <w:t>summarize</w:t>
      </w:r>
      <w:r w:rsidR="00FE2382" w:rsidRPr="00603CE0">
        <w:rPr>
          <w:rFonts w:ascii="Times New Roman" w:hAnsi="Times New Roman"/>
          <w:color w:val="000000" w:themeColor="text1"/>
        </w:rPr>
        <w:t>d</w:t>
      </w:r>
      <w:r w:rsidR="004C17C9" w:rsidRPr="00603CE0">
        <w:rPr>
          <w:rFonts w:ascii="Times New Roman" w:hAnsi="Times New Roman"/>
          <w:color w:val="000000" w:themeColor="text1"/>
        </w:rPr>
        <w:t xml:space="preserve"> </w:t>
      </w:r>
      <w:r w:rsidR="00FE2382" w:rsidRPr="00603CE0">
        <w:rPr>
          <w:rFonts w:ascii="Times New Roman" w:hAnsi="Times New Roman"/>
          <w:color w:val="000000" w:themeColor="text1"/>
        </w:rPr>
        <w:t xml:space="preserve">health outcomes including </w:t>
      </w:r>
      <w:r w:rsidR="004C17C9" w:rsidRPr="00603CE0">
        <w:rPr>
          <w:rFonts w:ascii="Times New Roman" w:hAnsi="Times New Roman"/>
          <w:color w:val="000000" w:themeColor="text1"/>
        </w:rPr>
        <w:t xml:space="preserve">quality of life </w:t>
      </w:r>
      <w:r w:rsidR="00FE2382" w:rsidRPr="00603CE0">
        <w:rPr>
          <w:rFonts w:ascii="Times New Roman" w:hAnsi="Times New Roman"/>
          <w:color w:val="000000" w:themeColor="text1"/>
        </w:rPr>
        <w:t xml:space="preserve">losses associated with </w:t>
      </w:r>
      <w:r w:rsidR="004C17C9" w:rsidRPr="00603CE0">
        <w:rPr>
          <w:rFonts w:ascii="Times New Roman" w:hAnsi="Times New Roman"/>
          <w:color w:val="000000" w:themeColor="text1"/>
        </w:rPr>
        <w:t xml:space="preserve">different health states </w:t>
      </w:r>
      <w:r w:rsidR="00FE2382" w:rsidRPr="00603CE0">
        <w:rPr>
          <w:rFonts w:ascii="Times New Roman" w:hAnsi="Times New Roman"/>
          <w:color w:val="000000" w:themeColor="text1"/>
        </w:rPr>
        <w:t>related to</w:t>
      </w:r>
      <w:r w:rsidR="004C17C9" w:rsidRPr="00603CE0">
        <w:rPr>
          <w:rFonts w:ascii="Times New Roman" w:hAnsi="Times New Roman"/>
          <w:color w:val="000000" w:themeColor="text1"/>
        </w:rPr>
        <w:t xml:space="preserve"> gonorrhea</w:t>
      </w:r>
      <w:r w:rsidR="00FE2382" w:rsidRPr="00603CE0">
        <w:rPr>
          <w:rFonts w:ascii="Times New Roman" w:hAnsi="Times New Roman"/>
          <w:color w:val="000000" w:themeColor="text1"/>
        </w:rPr>
        <w:t xml:space="preserve"> using quality adjusted life years (QALYs)</w:t>
      </w:r>
      <w:r w:rsidR="00990D9A" w:rsidRPr="00603CE0">
        <w:rPr>
          <w:rFonts w:ascii="Times New Roman" w:hAnsi="Times New Roman"/>
          <w:color w:val="000000" w:themeColor="text1"/>
        </w:rPr>
        <w:t>.</w:t>
      </w:r>
      <w:r w:rsidR="00AD063C" w:rsidRPr="00603CE0">
        <w:rPr>
          <w:rFonts w:ascii="Times New Roman" w:hAnsi="Times New Roman"/>
          <w:color w:val="000000" w:themeColor="text1"/>
        </w:rPr>
        <w:t xml:space="preserve"> We considered</w:t>
      </w:r>
      <w:r w:rsidR="00990D9A" w:rsidRPr="00603CE0">
        <w:rPr>
          <w:rFonts w:ascii="Times New Roman" w:hAnsi="Times New Roman"/>
          <w:color w:val="000000" w:themeColor="text1"/>
        </w:rPr>
        <w:t xml:space="preserve"> </w:t>
      </w:r>
      <w:r w:rsidR="00FE2382" w:rsidRPr="00603CE0">
        <w:rPr>
          <w:rFonts w:ascii="Times New Roman" w:hAnsi="Times New Roman"/>
          <w:color w:val="000000" w:themeColor="text1"/>
        </w:rPr>
        <w:t>quality of life decrements</w:t>
      </w:r>
      <w:r w:rsidR="00AD063C" w:rsidRPr="00603CE0">
        <w:rPr>
          <w:rFonts w:ascii="Times New Roman" w:hAnsi="Times New Roman"/>
          <w:color w:val="000000" w:themeColor="text1"/>
        </w:rPr>
        <w:t xml:space="preserve"> </w:t>
      </w:r>
      <w:r w:rsidR="00171856" w:rsidRPr="00603CE0">
        <w:rPr>
          <w:rFonts w:ascii="Times New Roman" w:hAnsi="Times New Roman"/>
          <w:color w:val="000000" w:themeColor="text1"/>
        </w:rPr>
        <w:t xml:space="preserve">due to </w:t>
      </w:r>
      <w:r w:rsidR="00AD063C" w:rsidRPr="00603CE0">
        <w:rPr>
          <w:rFonts w:ascii="Times New Roman" w:hAnsi="Times New Roman"/>
          <w:color w:val="000000" w:themeColor="text1"/>
        </w:rPr>
        <w:t xml:space="preserve">symptomatic infection, ertapenem side-effects, and </w:t>
      </w:r>
      <w:r w:rsidR="00171856" w:rsidRPr="00603CE0">
        <w:rPr>
          <w:rFonts w:ascii="Times New Roman" w:hAnsi="Times New Roman"/>
          <w:color w:val="000000" w:themeColor="text1"/>
        </w:rPr>
        <w:t xml:space="preserve">gonorrhea-associated </w:t>
      </w:r>
      <w:r w:rsidR="00AD063C" w:rsidRPr="00603CE0">
        <w:rPr>
          <w:rFonts w:ascii="Times New Roman" w:hAnsi="Times New Roman"/>
          <w:color w:val="000000" w:themeColor="text1"/>
        </w:rPr>
        <w:t>sequelae (</w:t>
      </w:r>
      <w:r w:rsidR="00F916B0" w:rsidRPr="00603CE0">
        <w:rPr>
          <w:rFonts w:ascii="Times New Roman" w:hAnsi="Times New Roman"/>
          <w:color w:val="000000" w:themeColor="text1"/>
        </w:rPr>
        <w:fldChar w:fldCharType="begin"/>
      </w:r>
      <w:r w:rsidR="00F916B0" w:rsidRPr="00603CE0">
        <w:rPr>
          <w:rFonts w:ascii="Times New Roman" w:hAnsi="Times New Roman"/>
          <w:color w:val="000000" w:themeColor="text1"/>
        </w:rPr>
        <w:instrText xml:space="preserve"> REF _Ref172713661 \h </w:instrText>
      </w:r>
      <w:r w:rsidR="00790457" w:rsidRPr="00603CE0">
        <w:rPr>
          <w:rFonts w:ascii="Times New Roman" w:hAnsi="Times New Roman"/>
          <w:color w:val="000000" w:themeColor="text1"/>
        </w:rPr>
        <w:instrText xml:space="preserve"> \* MERGEFORMAT </w:instrText>
      </w:r>
      <w:r w:rsidR="00F916B0" w:rsidRPr="00603CE0">
        <w:rPr>
          <w:rFonts w:ascii="Times New Roman" w:hAnsi="Times New Roman"/>
          <w:color w:val="000000" w:themeColor="text1"/>
        </w:rPr>
      </w:r>
      <w:r w:rsidR="00F916B0"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S3</w:t>
      </w:r>
      <w:r w:rsidR="00F916B0" w:rsidRPr="00603CE0">
        <w:rPr>
          <w:rFonts w:ascii="Times New Roman" w:hAnsi="Times New Roman"/>
          <w:color w:val="000000" w:themeColor="text1"/>
        </w:rPr>
        <w:fldChar w:fldCharType="end"/>
      </w:r>
      <w:r w:rsidR="00F916B0" w:rsidRPr="00603CE0">
        <w:rPr>
          <w:rFonts w:ascii="Times New Roman" w:hAnsi="Times New Roman"/>
          <w:color w:val="000000" w:themeColor="text1"/>
        </w:rPr>
        <w:t xml:space="preserve"> and </w:t>
      </w:r>
      <w:r w:rsidR="00F916B0" w:rsidRPr="00603CE0">
        <w:rPr>
          <w:rFonts w:ascii="Times New Roman" w:hAnsi="Times New Roman"/>
          <w:color w:val="000000" w:themeColor="text1"/>
        </w:rPr>
        <w:fldChar w:fldCharType="begin"/>
      </w:r>
      <w:r w:rsidR="00F916B0" w:rsidRPr="00603CE0">
        <w:rPr>
          <w:rFonts w:ascii="Times New Roman" w:hAnsi="Times New Roman"/>
          <w:color w:val="000000" w:themeColor="text1"/>
        </w:rPr>
        <w:instrText xml:space="preserve"> REF _Ref172713690 \h </w:instrText>
      </w:r>
      <w:r w:rsidR="00790457" w:rsidRPr="00603CE0">
        <w:rPr>
          <w:rFonts w:ascii="Times New Roman" w:hAnsi="Times New Roman"/>
          <w:color w:val="000000" w:themeColor="text1"/>
        </w:rPr>
        <w:instrText xml:space="preserve"> \* MERGEFORMAT </w:instrText>
      </w:r>
      <w:r w:rsidR="00F916B0" w:rsidRPr="00603CE0">
        <w:rPr>
          <w:rFonts w:ascii="Times New Roman" w:hAnsi="Times New Roman"/>
          <w:color w:val="000000" w:themeColor="text1"/>
        </w:rPr>
      </w:r>
      <w:r w:rsidR="00F916B0"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S4</w:t>
      </w:r>
      <w:r w:rsidR="00F916B0" w:rsidRPr="00603CE0">
        <w:rPr>
          <w:rFonts w:ascii="Times New Roman" w:hAnsi="Times New Roman"/>
          <w:color w:val="000000" w:themeColor="text1"/>
        </w:rPr>
        <w:fldChar w:fldCharType="end"/>
      </w:r>
      <w:r w:rsidR="00D67C23" w:rsidRPr="00603CE0">
        <w:rPr>
          <w:rFonts w:ascii="Times New Roman" w:hAnsi="Times New Roman"/>
          <w:color w:val="000000" w:themeColor="text1"/>
        </w:rPr>
        <w:t>)</w:t>
      </w:r>
      <w:r w:rsidR="00AD063C" w:rsidRPr="00603CE0">
        <w:rPr>
          <w:rFonts w:ascii="Times New Roman" w:hAnsi="Times New Roman"/>
          <w:color w:val="000000" w:themeColor="text1"/>
        </w:rPr>
        <w:t>.</w:t>
      </w:r>
      <w:r w:rsidR="00263DBF" w:rsidRPr="00603CE0">
        <w:rPr>
          <w:rFonts w:ascii="Times New Roman" w:hAnsi="Times New Roman"/>
          <w:color w:val="000000" w:themeColor="text1"/>
        </w:rPr>
        <w:fldChar w:fldCharType="begin">
          <w:fldData xml:space="preserve">PEVuZE5vdGU+PENpdGU+PEF1dGhvcj5ZaW48L0F1dGhvcj48WWVhcj4yMDI0PC9ZZWFyPjxSZWNO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</w:fldData>
        </w:fldChar>
      </w:r>
      <w:r w:rsidR="00514A7D" w:rsidRPr="00603CE0">
        <w:rPr>
          <w:rFonts w:ascii="Times New Roman" w:hAnsi="Times New Roman"/>
          <w:color w:val="000000" w:themeColor="text1"/>
        </w:rPr>
        <w:instrText xml:space="preserve"> ADDIN EN.CITE </w:instrText>
      </w:r>
      <w:r w:rsidR="00514A7D" w:rsidRPr="00603CE0">
        <w:rPr>
          <w:rFonts w:ascii="Times New Roman" w:hAnsi="Times New Roman"/>
          <w:color w:val="000000" w:themeColor="text1"/>
        </w:rPr>
        <w:fldChar w:fldCharType="begin">
          <w:fldData xml:space="preserve">PEVuZE5vdGU+PENpdGU+PEF1dGhvcj5ZaW48L0F1dGhvcj48WWVhcj4yMDI0PC9ZZWFyPjxSZWNO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</w:fldData>
        </w:fldChar>
      </w:r>
      <w:r w:rsidR="00514A7D" w:rsidRPr="00603CE0">
        <w:rPr>
          <w:rFonts w:ascii="Times New Roman" w:hAnsi="Times New Roman"/>
          <w:color w:val="000000" w:themeColor="text1"/>
        </w:rPr>
        <w:instrText xml:space="preserve"> ADDIN EN.CITE.DATA </w:instrText>
      </w:r>
      <w:r w:rsidR="00514A7D" w:rsidRPr="00603CE0">
        <w:rPr>
          <w:rFonts w:ascii="Times New Roman" w:hAnsi="Times New Roman"/>
          <w:color w:val="000000" w:themeColor="text1"/>
        </w:rPr>
      </w:r>
      <w:r w:rsidR="00514A7D" w:rsidRPr="00603CE0">
        <w:rPr>
          <w:rFonts w:ascii="Times New Roman" w:hAnsi="Times New Roman"/>
          <w:color w:val="000000" w:themeColor="text1"/>
        </w:rPr>
        <w:fldChar w:fldCharType="end"/>
      </w:r>
      <w:r w:rsidR="00263DBF" w:rsidRPr="00603CE0">
        <w:rPr>
          <w:rFonts w:ascii="Times New Roman" w:hAnsi="Times New Roman"/>
          <w:color w:val="000000" w:themeColor="text1"/>
        </w:rPr>
      </w:r>
      <w:r w:rsidR="00263DBF" w:rsidRPr="00603CE0">
        <w:rPr>
          <w:rFonts w:ascii="Times New Roman" w:hAnsi="Times New Roman"/>
          <w:color w:val="000000" w:themeColor="text1"/>
        </w:rPr>
        <w:fldChar w:fldCharType="separate"/>
      </w:r>
      <w:r w:rsidR="00514A7D" w:rsidRPr="00603CE0">
        <w:rPr>
          <w:rFonts w:ascii="Times New Roman" w:hAnsi="Times New Roman"/>
          <w:noProof/>
          <w:color w:val="000000" w:themeColor="text1"/>
          <w:vertAlign w:val="superscript"/>
        </w:rPr>
        <w:t>31,32</w:t>
      </w:r>
      <w:r w:rsidR="00263DBF" w:rsidRPr="00603CE0">
        <w:rPr>
          <w:rFonts w:ascii="Times New Roman" w:hAnsi="Times New Roman"/>
          <w:color w:val="000000" w:themeColor="text1"/>
        </w:rPr>
        <w:fldChar w:fldCharType="end"/>
      </w:r>
      <w:r w:rsidR="00E91697" w:rsidRPr="00603CE0">
        <w:rPr>
          <w:rFonts w:ascii="Times New Roman" w:hAnsi="Times New Roman"/>
          <w:color w:val="000000" w:themeColor="text1"/>
        </w:rPr>
        <w:t xml:space="preserve"> Both costs and QALYs </w:t>
      </w:r>
      <w:r w:rsidR="00FE2382" w:rsidRPr="00603CE0">
        <w:rPr>
          <w:rFonts w:ascii="Times New Roman" w:hAnsi="Times New Roman"/>
          <w:color w:val="000000" w:themeColor="text1"/>
        </w:rPr>
        <w:t xml:space="preserve">were </w:t>
      </w:r>
      <w:r w:rsidR="00E91697" w:rsidRPr="00603CE0">
        <w:rPr>
          <w:rFonts w:ascii="Times New Roman" w:hAnsi="Times New Roman"/>
          <w:color w:val="000000" w:themeColor="text1"/>
        </w:rPr>
        <w:t>discounted at an annual rate of 3%.</w:t>
      </w:r>
    </w:p>
    <w:p w14:paraId="47555956" w14:textId="49EB637D" w:rsidR="004B29BD" w:rsidRPr="00603CE0" w:rsidRDefault="000F3C7F" w:rsidP="001F7DBC">
      <w:pPr>
        <w:ind w:firstLine="720"/>
        <w:rPr>
          <w:rFonts w:ascii="Times New Roman" w:hAnsi="Times New Roman"/>
          <w:color w:val="000000" w:themeColor="text1"/>
        </w:rPr>
      </w:pPr>
      <w:r w:rsidRPr="00603CE0">
        <w:rPr>
          <w:rFonts w:ascii="Times New Roman" w:hAnsi="Times New Roman"/>
          <w:color w:val="000000" w:themeColor="text1"/>
        </w:rPr>
        <w:t>We took the healthcare sector perspective in our cost-effectiveness analysis (CEA).</w:t>
      </w:r>
      <w:r w:rsidR="00262952" w:rsidRPr="00603CE0">
        <w:rPr>
          <w:rFonts w:ascii="Times New Roman" w:hAnsi="Times New Roman"/>
          <w:color w:val="000000" w:themeColor="text1"/>
        </w:rPr>
        <w:t xml:space="preserve"> We used </w:t>
      </w:r>
      <w:r w:rsidR="00E7754E" w:rsidRPr="00603CE0">
        <w:rPr>
          <w:rFonts w:ascii="Times New Roman" w:hAnsi="Times New Roman"/>
          <w:color w:val="000000" w:themeColor="text1"/>
        </w:rPr>
        <w:t>Combo</w:t>
      </w:r>
      <w:r w:rsidR="00262952" w:rsidRPr="00603CE0">
        <w:rPr>
          <w:rFonts w:ascii="Times New Roman" w:hAnsi="Times New Roman"/>
          <w:color w:val="000000" w:themeColor="text1"/>
        </w:rPr>
        <w:t xml:space="preserve"> as our reference strategy</w:t>
      </w:r>
      <w:r w:rsidR="005345DE" w:rsidRPr="00603CE0">
        <w:rPr>
          <w:rFonts w:ascii="Times New Roman" w:hAnsi="Times New Roman"/>
          <w:color w:val="000000" w:themeColor="text1"/>
        </w:rPr>
        <w:t>, since this best approximated what might have happened without GISP.</w:t>
      </w:r>
      <w:r w:rsidRPr="00603CE0">
        <w:rPr>
          <w:rFonts w:ascii="Times New Roman" w:hAnsi="Times New Roman"/>
          <w:color w:val="000000" w:themeColor="text1"/>
        </w:rPr>
        <w:t xml:space="preserve"> </w:t>
      </w:r>
      <w:r w:rsidR="004B29BD" w:rsidRPr="00603CE0">
        <w:rPr>
          <w:rFonts w:ascii="Times New Roman" w:hAnsi="Times New Roman"/>
          <w:color w:val="000000" w:themeColor="text1"/>
        </w:rPr>
        <w:t>We followed the Consolidated Health Economic Evaluation Reporting Standards (CHEERS) to conduct and report our cost-effectiveness analysis.</w:t>
      </w:r>
      <w:r w:rsidR="004B29BD" w:rsidRPr="00603CE0">
        <w:rPr>
          <w:rFonts w:ascii="Times New Roman" w:hAnsi="Times New Roman"/>
          <w:color w:val="000000" w:themeColor="text1"/>
        </w:rPr>
        <w:fldChar w:fldCharType="begin">
          <w:fldData xml:space="preserve">PEVuZE5vdGU+PENpdGU+PFllYXI+MjAyMjwvWWVhcj48UmVjTnVtPjIzMjE8L1JlY051bT48RGlz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</w:fldData>
        </w:fldChar>
      </w:r>
      <w:r w:rsidR="00514A7D" w:rsidRPr="00603CE0">
        <w:rPr>
          <w:rFonts w:ascii="Times New Roman" w:hAnsi="Times New Roman"/>
          <w:color w:val="000000" w:themeColor="text1"/>
        </w:rPr>
        <w:instrText xml:space="preserve"> ADDIN EN.CITE </w:instrText>
      </w:r>
      <w:r w:rsidR="00514A7D" w:rsidRPr="00603CE0">
        <w:rPr>
          <w:rFonts w:ascii="Times New Roman" w:hAnsi="Times New Roman"/>
          <w:color w:val="000000" w:themeColor="text1"/>
        </w:rPr>
        <w:fldChar w:fldCharType="begin">
          <w:fldData xml:space="preserve">PEVuZE5vdGU+PENpdGU+PFllYXI+MjAyMjwvWWVhcj48UmVjTnVtPjIzMjE8L1JlY051bT48RGlz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</w:fldData>
        </w:fldChar>
      </w:r>
      <w:r w:rsidR="00514A7D" w:rsidRPr="00603CE0">
        <w:rPr>
          <w:rFonts w:ascii="Times New Roman" w:hAnsi="Times New Roman"/>
          <w:color w:val="000000" w:themeColor="text1"/>
        </w:rPr>
        <w:instrText xml:space="preserve"> ADDIN EN.CITE.DATA </w:instrText>
      </w:r>
      <w:r w:rsidR="00514A7D" w:rsidRPr="00603CE0">
        <w:rPr>
          <w:rFonts w:ascii="Times New Roman" w:hAnsi="Times New Roman"/>
          <w:color w:val="000000" w:themeColor="text1"/>
        </w:rPr>
      </w:r>
      <w:r w:rsidR="00514A7D" w:rsidRPr="00603CE0">
        <w:rPr>
          <w:rFonts w:ascii="Times New Roman" w:hAnsi="Times New Roman"/>
          <w:color w:val="000000" w:themeColor="text1"/>
        </w:rPr>
        <w:fldChar w:fldCharType="end"/>
      </w:r>
      <w:r w:rsidR="004B29BD" w:rsidRPr="00603CE0">
        <w:rPr>
          <w:rFonts w:ascii="Times New Roman" w:hAnsi="Times New Roman"/>
          <w:color w:val="000000" w:themeColor="text1"/>
        </w:rPr>
      </w:r>
      <w:r w:rsidR="004B29BD" w:rsidRPr="00603CE0">
        <w:rPr>
          <w:rFonts w:ascii="Times New Roman" w:hAnsi="Times New Roman"/>
          <w:color w:val="000000" w:themeColor="text1"/>
        </w:rPr>
        <w:fldChar w:fldCharType="separate"/>
      </w:r>
      <w:r w:rsidR="00514A7D" w:rsidRPr="00603CE0">
        <w:rPr>
          <w:rFonts w:ascii="Times New Roman" w:hAnsi="Times New Roman"/>
          <w:noProof/>
          <w:color w:val="000000" w:themeColor="text1"/>
          <w:vertAlign w:val="superscript"/>
        </w:rPr>
        <w:t>33-35</w:t>
      </w:r>
      <w:r w:rsidR="004B29BD" w:rsidRPr="00603CE0">
        <w:rPr>
          <w:rFonts w:ascii="Times New Roman" w:hAnsi="Times New Roman"/>
          <w:color w:val="000000" w:themeColor="text1"/>
        </w:rPr>
        <w:fldChar w:fldCharType="end"/>
      </w:r>
      <w:r w:rsidR="00091A1D" w:rsidRPr="00603CE0">
        <w:rPr>
          <w:rFonts w:ascii="Times New Roman" w:hAnsi="Times New Roman"/>
          <w:color w:val="000000" w:themeColor="text1"/>
        </w:rPr>
        <w:t xml:space="preserve"> The checklist is available as </w:t>
      </w:r>
      <w:r w:rsidR="00091A1D" w:rsidRPr="00603CE0">
        <w:rPr>
          <w:rFonts w:ascii="Times New Roman" w:hAnsi="Times New Roman"/>
          <w:color w:val="000000" w:themeColor="text1"/>
        </w:rPr>
        <w:fldChar w:fldCharType="begin"/>
      </w:r>
      <w:r w:rsidR="00091A1D" w:rsidRPr="00603CE0">
        <w:rPr>
          <w:rFonts w:ascii="Times New Roman" w:hAnsi="Times New Roman"/>
          <w:color w:val="000000" w:themeColor="text1"/>
        </w:rPr>
        <w:instrText xml:space="preserve"> REF _Ref197011485 \r \h </w:instrText>
      </w:r>
      <w:r w:rsidR="00091A1D" w:rsidRPr="00603CE0">
        <w:rPr>
          <w:rFonts w:ascii="Times New Roman" w:hAnsi="Times New Roman"/>
          <w:color w:val="000000" w:themeColor="text1"/>
        </w:rPr>
      </w:r>
      <w:r w:rsidR="00091A1D" w:rsidRPr="00603CE0">
        <w:rPr>
          <w:rFonts w:ascii="Times New Roman" w:hAnsi="Times New Roman"/>
          <w:color w:val="000000" w:themeColor="text1"/>
        </w:rPr>
        <w:fldChar w:fldCharType="separate"/>
      </w:r>
      <w:r w:rsidR="00091A1D" w:rsidRPr="00603CE0">
        <w:rPr>
          <w:rFonts w:ascii="Times New Roman" w:hAnsi="Times New Roman"/>
          <w:color w:val="000000" w:themeColor="text1"/>
        </w:rPr>
        <w:t>S3</w:t>
      </w:r>
      <w:r w:rsidR="00091A1D" w:rsidRPr="00603CE0">
        <w:rPr>
          <w:rFonts w:ascii="Times New Roman" w:hAnsi="Times New Roman"/>
          <w:color w:val="000000" w:themeColor="text1"/>
        </w:rPr>
        <w:fldChar w:fldCharType="end"/>
      </w:r>
      <w:r w:rsidR="00091A1D" w:rsidRPr="00603CE0">
        <w:rPr>
          <w:rFonts w:ascii="Times New Roman" w:hAnsi="Times New Roman"/>
          <w:color w:val="000000" w:themeColor="text1"/>
        </w:rPr>
        <w:t>.</w:t>
      </w:r>
    </w:p>
    <w:p w14:paraId="1181984C" w14:textId="658C861A" w:rsidR="00F75F48" w:rsidRPr="00603CE0" w:rsidRDefault="00C33CF3" w:rsidP="009E06C4">
      <w:pPr>
        <w:ind w:firstLine="720"/>
        <w:rPr>
          <w:rFonts w:ascii="Times New Roman" w:hAnsi="Times New Roman"/>
          <w:color w:val="000000" w:themeColor="text1"/>
        </w:rPr>
      </w:pPr>
      <w:r w:rsidRPr="00603CE0">
        <w:rPr>
          <w:rFonts w:ascii="Times New Roman" w:hAnsi="Times New Roman"/>
          <w:color w:val="000000" w:themeColor="text1"/>
        </w:rPr>
        <w:t>We also compare</w:t>
      </w:r>
      <w:r w:rsidR="00C321BF" w:rsidRPr="00603CE0">
        <w:rPr>
          <w:rFonts w:ascii="Times New Roman" w:hAnsi="Times New Roman"/>
          <w:color w:val="000000" w:themeColor="text1"/>
        </w:rPr>
        <w:t>d</w:t>
      </w:r>
      <w:r w:rsidRPr="00603CE0">
        <w:rPr>
          <w:rFonts w:ascii="Times New Roman" w:hAnsi="Times New Roman"/>
          <w:color w:val="000000" w:themeColor="text1"/>
        </w:rPr>
        <w:t xml:space="preserve"> the performance of strategies in terms of their impact on the population’s net monetary benefit (NMB) </w:t>
      </w:r>
      <w:r w:rsidR="00521676" w:rsidRPr="00603CE0">
        <w:rPr>
          <w:rFonts w:ascii="Times New Roman" w:hAnsi="Times New Roman"/>
          <w:color w:val="000000" w:themeColor="text1"/>
        </w:rPr>
        <w:t xml:space="preserve">based on </w:t>
      </w:r>
      <w:r w:rsidRPr="00603CE0">
        <w:rPr>
          <w:rFonts w:ascii="Times New Roman" w:hAnsi="Times New Roman"/>
          <w:color w:val="000000" w:themeColor="text1"/>
        </w:rPr>
        <w:t xml:space="preserve">varying values of </w:t>
      </w:r>
      <w:r w:rsidR="00944440" w:rsidRPr="00603CE0">
        <w:rPr>
          <w:rFonts w:ascii="Times New Roman" w:hAnsi="Times New Roman"/>
          <w:color w:val="000000" w:themeColor="text1"/>
        </w:rPr>
        <w:t>cost-effectiveness (CE)</w:t>
      </w:r>
      <w:r w:rsidRPr="00603CE0">
        <w:rPr>
          <w:rFonts w:ascii="Times New Roman" w:hAnsi="Times New Roman"/>
          <w:color w:val="000000" w:themeColor="text1"/>
        </w:rPr>
        <w:t xml:space="preserve"> threshold.</w:t>
      </w:r>
      <w:r w:rsidR="00663D58" w:rsidRPr="00603CE0">
        <w:rPr>
          <w:rFonts w:ascii="Times New Roman" w:hAnsi="Times New Roman"/>
          <w:color w:val="000000" w:themeColor="text1"/>
        </w:rPr>
        <w:fldChar w:fldCharType="begin">
          <w:fldData xml:space="preserve">PEVuZE5vdGU+PENpdGU+PEF1dGhvcj5TdGlubmV0dDwvQXV0aG9yPjxZZWFyPjE5OTg8L1llYXI+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</w:fldData>
        </w:fldChar>
      </w:r>
      <w:r w:rsidR="00514A7D" w:rsidRPr="00603CE0">
        <w:rPr>
          <w:rFonts w:ascii="Times New Roman" w:hAnsi="Times New Roman"/>
          <w:color w:val="000000" w:themeColor="text1"/>
        </w:rPr>
        <w:instrText xml:space="preserve"> ADDIN EN.CITE </w:instrText>
      </w:r>
      <w:r w:rsidR="00514A7D" w:rsidRPr="00603CE0">
        <w:rPr>
          <w:rFonts w:ascii="Times New Roman" w:hAnsi="Times New Roman"/>
          <w:color w:val="000000" w:themeColor="text1"/>
        </w:rPr>
        <w:fldChar w:fldCharType="begin">
          <w:fldData xml:space="preserve">PEVuZE5vdGU+PENpdGU+PEF1dGhvcj5TdGlubmV0dDwvQXV0aG9yPjxZZWFyPjE5OTg8L1llYXI+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</w:fldData>
        </w:fldChar>
      </w:r>
      <w:r w:rsidR="00514A7D" w:rsidRPr="00603CE0">
        <w:rPr>
          <w:rFonts w:ascii="Times New Roman" w:hAnsi="Times New Roman"/>
          <w:color w:val="000000" w:themeColor="text1"/>
        </w:rPr>
        <w:instrText xml:space="preserve"> ADDIN EN.CITE.DATA </w:instrText>
      </w:r>
      <w:r w:rsidR="00514A7D" w:rsidRPr="00603CE0">
        <w:rPr>
          <w:rFonts w:ascii="Times New Roman" w:hAnsi="Times New Roman"/>
          <w:color w:val="000000" w:themeColor="text1"/>
        </w:rPr>
      </w:r>
      <w:r w:rsidR="00514A7D" w:rsidRPr="00603CE0">
        <w:rPr>
          <w:rFonts w:ascii="Times New Roman" w:hAnsi="Times New Roman"/>
          <w:color w:val="000000" w:themeColor="text1"/>
        </w:rPr>
        <w:fldChar w:fldCharType="end"/>
      </w:r>
      <w:r w:rsidR="00663D58" w:rsidRPr="00603CE0">
        <w:rPr>
          <w:rFonts w:ascii="Times New Roman" w:hAnsi="Times New Roman"/>
          <w:color w:val="000000" w:themeColor="text1"/>
        </w:rPr>
      </w:r>
      <w:r w:rsidR="00663D58" w:rsidRPr="00603CE0">
        <w:rPr>
          <w:rFonts w:ascii="Times New Roman" w:hAnsi="Times New Roman"/>
          <w:color w:val="000000" w:themeColor="text1"/>
        </w:rPr>
        <w:fldChar w:fldCharType="separate"/>
      </w:r>
      <w:r w:rsidR="00514A7D" w:rsidRPr="00603CE0">
        <w:rPr>
          <w:rFonts w:ascii="Times New Roman" w:hAnsi="Times New Roman"/>
          <w:noProof/>
          <w:color w:val="000000" w:themeColor="text1"/>
          <w:vertAlign w:val="superscript"/>
        </w:rPr>
        <w:t>34,36</w:t>
      </w:r>
      <w:r w:rsidR="00663D58" w:rsidRPr="00603CE0">
        <w:rPr>
          <w:rFonts w:ascii="Times New Roman" w:hAnsi="Times New Roman"/>
          <w:color w:val="000000" w:themeColor="text1"/>
        </w:rPr>
        <w:fldChar w:fldCharType="end"/>
      </w:r>
      <w:r w:rsidRPr="00603CE0">
        <w:rPr>
          <w:rFonts w:ascii="Times New Roman" w:hAnsi="Times New Roman"/>
          <w:color w:val="000000" w:themeColor="text1"/>
        </w:rPr>
        <w:t xml:space="preserve"> </w:t>
      </w:r>
      <w:r w:rsidR="00F5277C" w:rsidRPr="00603CE0">
        <w:rPr>
          <w:rFonts w:ascii="Times New Roman" w:hAnsi="Times New Roman"/>
          <w:color w:val="000000" w:themeColor="text1"/>
        </w:rPr>
        <w:t xml:space="preserve">These </w:t>
      </w:r>
      <w:r w:rsidR="000B1414" w:rsidRPr="00603CE0">
        <w:rPr>
          <w:rFonts w:ascii="Times New Roman" w:hAnsi="Times New Roman"/>
          <w:color w:val="000000" w:themeColor="text1"/>
        </w:rPr>
        <w:t>analys</w:t>
      </w:r>
      <w:r w:rsidR="00355FE8" w:rsidRPr="00603CE0">
        <w:rPr>
          <w:rFonts w:ascii="Times New Roman" w:hAnsi="Times New Roman"/>
          <w:color w:val="000000" w:themeColor="text1"/>
        </w:rPr>
        <w:t>e</w:t>
      </w:r>
      <w:r w:rsidR="000B1414" w:rsidRPr="00603CE0">
        <w:rPr>
          <w:rFonts w:ascii="Times New Roman" w:hAnsi="Times New Roman"/>
          <w:color w:val="000000" w:themeColor="text1"/>
        </w:rPr>
        <w:t>s</w:t>
      </w:r>
      <w:r w:rsidR="00F5277C" w:rsidRPr="00603CE0">
        <w:rPr>
          <w:rFonts w:ascii="Times New Roman" w:hAnsi="Times New Roman"/>
          <w:color w:val="000000" w:themeColor="text1"/>
        </w:rPr>
        <w:t xml:space="preserve"> can be found in</w:t>
      </w:r>
      <w:r w:rsidR="00091A1D" w:rsidRPr="00603CE0">
        <w:rPr>
          <w:rFonts w:ascii="Times New Roman" w:hAnsi="Times New Roman"/>
          <w:color w:val="000000" w:themeColor="text1"/>
        </w:rPr>
        <w:t xml:space="preserve"> </w:t>
      </w:r>
      <w:r w:rsidR="00091A1D" w:rsidRPr="00603CE0">
        <w:rPr>
          <w:rFonts w:ascii="Times New Roman" w:hAnsi="Times New Roman"/>
          <w:color w:val="000000" w:themeColor="text1"/>
        </w:rPr>
        <w:fldChar w:fldCharType="begin"/>
      </w:r>
      <w:r w:rsidR="00091A1D" w:rsidRPr="00603CE0">
        <w:rPr>
          <w:rFonts w:ascii="Times New Roman" w:hAnsi="Times New Roman"/>
          <w:color w:val="000000" w:themeColor="text1"/>
        </w:rPr>
        <w:instrText xml:space="preserve"> REF _Ref197011464 \r \h </w:instrText>
      </w:r>
      <w:r w:rsidR="00091A1D" w:rsidRPr="00603CE0">
        <w:rPr>
          <w:rFonts w:ascii="Times New Roman" w:hAnsi="Times New Roman"/>
          <w:color w:val="000000" w:themeColor="text1"/>
        </w:rPr>
      </w:r>
      <w:r w:rsidR="00091A1D" w:rsidRPr="00603CE0">
        <w:rPr>
          <w:rFonts w:ascii="Times New Roman" w:hAnsi="Times New Roman"/>
          <w:color w:val="000000" w:themeColor="text1"/>
        </w:rPr>
        <w:fldChar w:fldCharType="separate"/>
      </w:r>
      <w:r w:rsidR="00091A1D" w:rsidRPr="00603CE0">
        <w:rPr>
          <w:rFonts w:ascii="Times New Roman" w:hAnsi="Times New Roman"/>
          <w:color w:val="000000" w:themeColor="text1"/>
        </w:rPr>
        <w:t>S4</w:t>
      </w:r>
      <w:r w:rsidR="00091A1D" w:rsidRPr="00603CE0">
        <w:rPr>
          <w:rFonts w:ascii="Times New Roman" w:hAnsi="Times New Roman"/>
          <w:color w:val="000000" w:themeColor="text1"/>
        </w:rPr>
        <w:fldChar w:fldCharType="end"/>
      </w:r>
      <w:r w:rsidR="00A37269" w:rsidRPr="00603CE0">
        <w:rPr>
          <w:rFonts w:ascii="Times New Roman" w:hAnsi="Times New Roman"/>
          <w:color w:val="000000" w:themeColor="text1"/>
        </w:rPr>
        <w:t>.</w:t>
      </w:r>
    </w:p>
    <w:p w14:paraId="08A6380A" w14:textId="44C3C8C1" w:rsidR="00D9763B" w:rsidRPr="00603CE0" w:rsidRDefault="00D9763B" w:rsidP="00222BC2">
      <w:pPr>
        <w:pStyle w:val="Heading2"/>
      </w:pPr>
      <w:bookmarkStart w:id="179" w:name="_Ref179377376"/>
      <w:r w:rsidRPr="00603CE0">
        <w:t>Sensitivity Analyses</w:t>
      </w:r>
      <w:bookmarkEnd w:id="179"/>
    </w:p>
    <w:p w14:paraId="5234F9DB" w14:textId="2BE7B00C" w:rsidR="00C05779" w:rsidRPr="00603CE0" w:rsidRDefault="3EA6C967" w:rsidP="009E06C4">
      <w:pPr>
        <w:ind w:firstLine="720"/>
        <w:rPr>
          <w:rFonts w:ascii="Times New Roman" w:eastAsiaTheme="majorEastAsia" w:hAnsi="Times New Roman" w:cs="Arial"/>
          <w:b/>
          <w:color w:val="000000" w:themeColor="text1"/>
          <w:sz w:val="28"/>
        </w:rPr>
      </w:pPr>
      <w:r w:rsidRPr="00603CE0">
        <w:rPr>
          <w:rFonts w:ascii="Times New Roman" w:hAnsi="Times New Roman"/>
          <w:color w:val="000000" w:themeColor="text1"/>
        </w:rPr>
        <w:t xml:space="preserve">To investigate the robustness of our conclusions to certain model parameters and assumptions, we performed the following one-way sensitivity analyses. </w:t>
      </w:r>
      <w:r w:rsidR="0074601F" w:rsidRPr="00603CE0">
        <w:rPr>
          <w:rFonts w:ascii="Times New Roman" w:hAnsi="Times New Roman"/>
          <w:color w:val="000000" w:themeColor="text1"/>
        </w:rPr>
        <w:t>First, we assumed that the drug X becomes available in year 1</w:t>
      </w:r>
      <w:r w:rsidR="00372644" w:rsidRPr="00603CE0">
        <w:rPr>
          <w:rFonts w:ascii="Times New Roman" w:hAnsi="Times New Roman"/>
          <w:color w:val="000000" w:themeColor="text1"/>
        </w:rPr>
        <w:t>0</w:t>
      </w:r>
      <w:r w:rsidR="0074601F" w:rsidRPr="00603CE0">
        <w:rPr>
          <w:rFonts w:ascii="Times New Roman" w:hAnsi="Times New Roman"/>
          <w:color w:val="000000" w:themeColor="text1"/>
        </w:rPr>
        <w:t xml:space="preserve"> or year </w:t>
      </w:r>
      <w:r w:rsidR="00372644" w:rsidRPr="00603CE0">
        <w:rPr>
          <w:rFonts w:ascii="Times New Roman" w:hAnsi="Times New Roman"/>
          <w:color w:val="000000" w:themeColor="text1"/>
        </w:rPr>
        <w:t>1</w:t>
      </w:r>
      <w:r w:rsidR="0074601F" w:rsidRPr="00603CE0">
        <w:rPr>
          <w:rFonts w:ascii="Times New Roman" w:hAnsi="Times New Roman"/>
          <w:color w:val="000000" w:themeColor="text1"/>
        </w:rPr>
        <w:t xml:space="preserve">5 or never, rather than the base case value of </w:t>
      </w:r>
      <w:r w:rsidR="0074601F" w:rsidRPr="00603CE0">
        <w:rPr>
          <w:rFonts w:ascii="Times New Roman" w:hAnsi="Times New Roman"/>
          <w:color w:val="000000" w:themeColor="text1"/>
        </w:rPr>
        <w:lastRenderedPageBreak/>
        <w:t>20.  Second, we assumed that the treatment guideline is revised in the GISP strategy when the resistance prevalence ranges from 3% to 7%, rather than the base case value of 5%.  Third, for the TOC strategy, we varied the</w:t>
      </w:r>
      <w:r w:rsidR="00575D22" w:rsidRPr="00603CE0">
        <w:rPr>
          <w:rFonts w:ascii="Times New Roman" w:hAnsi="Times New Roman"/>
          <w:color w:val="000000" w:themeColor="text1"/>
        </w:rPr>
        <w:t xml:space="preserve"> probability that patients would return for retesting </w:t>
      </w:r>
      <w:r w:rsidR="0074601F" w:rsidRPr="00603CE0">
        <w:rPr>
          <w:rFonts w:ascii="Times New Roman" w:hAnsi="Times New Roman"/>
          <w:color w:val="000000" w:themeColor="text1"/>
        </w:rPr>
        <w:t xml:space="preserve">separately for symptomatic and asymptomatic patients, each between 20% and 100%, rather than the base case value of 80% for symptomatic and 50% for asymptomatic patients. </w:t>
      </w:r>
      <w:r w:rsidR="00EC11FC" w:rsidRPr="00603CE0">
        <w:rPr>
          <w:rFonts w:ascii="Times New Roman" w:hAnsi="Times New Roman"/>
          <w:color w:val="000000" w:themeColor="text1"/>
        </w:rPr>
        <w:t>Fourth</w:t>
      </w:r>
      <w:r w:rsidR="0074601F" w:rsidRPr="00603CE0">
        <w:rPr>
          <w:rFonts w:ascii="Times New Roman" w:hAnsi="Times New Roman"/>
          <w:color w:val="000000" w:themeColor="text1"/>
        </w:rPr>
        <w:t>, for the Combo strategy,</w:t>
      </w:r>
      <w:r w:rsidR="00B676B1" w:rsidRPr="00603CE0">
        <w:rPr>
          <w:rFonts w:ascii="Times New Roman" w:hAnsi="Times New Roman"/>
          <w:color w:val="000000" w:themeColor="text1"/>
        </w:rPr>
        <w:t xml:space="preserve"> we varied the probability that each case would be assigned to RT or TOC </w:t>
      </w:r>
      <w:r w:rsidR="00864787" w:rsidRPr="00603CE0">
        <w:rPr>
          <w:rFonts w:ascii="Times New Roman" w:hAnsi="Times New Roman"/>
          <w:color w:val="000000" w:themeColor="text1"/>
        </w:rPr>
        <w:t xml:space="preserve">to be 25-75 </w:t>
      </w:r>
      <w:r w:rsidR="002D5EB0" w:rsidRPr="00603CE0">
        <w:rPr>
          <w:rFonts w:ascii="Times New Roman" w:hAnsi="Times New Roman"/>
          <w:color w:val="000000" w:themeColor="text1"/>
        </w:rPr>
        <w:t>and</w:t>
      </w:r>
      <w:r w:rsidR="00864787" w:rsidRPr="00603CE0">
        <w:rPr>
          <w:rFonts w:ascii="Times New Roman" w:hAnsi="Times New Roman"/>
          <w:color w:val="000000" w:themeColor="text1"/>
        </w:rPr>
        <w:t xml:space="preserve"> 75-25</w:t>
      </w:r>
      <w:r w:rsidR="002D5EB0" w:rsidRPr="00603CE0">
        <w:rPr>
          <w:rFonts w:ascii="Times New Roman" w:hAnsi="Times New Roman"/>
          <w:color w:val="000000" w:themeColor="text1"/>
        </w:rPr>
        <w:t xml:space="preserve"> to compare to the base case of 50-50</w:t>
      </w:r>
      <w:r w:rsidR="00183827" w:rsidRPr="00603CE0">
        <w:rPr>
          <w:rFonts w:ascii="Times New Roman" w:hAnsi="Times New Roman"/>
          <w:color w:val="000000" w:themeColor="text1"/>
        </w:rPr>
        <w:t>.</w:t>
      </w:r>
      <w:r w:rsidR="00A14426" w:rsidRPr="00603CE0">
        <w:rPr>
          <w:rFonts w:ascii="Times New Roman" w:hAnsi="Times New Roman"/>
          <w:color w:val="000000" w:themeColor="text1"/>
        </w:rPr>
        <w:t xml:space="preserve"> </w:t>
      </w:r>
      <w:r w:rsidR="00EC11FC" w:rsidRPr="00603CE0">
        <w:rPr>
          <w:rFonts w:ascii="Times New Roman" w:hAnsi="Times New Roman"/>
          <w:color w:val="000000" w:themeColor="text1"/>
        </w:rPr>
        <w:t xml:space="preserve">We also investigated an additional </w:t>
      </w:r>
      <w:r w:rsidR="001844EF" w:rsidRPr="00603CE0">
        <w:rPr>
          <w:rFonts w:ascii="Times New Roman" w:hAnsi="Times New Roman"/>
          <w:color w:val="000000" w:themeColor="text1"/>
        </w:rPr>
        <w:t>scenario, wherein there was widespread access to rapid drug susceptibility testing (rDST)</w:t>
      </w:r>
      <w:r w:rsidR="00221B53" w:rsidRPr="00603CE0">
        <w:rPr>
          <w:rFonts w:ascii="Times New Roman" w:hAnsi="Times New Roman"/>
          <w:color w:val="000000" w:themeColor="text1"/>
        </w:rPr>
        <w:t xml:space="preserve">, and </w:t>
      </w:r>
      <w:r w:rsidR="004E6C6C" w:rsidRPr="00603CE0">
        <w:rPr>
          <w:rFonts w:ascii="Times New Roman" w:hAnsi="Times New Roman"/>
          <w:color w:val="000000" w:themeColor="text1"/>
        </w:rPr>
        <w:t xml:space="preserve">another </w:t>
      </w:r>
      <w:r w:rsidR="00221B53" w:rsidRPr="00603CE0">
        <w:rPr>
          <w:rFonts w:ascii="Times New Roman" w:hAnsi="Times New Roman"/>
          <w:color w:val="000000" w:themeColor="text1"/>
        </w:rPr>
        <w:t>where</w:t>
      </w:r>
      <w:r w:rsidR="00EC6E61" w:rsidRPr="00603CE0">
        <w:rPr>
          <w:rFonts w:ascii="Times New Roman" w:hAnsi="Times New Roman"/>
          <w:color w:val="000000" w:themeColor="text1"/>
        </w:rPr>
        <w:t>in</w:t>
      </w:r>
      <w:r w:rsidR="00221B53" w:rsidRPr="00603CE0">
        <w:rPr>
          <w:rFonts w:ascii="Times New Roman" w:hAnsi="Times New Roman"/>
          <w:color w:val="000000" w:themeColor="text1"/>
        </w:rPr>
        <w:t xml:space="preserve"> there was limited access to rDST in combination with RT and TOC, which we called the mixed testing (MT) scenario. </w:t>
      </w:r>
      <w:r w:rsidR="009C1C7E" w:rsidRPr="00603CE0">
        <w:rPr>
          <w:rFonts w:ascii="Times New Roman" w:hAnsi="Times New Roman"/>
          <w:color w:val="000000" w:themeColor="text1"/>
        </w:rPr>
        <w:t xml:space="preserve">Finally, we investigated whether our conclusions </w:t>
      </w:r>
      <w:r w:rsidR="00093672" w:rsidRPr="00603CE0">
        <w:rPr>
          <w:rFonts w:ascii="Times New Roman" w:hAnsi="Times New Roman"/>
          <w:color w:val="000000" w:themeColor="text1"/>
        </w:rPr>
        <w:t xml:space="preserve">changed if we implemented </w:t>
      </w:r>
      <w:r w:rsidR="00451F74" w:rsidRPr="00603CE0">
        <w:rPr>
          <w:rFonts w:ascii="Times New Roman" w:hAnsi="Times New Roman"/>
          <w:color w:val="000000" w:themeColor="text1"/>
        </w:rPr>
        <w:t xml:space="preserve">screening heterogeneity, i.e., the different sexual activity groups were </w:t>
      </w:r>
      <w:r w:rsidR="00093672" w:rsidRPr="00603CE0">
        <w:rPr>
          <w:rFonts w:ascii="Times New Roman" w:hAnsi="Times New Roman"/>
          <w:color w:val="000000" w:themeColor="text1"/>
        </w:rPr>
        <w:t>screen</w:t>
      </w:r>
      <w:r w:rsidR="00451F74" w:rsidRPr="00603CE0">
        <w:rPr>
          <w:rFonts w:ascii="Times New Roman" w:hAnsi="Times New Roman"/>
          <w:color w:val="000000" w:themeColor="text1"/>
        </w:rPr>
        <w:t>ed different</w:t>
      </w:r>
      <w:r w:rsidR="00CD640A" w:rsidRPr="00603CE0">
        <w:rPr>
          <w:rFonts w:ascii="Times New Roman" w:hAnsi="Times New Roman"/>
          <w:color w:val="000000" w:themeColor="text1"/>
        </w:rPr>
        <w:t>ly, with the high activity group undergoing more frequent screening</w:t>
      </w:r>
      <w:r w:rsidR="00557DF3" w:rsidRPr="00603CE0">
        <w:rPr>
          <w:rFonts w:ascii="Times New Roman" w:hAnsi="Times New Roman"/>
          <w:color w:val="000000" w:themeColor="text1"/>
        </w:rPr>
        <w:t xml:space="preserve">. </w:t>
      </w:r>
    </w:p>
    <w:p w14:paraId="3C32BEFD" w14:textId="571A3BB8" w:rsidR="004A3960" w:rsidRPr="00603CE0" w:rsidRDefault="00913689" w:rsidP="001F7DBC">
      <w:pPr>
        <w:pStyle w:val="Heading1"/>
        <w:rPr>
          <w:rFonts w:ascii="Times New Roman" w:hAnsi="Times New Roman"/>
          <w:color w:val="000000" w:themeColor="text1"/>
        </w:rPr>
      </w:pPr>
      <w:r w:rsidRPr="00603CE0">
        <w:rPr>
          <w:rFonts w:ascii="Times New Roman" w:hAnsi="Times New Roman"/>
          <w:color w:val="000000" w:themeColor="text1"/>
        </w:rPr>
        <w:t>Results</w:t>
      </w:r>
    </w:p>
    <w:p w14:paraId="0BB97CF7" w14:textId="33894238" w:rsidR="00734661" w:rsidRPr="00603CE0" w:rsidRDefault="0027294D" w:rsidP="00AE3057">
      <w:pPr>
        <w:ind w:firstLine="720"/>
        <w:rPr>
          <w:rFonts w:ascii="Times New Roman" w:hAnsi="Times New Roman"/>
          <w:color w:val="000000" w:themeColor="text1"/>
        </w:rPr>
      </w:pPr>
      <w:r w:rsidRPr="00603CE0">
        <w:rPr>
          <w:rFonts w:ascii="Times New Roman" w:hAnsi="Times New Roman"/>
          <w:color w:val="000000" w:themeColor="text1"/>
        </w:rPr>
        <w:t>Our selected simulated trajectories were able to fit gonorrhea prevalence among MSM,</w:t>
      </w:r>
      <w:r w:rsidR="00551F10" w:rsidRPr="00603CE0">
        <w:rPr>
          <w:rFonts w:ascii="Times New Roman" w:hAnsi="Times New Roman"/>
          <w:color w:val="000000" w:themeColor="text1"/>
        </w:rPr>
        <w:fldChar w:fldCharType="begin"/>
      </w:r>
      <w:r w:rsidR="00AD768F" w:rsidRPr="00603CE0">
        <w:rPr>
          <w:rFonts w:ascii="Times New Roman" w:hAnsi="Times New Roman"/>
          <w:color w:val="000000" w:themeColor="text1"/>
        </w:rPr>
        <w:instrText xml:space="preserve"> ADDIN EN.CITE &lt;EndNote&gt;&lt;Cite&gt;&lt;Author&gt;Johnson Jones&lt;/Author&gt;&lt;Year&gt;2019&lt;/Year&gt;&lt;RecNum&gt;2498&lt;/RecNum&gt;&lt;DisplayText&gt;&lt;style face="superscript"&gt;28&lt;/style&gt;&lt;/DisplayText&gt;&lt;record&gt;&lt;rec-number&gt;2498&lt;/rec-number&gt;&lt;foreign-keys&gt;&lt;key app="EN" db-id="wptxs2svnezeaaex5ebp2d9tvv0d9sw25p2p" timestamp="1756219596" guid="5b50a51c-8e94-4d11-8683-c3cf3b1e941d"&gt;2498&lt;/key&gt;&lt;/foreign-keys&gt;&lt;ref-type name="Dataset"&gt;59&lt;/ref-type&gt;&lt;contributors&gt;&lt;authors&gt;&lt;author&gt;Johnson Jones, Michelle L.&lt;/author&gt;&lt;author&gt;Chapin-Bardales, Johanna&lt;/author&gt;&lt;author&gt;Bizune, Destani&lt;/author&gt;&lt;author&gt;Papp, John R.&lt;/author&gt;&lt;author&gt;Phillips, Christi&lt;/author&gt;&lt;author&gt;Kirkcaldy, Robert D.&lt;/author&gt;&lt;author&gt;Wejnert, Cyprian&lt;/author&gt;&lt;author&gt;Bernstein, Kyle T.&lt;/author&gt;&lt;author&gt;Khuwaja, Salma&lt;/author&gt;&lt;author&gt;Lopez, Zaida&lt;/author&gt;&lt;author&gt;Padgett, Paige&lt;/author&gt;&lt;author&gt;Forrest, David&lt;/author&gt;&lt;author&gt;Nixon, Willie&lt;/author&gt;&lt;author&gt;Spencer, Emma&lt;/author&gt;&lt;author&gt;Braunstein, Sarah&lt;/author&gt;&lt;author&gt;Carrillo, Sidney&lt;/author&gt;&lt;author&gt;Rivera, Alexis&lt;/author&gt;&lt;author&gt;Ick, Theresa&lt;/author&gt;&lt;author&gt;Raymond, H. Fisher&lt;/author&gt;&lt;author&gt;Opoku, Jenevieve&lt;/author&gt;&lt;author&gt;Kuo, Irene&lt;/author&gt;&lt;/authors&gt;&lt;/contributors&gt;&lt;titles&gt;&lt;title&gt;Table. Characteristics of participants and prevalence of extragenital chlamydia and gonorrhea among community venue–attending* men&amp;#xD;who have sex with men, by anatomic site — National HIV Behavioral Surveillance, five U.S. cities, 2017. Extragenital Chlamydia and Gonorrhea Among Community Venue–Attending Men Who Have Sex with Men — Five Cities, United States, 2017&lt;/title&gt;&lt;secondary-title&gt;MMWR 68:14 p. 324&lt;/secondary-title&gt;&lt;/titles&gt;&lt;dates&gt;&lt;year&gt;2019&lt;/year&gt;&lt;pub-dates&gt;&lt;date&gt;2017&lt;/date&gt;&lt;/pub-dates&gt;&lt;/dates&gt;&lt;urls&gt;&lt;/urls&gt;&lt;/record&gt;&lt;/Cite&gt;&lt;/EndNote&gt;</w:instrText>
      </w:r>
      <w:r w:rsidR="00551F10" w:rsidRPr="00603CE0">
        <w:rPr>
          <w:rFonts w:ascii="Times New Roman" w:hAnsi="Times New Roman"/>
          <w:color w:val="000000" w:themeColor="text1"/>
        </w:rPr>
        <w:fldChar w:fldCharType="separate"/>
      </w:r>
      <w:r w:rsidR="00AD768F" w:rsidRPr="00603CE0">
        <w:rPr>
          <w:rFonts w:ascii="Times New Roman" w:hAnsi="Times New Roman"/>
          <w:noProof/>
          <w:color w:val="000000" w:themeColor="text1"/>
          <w:vertAlign w:val="superscript"/>
        </w:rPr>
        <w:t>28</w:t>
      </w:r>
      <w:r w:rsidR="00551F10" w:rsidRPr="00603CE0">
        <w:rPr>
          <w:rFonts w:ascii="Times New Roman" w:hAnsi="Times New Roman"/>
          <w:color w:val="000000" w:themeColor="text1"/>
        </w:rPr>
        <w:fldChar w:fldCharType="end"/>
      </w:r>
      <w:r w:rsidRPr="00603CE0">
        <w:rPr>
          <w:rFonts w:ascii="Times New Roman" w:hAnsi="Times New Roman"/>
          <w:color w:val="000000" w:themeColor="text1"/>
        </w:rPr>
        <w:t xml:space="preserve"> the 2018 </w:t>
      </w:r>
      <w:r w:rsidR="00895AC6" w:rsidRPr="00603CE0">
        <w:rPr>
          <w:rFonts w:ascii="Times New Roman" w:hAnsi="Times New Roman"/>
          <w:color w:val="000000" w:themeColor="text1"/>
        </w:rPr>
        <w:t>rate of detected</w:t>
      </w:r>
      <w:r w:rsidR="00451182" w:rsidRPr="00603CE0">
        <w:rPr>
          <w:rFonts w:ascii="Times New Roman" w:hAnsi="Times New Roman"/>
          <w:color w:val="000000" w:themeColor="text1"/>
        </w:rPr>
        <w:t xml:space="preserve"> </w:t>
      </w:r>
      <w:r w:rsidRPr="00603CE0">
        <w:rPr>
          <w:rFonts w:ascii="Times New Roman" w:hAnsi="Times New Roman"/>
          <w:color w:val="000000" w:themeColor="text1"/>
        </w:rPr>
        <w:t xml:space="preserve">gonorrhea cases among </w:t>
      </w:r>
      <w:r w:rsidR="00030EE4" w:rsidRPr="00603CE0">
        <w:rPr>
          <w:rFonts w:ascii="Times New Roman" w:hAnsi="Times New Roman"/>
          <w:color w:val="000000" w:themeColor="text1"/>
        </w:rPr>
        <w:t>MSM</w:t>
      </w:r>
      <w:r w:rsidRPr="00603CE0">
        <w:rPr>
          <w:rFonts w:ascii="Times New Roman" w:hAnsi="Times New Roman"/>
          <w:color w:val="000000" w:themeColor="text1"/>
        </w:rPr>
        <w:t>,</w:t>
      </w:r>
      <w:r w:rsidR="009055B1" w:rsidRPr="00603CE0">
        <w:rPr>
          <w:rFonts w:ascii="Times New Roman" w:hAnsi="Times New Roman"/>
          <w:color w:val="000000" w:themeColor="text1"/>
        </w:rPr>
        <w:fldChar w:fldCharType="begin"/>
      </w:r>
      <w:r w:rsidR="00AD768F" w:rsidRPr="00603CE0">
        <w:rPr>
          <w:rFonts w:ascii="Times New Roman" w:hAnsi="Times New Roman"/>
          <w:color w:val="000000" w:themeColor="text1"/>
        </w:rPr>
        <w:instrText xml:space="preserve"> ADDIN EN.CITE &lt;EndNote&gt;&lt;Cite&gt;&lt;Author&gt;STI Surveillance Network (SSuN)&lt;/Author&gt;&lt;Year&gt;2019&lt;/Year&gt;&lt;RecNum&gt;2497&lt;/RecNum&gt;&lt;DisplayText&gt;&lt;style face="superscript"&gt;29&lt;/style&gt;&lt;/DisplayText&gt;&lt;record&gt;&lt;rec-number&gt;2497&lt;/rec-number&gt;&lt;foreign-keys&gt;&lt;key app="EN" db-id="wptxs2svnezeaaex5ebp2d9tvv0d9sw25p2p" timestamp="1756219087" guid="90ae2602-c696-4a2a-946f-547a0d7fab68"&gt;2497&lt;/key&gt;&lt;/foreign-keys&gt;&lt;ref-type name="Dataset"&gt;59&lt;/ref-type&gt;&lt;contributors&gt;&lt;authors&gt;&lt;author&gt;STI Surveillance Network (SSuN),&lt;/author&gt;&lt;author&gt;Centers for Disease Control and Prevention,&lt;/author&gt;&lt;/authors&gt;&lt;/contributors&gt;&lt;titles&gt;&lt;title&gt;National Profile Gonorrhea (p. 16)&lt;/title&gt;&lt;secondary-title&gt;STD Surveillance 2018&lt;/secondary-title&gt;&lt;/titles&gt;&lt;dates&gt;&lt;year&gt;2019&lt;/year&gt;&lt;/dates&gt;&lt;pub-location&gt;Atlanta GA&lt;/pub-location&gt;&lt;urls&gt;&lt;/urls&gt;&lt;/record&gt;&lt;/Cite&gt;&lt;/EndNote&gt;</w:instrText>
      </w:r>
      <w:r w:rsidR="009055B1" w:rsidRPr="00603CE0">
        <w:rPr>
          <w:rFonts w:ascii="Times New Roman" w:hAnsi="Times New Roman"/>
          <w:color w:val="000000" w:themeColor="text1"/>
        </w:rPr>
        <w:fldChar w:fldCharType="separate"/>
      </w:r>
      <w:r w:rsidR="00AD768F" w:rsidRPr="00603CE0">
        <w:rPr>
          <w:rFonts w:ascii="Times New Roman" w:hAnsi="Times New Roman"/>
          <w:noProof/>
          <w:color w:val="000000" w:themeColor="text1"/>
          <w:vertAlign w:val="superscript"/>
        </w:rPr>
        <w:t>29</w:t>
      </w:r>
      <w:r w:rsidR="009055B1" w:rsidRPr="00603CE0">
        <w:rPr>
          <w:rFonts w:ascii="Times New Roman" w:hAnsi="Times New Roman"/>
          <w:color w:val="000000" w:themeColor="text1"/>
        </w:rPr>
        <w:fldChar w:fldCharType="end"/>
      </w:r>
      <w:r w:rsidRPr="00603CE0">
        <w:rPr>
          <w:rFonts w:ascii="Times New Roman" w:hAnsi="Times New Roman"/>
          <w:color w:val="000000" w:themeColor="text1"/>
        </w:rPr>
        <w:t xml:space="preserve"> and the proportion of gonorrhea cases with symptoms</w:t>
      </w:r>
      <w:r w:rsidR="00DA21B6" w:rsidRPr="00603CE0">
        <w:rPr>
          <w:rFonts w:ascii="Times New Roman" w:hAnsi="Times New Roman"/>
          <w:color w:val="000000" w:themeColor="text1"/>
        </w:rPr>
        <w:t xml:space="preserve"> among MSM</w:t>
      </w:r>
      <w:r w:rsidR="00551F10" w:rsidRPr="00603CE0">
        <w:rPr>
          <w:rFonts w:ascii="Times New Roman" w:hAnsi="Times New Roman"/>
          <w:color w:val="000000" w:themeColor="text1"/>
        </w:rPr>
        <w:fldChar w:fldCharType="begin"/>
      </w:r>
      <w:r w:rsidR="003168F3" w:rsidRPr="00603CE0">
        <w:rPr>
          <w:rFonts w:ascii="Times New Roman" w:hAnsi="Times New Roman"/>
          <w:color w:val="000000" w:themeColor="text1"/>
        </w:rPr>
        <w:instrText xml:space="preserve"> ADDIN EN.CITE &lt;EndNote&gt;&lt;Cite&gt;&lt;Author&gt;Newman&lt;/Author&gt;&lt;Year&gt;2012&lt;/Year&gt;&lt;RecNum&gt;2499&lt;/RecNum&gt;&lt;DisplayText&gt;&lt;style face="superscript"&gt;30&lt;/style&gt;&lt;/DisplayText&gt;&lt;record&gt;&lt;rec-number&gt;2499&lt;/rec-number&gt;&lt;foreign-keys&gt;&lt;key app="EN" db-id="wptxs2svnezeaaex5ebp2d9tvv0d9sw25p2p" timestamp="1756219812" guid="2ad9077e-9f08-458a-a4d9-627c90e02f45"&gt;2499&lt;/key&gt;&lt;/foreign-keys&gt;&lt;ref-type name="Dataset"&gt;59&lt;/ref-type&gt;&lt;contributors&gt;&lt;authors&gt;&lt;author&gt;Newman, Lori Marie&lt;/author&gt;&lt;author&gt;Dowell, Deborah&lt;/author&gt;&lt;author&gt;Bernstein, Kyle&lt;/author&gt;&lt;author&gt;Donnelly, Jennifer&lt;/author&gt;&lt;author&gt;Martins, Summer&lt;/author&gt;&lt;author&gt;Stenger, Mark&lt;/author&gt;&lt;author&gt;Stover, Jeffrey&lt;/author&gt;&lt;author&gt;Weinstock, Hillard&lt;/author&gt;&lt;/authors&gt;&lt;secondary-authors&gt;&lt;author&gt;STD Surveillance Network (SSuN)&lt;/author&gt;&lt;/secondary-authors&gt;&lt;/contributors&gt;&lt;titles&gt;&lt;title&gt;Table 4. Reported characteristics of MSM with gonorrhea interviewed in the STD Surveillance Network, 2006–2008. A Tale of Two Gonorrhea Epidemics: Results from the STD Surveillance Network&lt;/title&gt;&lt;secondary-title&gt;Public Health Reports 127:3 p. 289&lt;/secondary-title&gt;&lt;/titles&gt;&lt;dates&gt;&lt;year&gt;2012&lt;/year&gt;&lt;pub-dates&gt;&lt;date&gt;2006-2008&lt;/date&gt;&lt;/pub-dates&gt;&lt;/dates&gt;&lt;urls&gt;&lt;/urls&gt;&lt;/record&gt;&lt;/Cite&gt;&lt;/EndNote&gt;</w:instrText>
      </w:r>
      <w:r w:rsidR="00551F10" w:rsidRPr="00603CE0">
        <w:rPr>
          <w:rFonts w:ascii="Times New Roman" w:hAnsi="Times New Roman"/>
          <w:color w:val="000000" w:themeColor="text1"/>
        </w:rPr>
        <w:fldChar w:fldCharType="separate"/>
      </w:r>
      <w:r w:rsidR="003168F3" w:rsidRPr="00603CE0">
        <w:rPr>
          <w:rFonts w:ascii="Times New Roman" w:hAnsi="Times New Roman"/>
          <w:noProof/>
          <w:color w:val="000000" w:themeColor="text1"/>
          <w:vertAlign w:val="superscript"/>
        </w:rPr>
        <w:t>30</w:t>
      </w:r>
      <w:r w:rsidR="00551F10" w:rsidRPr="00603CE0">
        <w:rPr>
          <w:rFonts w:ascii="Times New Roman" w:hAnsi="Times New Roman"/>
          <w:color w:val="000000" w:themeColor="text1"/>
        </w:rPr>
        <w:fldChar w:fldCharType="end"/>
      </w:r>
      <w:r w:rsidR="00D22A55" w:rsidRPr="00603CE0">
        <w:rPr>
          <w:rFonts w:ascii="Times New Roman" w:hAnsi="Times New Roman"/>
          <w:color w:val="000000" w:themeColor="text1"/>
        </w:rPr>
        <w:t xml:space="preserve"> (</w:t>
      </w:r>
      <w:r w:rsidR="00622535" w:rsidRPr="00603CE0">
        <w:rPr>
          <w:rFonts w:ascii="Times New Roman" w:hAnsi="Times New Roman"/>
          <w:color w:val="000000" w:themeColor="text1"/>
        </w:rPr>
        <w:fldChar w:fldCharType="begin"/>
      </w:r>
      <w:r w:rsidR="00622535" w:rsidRPr="00603CE0">
        <w:rPr>
          <w:rFonts w:ascii="Times New Roman" w:hAnsi="Times New Roman"/>
          <w:color w:val="000000" w:themeColor="text1"/>
        </w:rPr>
        <w:instrText xml:space="preserve"> REF _Ref162342353 \h </w:instrText>
      </w:r>
      <w:r w:rsidR="00C77B9D" w:rsidRPr="00603CE0">
        <w:rPr>
          <w:rFonts w:ascii="Times New Roman" w:hAnsi="Times New Roman"/>
          <w:color w:val="000000" w:themeColor="text1"/>
        </w:rPr>
        <w:instrText xml:space="preserve"> \* MERGEFORMAT </w:instrText>
      </w:r>
      <w:r w:rsidR="00622535" w:rsidRPr="00603CE0">
        <w:rPr>
          <w:rFonts w:ascii="Times New Roman" w:hAnsi="Times New Roman"/>
          <w:color w:val="000000" w:themeColor="text1"/>
        </w:rPr>
      </w:r>
      <w:r w:rsidR="00622535"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2</w:t>
      </w:r>
      <w:r w:rsidR="00622535" w:rsidRPr="00603CE0">
        <w:rPr>
          <w:rFonts w:ascii="Times New Roman" w:hAnsi="Times New Roman"/>
          <w:color w:val="000000" w:themeColor="text1"/>
        </w:rPr>
        <w:fldChar w:fldCharType="end"/>
      </w:r>
      <w:r w:rsidR="00D22A55" w:rsidRPr="00603CE0">
        <w:rPr>
          <w:rFonts w:ascii="Times New Roman" w:hAnsi="Times New Roman"/>
          <w:color w:val="000000" w:themeColor="text1"/>
        </w:rPr>
        <w:t>)</w:t>
      </w:r>
      <w:r w:rsidRPr="00603CE0">
        <w:rPr>
          <w:rFonts w:ascii="Times New Roman" w:hAnsi="Times New Roman"/>
          <w:color w:val="000000" w:themeColor="text1"/>
        </w:rPr>
        <w:t>.</w:t>
      </w:r>
      <w:r w:rsidR="007A7C7C" w:rsidRPr="00603CE0">
        <w:rPr>
          <w:rFonts w:ascii="Times New Roman" w:hAnsi="Times New Roman"/>
          <w:color w:val="000000" w:themeColor="text1"/>
        </w:rPr>
        <w:t xml:space="preserve"> </w:t>
      </w:r>
      <w:r w:rsidR="009010A7" w:rsidRPr="00603CE0">
        <w:rPr>
          <w:rFonts w:ascii="Times New Roman" w:hAnsi="Times New Roman"/>
          <w:color w:val="000000" w:themeColor="text1"/>
        </w:rPr>
        <w:t>The results</w:t>
      </w:r>
      <w:r w:rsidR="00721ECC" w:rsidRPr="00603CE0">
        <w:rPr>
          <w:rFonts w:ascii="Times New Roman" w:hAnsi="Times New Roman"/>
          <w:color w:val="000000" w:themeColor="text1"/>
        </w:rPr>
        <w:t xml:space="preserve"> presented below</w:t>
      </w:r>
      <w:r w:rsidR="009010A7" w:rsidRPr="00603CE0">
        <w:rPr>
          <w:rFonts w:ascii="Times New Roman" w:hAnsi="Times New Roman"/>
          <w:color w:val="000000" w:themeColor="text1"/>
        </w:rPr>
        <w:t xml:space="preserve"> are based on</w:t>
      </w:r>
      <w:r w:rsidR="00734661" w:rsidRPr="00603CE0">
        <w:rPr>
          <w:rFonts w:ascii="Times New Roman" w:hAnsi="Times New Roman"/>
          <w:color w:val="000000" w:themeColor="text1"/>
        </w:rPr>
        <w:t xml:space="preserve"> the</w:t>
      </w:r>
      <w:r w:rsidR="00292E93" w:rsidRPr="00603CE0">
        <w:rPr>
          <w:rFonts w:ascii="Times New Roman" w:hAnsi="Times New Roman"/>
          <w:color w:val="000000" w:themeColor="text1"/>
        </w:rPr>
        <w:t xml:space="preserve"> outcomes accumulated </w:t>
      </w:r>
      <w:r w:rsidR="00721ECC" w:rsidRPr="00603CE0">
        <w:rPr>
          <w:rFonts w:ascii="Times New Roman" w:hAnsi="Times New Roman"/>
          <w:color w:val="000000" w:themeColor="text1"/>
        </w:rPr>
        <w:t xml:space="preserve">after the calibration period (i.e., </w:t>
      </w:r>
      <w:r w:rsidR="009010A7" w:rsidRPr="00603CE0">
        <w:rPr>
          <w:rFonts w:ascii="Times New Roman" w:hAnsi="Times New Roman"/>
          <w:color w:val="000000" w:themeColor="text1"/>
        </w:rPr>
        <w:t xml:space="preserve">during </w:t>
      </w:r>
      <w:r w:rsidR="00721ECC" w:rsidRPr="00603CE0">
        <w:rPr>
          <w:rFonts w:ascii="Times New Roman" w:hAnsi="Times New Roman"/>
          <w:color w:val="000000" w:themeColor="text1"/>
        </w:rPr>
        <w:t>years 5–25</w:t>
      </w:r>
      <w:r w:rsidR="007626FE" w:rsidRPr="00603CE0">
        <w:rPr>
          <w:rFonts w:ascii="Times New Roman" w:hAnsi="Times New Roman"/>
          <w:color w:val="000000" w:themeColor="text1"/>
        </w:rPr>
        <w:t xml:space="preserve"> in </w:t>
      </w:r>
      <w:r w:rsidR="00F916B0" w:rsidRPr="00603CE0">
        <w:rPr>
          <w:rFonts w:ascii="Times New Roman" w:hAnsi="Times New Roman"/>
          <w:color w:val="000000" w:themeColor="text1"/>
        </w:rPr>
        <w:fldChar w:fldCharType="begin"/>
      </w:r>
      <w:r w:rsidR="00F916B0" w:rsidRPr="00603CE0">
        <w:rPr>
          <w:rFonts w:ascii="Times New Roman" w:hAnsi="Times New Roman"/>
          <w:color w:val="000000" w:themeColor="text1"/>
        </w:rPr>
        <w:instrText xml:space="preserve"> REF _Ref162342353 \h </w:instrText>
      </w:r>
      <w:r w:rsidR="00E30F3C" w:rsidRPr="00603CE0">
        <w:rPr>
          <w:rFonts w:ascii="Times New Roman" w:hAnsi="Times New Roman"/>
          <w:color w:val="000000" w:themeColor="text1"/>
        </w:rPr>
        <w:instrText xml:space="preserve"> \* MERGEFORMAT </w:instrText>
      </w:r>
      <w:r w:rsidR="00F916B0" w:rsidRPr="00603CE0">
        <w:rPr>
          <w:rFonts w:ascii="Times New Roman" w:hAnsi="Times New Roman"/>
          <w:color w:val="000000" w:themeColor="text1"/>
        </w:rPr>
      </w:r>
      <w:r w:rsidR="00F916B0"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2</w:t>
      </w:r>
      <w:r w:rsidR="00F916B0" w:rsidRPr="00603CE0">
        <w:rPr>
          <w:rFonts w:ascii="Times New Roman" w:hAnsi="Times New Roman"/>
          <w:color w:val="000000" w:themeColor="text1"/>
        </w:rPr>
        <w:fldChar w:fldCharType="end"/>
      </w:r>
      <w:r w:rsidR="007626FE" w:rsidRPr="00603CE0">
        <w:rPr>
          <w:rFonts w:ascii="Times New Roman" w:hAnsi="Times New Roman"/>
          <w:color w:val="000000" w:themeColor="text1"/>
        </w:rPr>
        <w:t xml:space="preserve">). </w:t>
      </w:r>
    </w:p>
    <w:p w14:paraId="67CB339E" w14:textId="24363276" w:rsidR="00FA770C" w:rsidRPr="00603CE0" w:rsidRDefault="00043D04" w:rsidP="00E0096B">
      <w:pPr>
        <w:ind w:firstLine="720"/>
        <w:rPr>
          <w:rFonts w:ascii="Times New Roman" w:hAnsi="Times New Roman"/>
          <w:color w:val="000000" w:themeColor="text1"/>
        </w:rPr>
      </w:pPr>
      <w:ins w:id="180" w:author="Ekanayake-Weber, Marcy" w:date="2026-02-18T09:04:00Z" w16du:dateUtc="2026-02-18T14:04:00Z">
        <w:r>
          <w:rPr>
            <w:rFonts w:ascii="Times New Roman" w:hAnsi="Times New Roman"/>
            <w:color w:val="000000" w:themeColor="text1"/>
          </w:rPr>
          <w:t>Total c</w:t>
        </w:r>
      </w:ins>
      <w:del w:id="181" w:author="Ekanayake-Weber, Marcy" w:date="2026-02-18T09:04:00Z" w16du:dateUtc="2026-02-18T14:04:00Z">
        <w:r w:rsidR="00485308" w:rsidRPr="00603CE0" w:rsidDel="00043D04">
          <w:rPr>
            <w:rFonts w:ascii="Times New Roman" w:hAnsi="Times New Roman"/>
            <w:color w:val="000000" w:themeColor="text1"/>
          </w:rPr>
          <w:delText>C</w:delText>
        </w:r>
      </w:del>
      <w:r w:rsidR="004352C4" w:rsidRPr="00603CE0">
        <w:rPr>
          <w:rFonts w:ascii="Times New Roman" w:hAnsi="Times New Roman"/>
          <w:color w:val="000000" w:themeColor="text1"/>
        </w:rPr>
        <w:t>um</w:t>
      </w:r>
      <w:r w:rsidR="00AC57D1" w:rsidRPr="00603CE0">
        <w:rPr>
          <w:rFonts w:ascii="Times New Roman" w:hAnsi="Times New Roman"/>
          <w:color w:val="000000" w:themeColor="text1"/>
        </w:rPr>
        <w:t xml:space="preserve">ulative </w:t>
      </w:r>
      <w:commentRangeStart w:id="182"/>
      <w:r w:rsidR="00AC57D1" w:rsidRPr="00603CE0">
        <w:rPr>
          <w:rFonts w:ascii="Times New Roman" w:hAnsi="Times New Roman"/>
          <w:color w:val="000000" w:themeColor="text1"/>
        </w:rPr>
        <w:t xml:space="preserve">incidence </w:t>
      </w:r>
      <w:commentRangeEnd w:id="182"/>
      <w:r w:rsidR="002A0527" w:rsidRPr="00603CE0">
        <w:rPr>
          <w:rStyle w:val="CommentReference"/>
          <w:rFonts w:ascii="Times New Roman" w:hAnsi="Times New Roman"/>
          <w:color w:val="000000" w:themeColor="text1"/>
          <w:sz w:val="24"/>
          <w:szCs w:val="24"/>
        </w:rPr>
        <w:commentReference w:id="182"/>
      </w:r>
      <w:r w:rsidR="00AC57D1" w:rsidRPr="00603CE0">
        <w:rPr>
          <w:rFonts w:ascii="Times New Roman" w:hAnsi="Times New Roman"/>
          <w:color w:val="000000" w:themeColor="text1"/>
        </w:rPr>
        <w:t>of gonorrhea</w:t>
      </w:r>
      <w:ins w:id="183" w:author="Ekanayake-Weber, Marcy" w:date="2026-02-18T09:04:00Z" w16du:dateUtc="2026-02-18T14:04:00Z">
        <w:r>
          <w:rPr>
            <w:rFonts w:ascii="Times New Roman" w:hAnsi="Times New Roman"/>
            <w:color w:val="000000" w:themeColor="text1"/>
          </w:rPr>
          <w:t xml:space="preserve"> (both detected and undetected cases)</w:t>
        </w:r>
      </w:ins>
      <w:r w:rsidR="00AC57D1" w:rsidRPr="00603CE0">
        <w:rPr>
          <w:rFonts w:ascii="Times New Roman" w:hAnsi="Times New Roman"/>
          <w:color w:val="000000" w:themeColor="text1"/>
        </w:rPr>
        <w:t xml:space="preserve"> </w:t>
      </w:r>
      <w:r w:rsidR="00865505" w:rsidRPr="00603CE0">
        <w:rPr>
          <w:rFonts w:ascii="Times New Roman" w:hAnsi="Times New Roman"/>
          <w:color w:val="000000" w:themeColor="text1"/>
        </w:rPr>
        <w:t>was</w:t>
      </w:r>
      <w:r w:rsidR="00502125" w:rsidRPr="00603CE0">
        <w:rPr>
          <w:rFonts w:ascii="Times New Roman" w:hAnsi="Times New Roman"/>
          <w:color w:val="000000" w:themeColor="text1"/>
        </w:rPr>
        <w:t xml:space="preserve"> </w:t>
      </w:r>
      <w:r w:rsidR="00AC57D1" w:rsidRPr="00603CE0">
        <w:rPr>
          <w:rFonts w:ascii="Times New Roman" w:hAnsi="Times New Roman"/>
          <w:color w:val="000000" w:themeColor="text1"/>
        </w:rPr>
        <w:t xml:space="preserve">similar among the </w:t>
      </w:r>
      <w:r w:rsidR="00722EC3" w:rsidRPr="00603CE0">
        <w:rPr>
          <w:rFonts w:ascii="Times New Roman" w:hAnsi="Times New Roman"/>
          <w:color w:val="000000" w:themeColor="text1"/>
        </w:rPr>
        <w:t>strategies considered here</w:t>
      </w:r>
      <w:r w:rsidR="00AC57D1" w:rsidRPr="00603CE0">
        <w:rPr>
          <w:rFonts w:ascii="Times New Roman" w:hAnsi="Times New Roman"/>
          <w:color w:val="000000" w:themeColor="text1"/>
        </w:rPr>
        <w:t>,</w:t>
      </w:r>
      <w:r w:rsidR="00485308" w:rsidRPr="00603CE0">
        <w:rPr>
          <w:rFonts w:ascii="Times New Roman" w:hAnsi="Times New Roman"/>
          <w:color w:val="000000" w:themeColor="text1"/>
        </w:rPr>
        <w:t xml:space="preserve"> but</w:t>
      </w:r>
      <w:r w:rsidR="00AC57D1" w:rsidRPr="00603CE0">
        <w:rPr>
          <w:rFonts w:ascii="Times New Roman" w:hAnsi="Times New Roman"/>
          <w:color w:val="000000" w:themeColor="text1"/>
        </w:rPr>
        <w:t xml:space="preserve"> </w:t>
      </w:r>
      <w:r w:rsidR="001201CD" w:rsidRPr="00603CE0">
        <w:rPr>
          <w:rFonts w:ascii="Times New Roman" w:hAnsi="Times New Roman"/>
          <w:color w:val="000000" w:themeColor="text1"/>
        </w:rPr>
        <w:t>treatment failure rate and the use of ertapenem</w:t>
      </w:r>
      <w:r w:rsidR="00485308" w:rsidRPr="00603CE0">
        <w:rPr>
          <w:rFonts w:ascii="Times New Roman" w:hAnsi="Times New Roman"/>
          <w:color w:val="000000" w:themeColor="text1"/>
        </w:rPr>
        <w:t xml:space="preserve"> </w:t>
      </w:r>
      <w:r w:rsidR="008815B4" w:rsidRPr="00603CE0">
        <w:rPr>
          <w:rFonts w:ascii="Times New Roman" w:hAnsi="Times New Roman"/>
          <w:color w:val="000000" w:themeColor="text1"/>
        </w:rPr>
        <w:t>var</w:t>
      </w:r>
      <w:r w:rsidR="005363AF" w:rsidRPr="00603CE0">
        <w:rPr>
          <w:rFonts w:ascii="Times New Roman" w:hAnsi="Times New Roman"/>
          <w:color w:val="000000" w:themeColor="text1"/>
        </w:rPr>
        <w:t>ied</w:t>
      </w:r>
      <w:r w:rsidR="008815B4" w:rsidRPr="00603CE0">
        <w:rPr>
          <w:rFonts w:ascii="Times New Roman" w:hAnsi="Times New Roman"/>
          <w:color w:val="000000" w:themeColor="text1"/>
        </w:rPr>
        <w:t xml:space="preserve"> more </w:t>
      </w:r>
      <w:r w:rsidR="00441682" w:rsidRPr="00603CE0">
        <w:rPr>
          <w:rFonts w:ascii="Times New Roman" w:hAnsi="Times New Roman"/>
          <w:color w:val="000000" w:themeColor="text1"/>
        </w:rPr>
        <w:t>markedly across strategies</w:t>
      </w:r>
      <w:r w:rsidR="00485308" w:rsidRPr="00603CE0">
        <w:rPr>
          <w:rFonts w:ascii="Times New Roman" w:hAnsi="Times New Roman"/>
          <w:color w:val="000000" w:themeColor="text1"/>
        </w:rPr>
        <w:t xml:space="preserve"> (</w:t>
      </w:r>
      <w:r w:rsidR="00F916B0" w:rsidRPr="00603CE0">
        <w:rPr>
          <w:rFonts w:ascii="Times New Roman" w:hAnsi="Times New Roman"/>
          <w:color w:val="000000" w:themeColor="text1"/>
        </w:rPr>
        <w:fldChar w:fldCharType="begin"/>
      </w:r>
      <w:r w:rsidR="00F916B0" w:rsidRPr="00603CE0">
        <w:rPr>
          <w:rFonts w:ascii="Times New Roman" w:hAnsi="Times New Roman"/>
          <w:color w:val="000000" w:themeColor="text1"/>
        </w:rPr>
        <w:instrText xml:space="preserve"> REF _Ref172713578 \h </w:instrText>
      </w:r>
      <w:r w:rsidR="00E30F3C" w:rsidRPr="00603CE0">
        <w:rPr>
          <w:rFonts w:ascii="Times New Roman" w:hAnsi="Times New Roman"/>
          <w:color w:val="000000" w:themeColor="text1"/>
        </w:rPr>
        <w:instrText xml:space="preserve"> \* MERGEFORMAT </w:instrText>
      </w:r>
      <w:r w:rsidR="00F916B0" w:rsidRPr="00603CE0">
        <w:rPr>
          <w:rFonts w:ascii="Times New Roman" w:hAnsi="Times New Roman"/>
          <w:color w:val="000000" w:themeColor="text1"/>
        </w:rPr>
      </w:r>
      <w:r w:rsidR="00F916B0"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3</w:t>
      </w:r>
      <w:r w:rsidR="00F916B0" w:rsidRPr="00603CE0">
        <w:rPr>
          <w:rFonts w:ascii="Times New Roman" w:hAnsi="Times New Roman"/>
          <w:color w:val="000000" w:themeColor="text1"/>
        </w:rPr>
        <w:fldChar w:fldCharType="end"/>
      </w:r>
      <w:r w:rsidR="001A1639" w:rsidRPr="00603CE0">
        <w:rPr>
          <w:rFonts w:ascii="Times New Roman" w:hAnsi="Times New Roman"/>
          <w:color w:val="000000" w:themeColor="text1"/>
        </w:rPr>
        <w:t xml:space="preserve">, </w:t>
      </w:r>
      <w:r w:rsidR="00541B78" w:rsidRPr="00603CE0">
        <w:rPr>
          <w:rFonts w:ascii="Times New Roman" w:hAnsi="Times New Roman"/>
          <w:color w:val="000000" w:themeColor="text1"/>
        </w:rPr>
        <w:fldChar w:fldCharType="begin"/>
      </w:r>
      <w:r w:rsidR="00541B78" w:rsidRPr="00603CE0">
        <w:rPr>
          <w:rFonts w:ascii="Times New Roman" w:hAnsi="Times New Roman"/>
          <w:color w:val="000000" w:themeColor="text1"/>
        </w:rPr>
        <w:instrText xml:space="preserve"> REF _Ref191902474 \h </w:instrText>
      </w:r>
      <w:r w:rsidR="0088112B" w:rsidRPr="00603CE0">
        <w:rPr>
          <w:rFonts w:ascii="Times New Roman" w:hAnsi="Times New Roman"/>
          <w:color w:val="000000" w:themeColor="text1"/>
        </w:rPr>
        <w:instrText xml:space="preserve"> \* MERGEFORMAT </w:instrText>
      </w:r>
      <w:r w:rsidR="00541B78" w:rsidRPr="00603CE0">
        <w:rPr>
          <w:rFonts w:ascii="Times New Roman" w:hAnsi="Times New Roman"/>
          <w:color w:val="000000" w:themeColor="text1"/>
        </w:rPr>
      </w:r>
      <w:r w:rsidR="00541B78"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1</w:t>
      </w:r>
      <w:r w:rsidR="00541B78" w:rsidRPr="00603CE0">
        <w:rPr>
          <w:rFonts w:ascii="Times New Roman" w:hAnsi="Times New Roman"/>
          <w:color w:val="000000" w:themeColor="text1"/>
        </w:rPr>
        <w:fldChar w:fldCharType="end"/>
      </w:r>
      <w:r w:rsidR="00485308" w:rsidRPr="00603CE0">
        <w:rPr>
          <w:rFonts w:ascii="Times New Roman" w:hAnsi="Times New Roman"/>
          <w:color w:val="000000" w:themeColor="text1"/>
        </w:rPr>
        <w:t>)</w:t>
      </w:r>
      <w:r w:rsidR="005B2F84" w:rsidRPr="00603CE0">
        <w:rPr>
          <w:rFonts w:ascii="Times New Roman" w:hAnsi="Times New Roman"/>
          <w:color w:val="000000" w:themeColor="text1"/>
        </w:rPr>
        <w:t xml:space="preserve">. </w:t>
      </w:r>
      <w:r w:rsidR="006A6E0B" w:rsidRPr="00603CE0">
        <w:rPr>
          <w:rFonts w:ascii="Times New Roman" w:hAnsi="Times New Roman"/>
          <w:color w:val="000000" w:themeColor="text1"/>
        </w:rPr>
        <w:t xml:space="preserve">In particular, </w:t>
      </w:r>
      <w:r w:rsidR="004B2ADD" w:rsidRPr="00603CE0">
        <w:rPr>
          <w:rFonts w:ascii="Times New Roman" w:hAnsi="Times New Roman"/>
          <w:color w:val="000000" w:themeColor="text1"/>
        </w:rPr>
        <w:t xml:space="preserve">GISP </w:t>
      </w:r>
      <w:r w:rsidR="005363AF" w:rsidRPr="00603CE0">
        <w:rPr>
          <w:rFonts w:ascii="Times New Roman" w:hAnsi="Times New Roman"/>
          <w:color w:val="000000" w:themeColor="text1"/>
        </w:rPr>
        <w:t>had</w:t>
      </w:r>
      <w:r w:rsidR="00502125" w:rsidRPr="00603CE0">
        <w:rPr>
          <w:rFonts w:ascii="Times New Roman" w:hAnsi="Times New Roman"/>
          <w:color w:val="000000" w:themeColor="text1"/>
        </w:rPr>
        <w:t xml:space="preserve"> </w:t>
      </w:r>
      <w:r w:rsidR="00391359" w:rsidRPr="00603CE0">
        <w:rPr>
          <w:rFonts w:ascii="Times New Roman" w:hAnsi="Times New Roman"/>
          <w:color w:val="000000" w:themeColor="text1"/>
        </w:rPr>
        <w:t xml:space="preserve">the </w:t>
      </w:r>
      <w:r w:rsidR="00AE307A" w:rsidRPr="00603CE0">
        <w:rPr>
          <w:rFonts w:ascii="Times New Roman" w:hAnsi="Times New Roman"/>
          <w:color w:val="000000" w:themeColor="text1"/>
        </w:rPr>
        <w:t>low</w:t>
      </w:r>
      <w:r w:rsidR="00391359" w:rsidRPr="00603CE0">
        <w:rPr>
          <w:rFonts w:ascii="Times New Roman" w:hAnsi="Times New Roman"/>
          <w:color w:val="000000" w:themeColor="text1"/>
        </w:rPr>
        <w:t>est</w:t>
      </w:r>
      <w:r w:rsidR="00AE307A" w:rsidRPr="00603CE0">
        <w:rPr>
          <w:rFonts w:ascii="Times New Roman" w:hAnsi="Times New Roman"/>
          <w:color w:val="000000" w:themeColor="text1"/>
        </w:rPr>
        <w:t xml:space="preserve"> </w:t>
      </w:r>
      <w:r w:rsidR="00051FBB" w:rsidRPr="00603CE0">
        <w:rPr>
          <w:rFonts w:ascii="Times New Roman" w:hAnsi="Times New Roman"/>
          <w:color w:val="000000" w:themeColor="text1"/>
        </w:rPr>
        <w:t xml:space="preserve">treatment </w:t>
      </w:r>
      <w:r w:rsidR="00AE307A" w:rsidRPr="00603CE0">
        <w:rPr>
          <w:rFonts w:ascii="Times New Roman" w:hAnsi="Times New Roman"/>
          <w:color w:val="000000" w:themeColor="text1"/>
        </w:rPr>
        <w:t>failure rate</w:t>
      </w:r>
      <w:r w:rsidR="000E787D" w:rsidRPr="00603CE0">
        <w:rPr>
          <w:rFonts w:ascii="Times New Roman" w:hAnsi="Times New Roman"/>
          <w:color w:val="000000" w:themeColor="text1"/>
        </w:rPr>
        <w:t xml:space="preserve"> </w:t>
      </w:r>
      <w:r w:rsidR="00AE307A" w:rsidRPr="00603CE0">
        <w:rPr>
          <w:rFonts w:ascii="Times New Roman" w:hAnsi="Times New Roman"/>
          <w:color w:val="000000" w:themeColor="text1"/>
        </w:rPr>
        <w:t xml:space="preserve">but </w:t>
      </w:r>
      <w:r w:rsidR="0089119A" w:rsidRPr="00603CE0">
        <w:rPr>
          <w:rFonts w:ascii="Times New Roman" w:hAnsi="Times New Roman"/>
          <w:color w:val="000000" w:themeColor="text1"/>
        </w:rPr>
        <w:t xml:space="preserve">the </w:t>
      </w:r>
      <w:r w:rsidR="00AE307A" w:rsidRPr="00603CE0">
        <w:rPr>
          <w:rFonts w:ascii="Times New Roman" w:hAnsi="Times New Roman"/>
          <w:color w:val="000000" w:themeColor="text1"/>
        </w:rPr>
        <w:t>high</w:t>
      </w:r>
      <w:r w:rsidR="00D00D3E" w:rsidRPr="00603CE0">
        <w:rPr>
          <w:rFonts w:ascii="Times New Roman" w:hAnsi="Times New Roman"/>
          <w:color w:val="000000" w:themeColor="text1"/>
        </w:rPr>
        <w:t>e</w:t>
      </w:r>
      <w:r w:rsidR="0089119A" w:rsidRPr="00603CE0">
        <w:rPr>
          <w:rFonts w:ascii="Times New Roman" w:hAnsi="Times New Roman"/>
          <w:color w:val="000000" w:themeColor="text1"/>
        </w:rPr>
        <w:t>st</w:t>
      </w:r>
      <w:r w:rsidR="00AE307A" w:rsidRPr="00603CE0">
        <w:rPr>
          <w:rFonts w:ascii="Times New Roman" w:hAnsi="Times New Roman"/>
          <w:color w:val="000000" w:themeColor="text1"/>
        </w:rPr>
        <w:t xml:space="preserve"> use of ertapenem</w:t>
      </w:r>
      <w:r w:rsidR="00D76041" w:rsidRPr="00603CE0">
        <w:rPr>
          <w:rFonts w:ascii="Times New Roman" w:hAnsi="Times New Roman"/>
          <w:color w:val="000000" w:themeColor="text1"/>
        </w:rPr>
        <w:t xml:space="preserve"> (see </w:t>
      </w:r>
      <w:r w:rsidR="00D76041" w:rsidRPr="00603CE0">
        <w:rPr>
          <w:rFonts w:ascii="Times New Roman" w:hAnsi="Times New Roman"/>
          <w:color w:val="000000" w:themeColor="text1"/>
        </w:rPr>
        <w:fldChar w:fldCharType="begin"/>
      </w:r>
      <w:r w:rsidR="00D76041" w:rsidRPr="00603CE0">
        <w:rPr>
          <w:rFonts w:ascii="Times New Roman" w:hAnsi="Times New Roman"/>
          <w:color w:val="000000" w:themeColor="text1"/>
        </w:rPr>
        <w:instrText xml:space="preserve"> REF _Ref191902474 \h </w:instrText>
      </w:r>
      <w:r w:rsidR="0088112B" w:rsidRPr="00603CE0">
        <w:rPr>
          <w:rFonts w:ascii="Times New Roman" w:hAnsi="Times New Roman"/>
          <w:color w:val="000000" w:themeColor="text1"/>
        </w:rPr>
        <w:instrText xml:space="preserve"> \* MERGEFORMAT </w:instrText>
      </w:r>
      <w:r w:rsidR="00D76041" w:rsidRPr="00603CE0">
        <w:rPr>
          <w:rFonts w:ascii="Times New Roman" w:hAnsi="Times New Roman"/>
          <w:color w:val="000000" w:themeColor="text1"/>
        </w:rPr>
      </w:r>
      <w:r w:rsidR="00D76041"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1</w:t>
      </w:r>
      <w:r w:rsidR="00D76041" w:rsidRPr="00603CE0">
        <w:rPr>
          <w:rFonts w:ascii="Times New Roman" w:hAnsi="Times New Roman"/>
          <w:color w:val="000000" w:themeColor="text1"/>
        </w:rPr>
        <w:fldChar w:fldCharType="end"/>
      </w:r>
      <w:r w:rsidR="00D76041" w:rsidRPr="00603CE0">
        <w:rPr>
          <w:rFonts w:ascii="Times New Roman" w:hAnsi="Times New Roman"/>
          <w:color w:val="000000" w:themeColor="text1"/>
        </w:rPr>
        <w:t>)</w:t>
      </w:r>
      <w:r w:rsidR="00AE307A" w:rsidRPr="00603CE0">
        <w:rPr>
          <w:rFonts w:ascii="Times New Roman" w:hAnsi="Times New Roman"/>
          <w:color w:val="000000" w:themeColor="text1"/>
        </w:rPr>
        <w:t>.</w:t>
      </w:r>
      <w:r w:rsidR="00554B76" w:rsidRPr="00603CE0">
        <w:rPr>
          <w:rFonts w:ascii="Times New Roman" w:hAnsi="Times New Roman"/>
          <w:color w:val="000000" w:themeColor="text1"/>
        </w:rPr>
        <w:t xml:space="preserve"> </w:t>
      </w:r>
      <w:r w:rsidR="00E0096B" w:rsidRPr="00603CE0">
        <w:rPr>
          <w:rFonts w:ascii="Times New Roman" w:hAnsi="Times New Roman"/>
          <w:color w:val="000000" w:themeColor="text1"/>
        </w:rPr>
        <w:t>D</w:t>
      </w:r>
      <w:r w:rsidR="002D7EC9" w:rsidRPr="00603CE0">
        <w:rPr>
          <w:rFonts w:ascii="Times New Roman" w:hAnsi="Times New Roman"/>
          <w:color w:val="000000" w:themeColor="text1"/>
        </w:rPr>
        <w:t xml:space="preserve">ifferences among the </w:t>
      </w:r>
      <w:r w:rsidR="00AC0338" w:rsidRPr="00603CE0">
        <w:rPr>
          <w:rFonts w:ascii="Times New Roman" w:hAnsi="Times New Roman"/>
          <w:color w:val="000000" w:themeColor="text1"/>
        </w:rPr>
        <w:t xml:space="preserve">strategies </w:t>
      </w:r>
      <w:r w:rsidR="002D7EC9" w:rsidRPr="00603CE0">
        <w:rPr>
          <w:rFonts w:ascii="Times New Roman" w:hAnsi="Times New Roman"/>
          <w:color w:val="000000" w:themeColor="text1"/>
        </w:rPr>
        <w:t xml:space="preserve">can be further illuminated by </w:t>
      </w:r>
      <w:r w:rsidR="00E15FDD" w:rsidRPr="00603CE0">
        <w:rPr>
          <w:rFonts w:ascii="Times New Roman" w:hAnsi="Times New Roman"/>
          <w:color w:val="000000" w:themeColor="text1"/>
        </w:rPr>
        <w:t>examining t</w:t>
      </w:r>
      <w:r w:rsidR="00BE7D7B" w:rsidRPr="00603CE0">
        <w:rPr>
          <w:rFonts w:ascii="Times New Roman" w:hAnsi="Times New Roman"/>
          <w:color w:val="000000" w:themeColor="text1"/>
        </w:rPr>
        <w:t>rends over time</w:t>
      </w:r>
      <w:r w:rsidR="005B2F84" w:rsidRPr="00603CE0">
        <w:rPr>
          <w:rFonts w:ascii="Times New Roman" w:hAnsi="Times New Roman"/>
          <w:color w:val="000000" w:themeColor="text1"/>
        </w:rPr>
        <w:t xml:space="preserve"> </w:t>
      </w:r>
      <w:r w:rsidR="00514FCF" w:rsidRPr="00603CE0">
        <w:rPr>
          <w:rFonts w:ascii="Times New Roman" w:hAnsi="Times New Roman"/>
          <w:color w:val="000000" w:themeColor="text1"/>
        </w:rPr>
        <w:t>(</w:t>
      </w:r>
      <w:r w:rsidR="00F916B0" w:rsidRPr="00603CE0">
        <w:rPr>
          <w:rFonts w:ascii="Times New Roman" w:hAnsi="Times New Roman"/>
          <w:color w:val="000000" w:themeColor="text1"/>
        </w:rPr>
        <w:fldChar w:fldCharType="begin"/>
      </w:r>
      <w:r w:rsidR="00F916B0" w:rsidRPr="00603CE0">
        <w:rPr>
          <w:rFonts w:ascii="Times New Roman" w:hAnsi="Times New Roman"/>
          <w:color w:val="000000" w:themeColor="text1"/>
        </w:rPr>
        <w:instrText xml:space="preserve"> REF _Ref172713109 \h </w:instrText>
      </w:r>
      <w:r w:rsidR="00E30F3C" w:rsidRPr="00603CE0">
        <w:rPr>
          <w:rFonts w:ascii="Times New Roman" w:hAnsi="Times New Roman"/>
          <w:color w:val="000000" w:themeColor="text1"/>
        </w:rPr>
        <w:instrText xml:space="preserve"> \* MERGEFORMAT </w:instrText>
      </w:r>
      <w:r w:rsidR="00F916B0" w:rsidRPr="00603CE0">
        <w:rPr>
          <w:rFonts w:ascii="Times New Roman" w:hAnsi="Times New Roman"/>
          <w:color w:val="000000" w:themeColor="text1"/>
        </w:rPr>
      </w:r>
      <w:r w:rsidR="00F916B0"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4</w:t>
      </w:r>
      <w:r w:rsidR="00F916B0" w:rsidRPr="00603CE0">
        <w:rPr>
          <w:rFonts w:ascii="Times New Roman" w:hAnsi="Times New Roman"/>
          <w:color w:val="000000" w:themeColor="text1"/>
        </w:rPr>
        <w:fldChar w:fldCharType="end"/>
      </w:r>
      <w:r w:rsidR="001201CD" w:rsidRPr="00603CE0">
        <w:rPr>
          <w:rFonts w:ascii="Times New Roman" w:hAnsi="Times New Roman"/>
          <w:color w:val="000000" w:themeColor="text1"/>
        </w:rPr>
        <w:t>)</w:t>
      </w:r>
      <w:r w:rsidR="00BE7D7B" w:rsidRPr="00603CE0">
        <w:rPr>
          <w:rFonts w:ascii="Times New Roman" w:hAnsi="Times New Roman"/>
          <w:color w:val="000000" w:themeColor="text1"/>
        </w:rPr>
        <w:t xml:space="preserve">. </w:t>
      </w:r>
      <w:r w:rsidR="00C37734" w:rsidRPr="00603CE0">
        <w:rPr>
          <w:rFonts w:ascii="Times New Roman" w:hAnsi="Times New Roman"/>
          <w:color w:val="000000" w:themeColor="text1"/>
        </w:rPr>
        <w:t xml:space="preserve">Under </w:t>
      </w:r>
      <w:r w:rsidR="00261C36" w:rsidRPr="00603CE0">
        <w:rPr>
          <w:rFonts w:ascii="Times New Roman" w:hAnsi="Times New Roman"/>
          <w:color w:val="000000" w:themeColor="text1"/>
        </w:rPr>
        <w:t>GISP</w:t>
      </w:r>
      <w:r w:rsidR="00C37734" w:rsidRPr="00603CE0">
        <w:rPr>
          <w:rFonts w:ascii="Times New Roman" w:hAnsi="Times New Roman"/>
          <w:color w:val="000000" w:themeColor="text1"/>
        </w:rPr>
        <w:t xml:space="preserve">, </w:t>
      </w:r>
      <w:r w:rsidR="0083713A" w:rsidRPr="00603CE0">
        <w:rPr>
          <w:rFonts w:ascii="Times New Roman" w:hAnsi="Times New Roman"/>
          <w:color w:val="000000" w:themeColor="text1"/>
        </w:rPr>
        <w:t xml:space="preserve">the </w:t>
      </w:r>
      <w:del w:id="184" w:author="Ekanayake-Weber, Marcy" w:date="2026-02-18T09:04:00Z" w16du:dateUtc="2026-02-18T14:04:00Z">
        <w:r w:rsidR="00435077" w:rsidRPr="00603CE0" w:rsidDel="008E07F3">
          <w:rPr>
            <w:rFonts w:ascii="Times New Roman" w:hAnsi="Times New Roman"/>
            <w:color w:val="000000" w:themeColor="text1"/>
          </w:rPr>
          <w:delText xml:space="preserve">number </w:delText>
        </w:r>
      </w:del>
      <w:ins w:id="185" w:author="Ekanayake-Weber, Marcy" w:date="2026-02-18T09:04:00Z" w16du:dateUtc="2026-02-18T14:04:00Z">
        <w:r w:rsidR="008E07F3">
          <w:rPr>
            <w:rFonts w:ascii="Times New Roman" w:hAnsi="Times New Roman"/>
            <w:color w:val="000000" w:themeColor="text1"/>
          </w:rPr>
          <w:t>incidence</w:t>
        </w:r>
        <w:r w:rsidR="008E07F3" w:rsidRPr="00603CE0">
          <w:rPr>
            <w:rFonts w:ascii="Times New Roman" w:hAnsi="Times New Roman"/>
            <w:color w:val="000000" w:themeColor="text1"/>
          </w:rPr>
          <w:t xml:space="preserve"> </w:t>
        </w:r>
      </w:ins>
      <w:r w:rsidR="00435077" w:rsidRPr="00603CE0">
        <w:rPr>
          <w:rFonts w:ascii="Times New Roman" w:hAnsi="Times New Roman"/>
          <w:color w:val="000000" w:themeColor="text1"/>
        </w:rPr>
        <w:t xml:space="preserve">of </w:t>
      </w:r>
      <w:commentRangeStart w:id="186"/>
      <w:del w:id="187" w:author="Ekanayake-Weber, Marcy" w:date="2026-02-18T09:04:00Z" w16du:dateUtc="2026-02-18T14:04:00Z">
        <w:r w:rsidR="00B95B37" w:rsidRPr="00603CE0" w:rsidDel="008E07F3">
          <w:rPr>
            <w:rFonts w:ascii="Times New Roman" w:hAnsi="Times New Roman"/>
            <w:color w:val="000000" w:themeColor="text1"/>
          </w:rPr>
          <w:delText xml:space="preserve">detected </w:delText>
        </w:r>
      </w:del>
      <w:r w:rsidR="008278DA" w:rsidRPr="00603CE0">
        <w:rPr>
          <w:rFonts w:ascii="Times New Roman" w:hAnsi="Times New Roman"/>
          <w:color w:val="000000" w:themeColor="text1"/>
        </w:rPr>
        <w:t xml:space="preserve">gonorrhea </w:t>
      </w:r>
      <w:del w:id="188" w:author="Ekanayake-Weber, Marcy" w:date="2026-02-18T09:04:00Z" w16du:dateUtc="2026-02-18T14:04:00Z">
        <w:r w:rsidR="00435077" w:rsidRPr="00603CE0" w:rsidDel="008E07F3">
          <w:rPr>
            <w:rFonts w:ascii="Times New Roman" w:hAnsi="Times New Roman"/>
            <w:color w:val="000000" w:themeColor="text1"/>
          </w:rPr>
          <w:delText>case</w:delText>
        </w:r>
        <w:commentRangeEnd w:id="186"/>
        <w:r w:rsidR="002A0527" w:rsidRPr="00603CE0" w:rsidDel="008E07F3">
          <w:rPr>
            <w:rStyle w:val="CommentReference"/>
            <w:rFonts w:ascii="Times New Roman" w:hAnsi="Times New Roman"/>
            <w:color w:val="000000" w:themeColor="text1"/>
            <w:sz w:val="24"/>
            <w:szCs w:val="24"/>
          </w:rPr>
          <w:commentReference w:id="186"/>
        </w:r>
        <w:r w:rsidR="00435077" w:rsidRPr="00603CE0" w:rsidDel="008E07F3">
          <w:rPr>
            <w:rFonts w:ascii="Times New Roman" w:hAnsi="Times New Roman"/>
            <w:color w:val="000000" w:themeColor="text1"/>
          </w:rPr>
          <w:delText>s</w:delText>
        </w:r>
        <w:r w:rsidR="00E4073C" w:rsidRPr="00603CE0" w:rsidDel="008E07F3">
          <w:rPr>
            <w:rFonts w:ascii="Times New Roman" w:hAnsi="Times New Roman"/>
            <w:color w:val="000000" w:themeColor="text1"/>
          </w:rPr>
          <w:delText xml:space="preserve"> </w:delText>
        </w:r>
      </w:del>
      <w:ins w:id="189" w:author="Ekanayake-Weber, Marcy" w:date="2026-02-18T09:04:00Z" w16du:dateUtc="2026-02-18T14:04:00Z">
        <w:r w:rsidR="008E07F3">
          <w:rPr>
            <w:rFonts w:ascii="Times New Roman" w:hAnsi="Times New Roman"/>
            <w:color w:val="000000" w:themeColor="text1"/>
          </w:rPr>
          <w:t>infections (both detected and undetected)</w:t>
        </w:r>
        <w:r w:rsidR="008E07F3" w:rsidRPr="00603CE0">
          <w:rPr>
            <w:rFonts w:ascii="Times New Roman" w:hAnsi="Times New Roman"/>
            <w:color w:val="000000" w:themeColor="text1"/>
          </w:rPr>
          <w:t xml:space="preserve"> </w:t>
        </w:r>
      </w:ins>
      <w:r w:rsidR="00C37734" w:rsidRPr="00603CE0">
        <w:rPr>
          <w:rFonts w:ascii="Times New Roman" w:hAnsi="Times New Roman"/>
          <w:color w:val="000000" w:themeColor="text1"/>
        </w:rPr>
        <w:t>remain</w:t>
      </w:r>
      <w:r w:rsidR="00513CCE" w:rsidRPr="00603CE0">
        <w:rPr>
          <w:rFonts w:ascii="Times New Roman" w:hAnsi="Times New Roman"/>
          <w:color w:val="000000" w:themeColor="text1"/>
        </w:rPr>
        <w:t>ed</w:t>
      </w:r>
      <w:r w:rsidR="00C37734" w:rsidRPr="00603CE0">
        <w:rPr>
          <w:rFonts w:ascii="Times New Roman" w:hAnsi="Times New Roman"/>
          <w:color w:val="000000" w:themeColor="text1"/>
        </w:rPr>
        <w:t xml:space="preserve"> </w:t>
      </w:r>
      <w:r w:rsidR="00EC4145" w:rsidRPr="00603CE0">
        <w:rPr>
          <w:rFonts w:ascii="Times New Roman" w:hAnsi="Times New Roman"/>
          <w:color w:val="000000" w:themeColor="text1"/>
        </w:rPr>
        <w:t>stable</w:t>
      </w:r>
      <w:r w:rsidR="00AC3B56" w:rsidRPr="00603CE0" w:rsidDel="00EC4145">
        <w:rPr>
          <w:rFonts w:ascii="Times New Roman" w:hAnsi="Times New Roman"/>
          <w:color w:val="000000" w:themeColor="text1"/>
        </w:rPr>
        <w:t xml:space="preserve">, </w:t>
      </w:r>
      <w:r w:rsidR="00AC3B56" w:rsidRPr="00603CE0">
        <w:rPr>
          <w:rFonts w:ascii="Times New Roman" w:hAnsi="Times New Roman"/>
          <w:color w:val="000000" w:themeColor="text1"/>
        </w:rPr>
        <w:t xml:space="preserve">although resistance to </w:t>
      </w:r>
      <w:r w:rsidR="009200B6" w:rsidRPr="00603CE0">
        <w:rPr>
          <w:rFonts w:ascii="Times New Roman" w:hAnsi="Times New Roman"/>
          <w:color w:val="000000" w:themeColor="text1"/>
        </w:rPr>
        <w:t xml:space="preserve">drug </w:t>
      </w:r>
      <w:r w:rsidR="00EC4145" w:rsidRPr="00603CE0">
        <w:rPr>
          <w:rFonts w:ascii="Times New Roman" w:hAnsi="Times New Roman"/>
          <w:color w:val="000000" w:themeColor="text1"/>
        </w:rPr>
        <w:t>A</w:t>
      </w:r>
      <w:r w:rsidR="009F6459" w:rsidRPr="00603CE0">
        <w:rPr>
          <w:rFonts w:ascii="Times New Roman" w:hAnsi="Times New Roman"/>
          <w:color w:val="000000" w:themeColor="text1"/>
        </w:rPr>
        <w:t xml:space="preserve"> </w:t>
      </w:r>
      <w:r w:rsidR="008E03CD" w:rsidRPr="00603CE0">
        <w:rPr>
          <w:rFonts w:ascii="Times New Roman" w:hAnsi="Times New Roman"/>
          <w:color w:val="000000" w:themeColor="text1"/>
        </w:rPr>
        <w:t>increased</w:t>
      </w:r>
      <w:r w:rsidR="00CC3662" w:rsidRPr="00603CE0">
        <w:rPr>
          <w:rFonts w:ascii="Times New Roman" w:hAnsi="Times New Roman"/>
          <w:color w:val="000000" w:themeColor="text1"/>
        </w:rPr>
        <w:t xml:space="preserve"> for all </w:t>
      </w:r>
      <w:r w:rsidR="00F87D4F" w:rsidRPr="00603CE0">
        <w:rPr>
          <w:rFonts w:ascii="Times New Roman" w:hAnsi="Times New Roman"/>
          <w:color w:val="000000" w:themeColor="text1"/>
        </w:rPr>
        <w:t xml:space="preserve">simulated </w:t>
      </w:r>
      <w:r w:rsidR="00CC3662" w:rsidRPr="00603CE0">
        <w:rPr>
          <w:rFonts w:ascii="Times New Roman" w:hAnsi="Times New Roman"/>
          <w:color w:val="000000" w:themeColor="text1"/>
        </w:rPr>
        <w:t>trajectories and resistance to</w:t>
      </w:r>
      <w:r w:rsidR="00EC4145" w:rsidRPr="00603CE0">
        <w:rPr>
          <w:rFonts w:ascii="Times New Roman" w:hAnsi="Times New Roman"/>
          <w:color w:val="000000" w:themeColor="text1"/>
        </w:rPr>
        <w:t xml:space="preserve"> </w:t>
      </w:r>
      <w:r w:rsidR="009200B6" w:rsidRPr="00603CE0">
        <w:rPr>
          <w:rFonts w:ascii="Times New Roman" w:hAnsi="Times New Roman"/>
          <w:color w:val="000000" w:themeColor="text1"/>
        </w:rPr>
        <w:t xml:space="preserve">drug </w:t>
      </w:r>
      <w:r w:rsidR="00E81E31" w:rsidRPr="00603CE0">
        <w:rPr>
          <w:rFonts w:ascii="Times New Roman" w:hAnsi="Times New Roman"/>
          <w:color w:val="000000" w:themeColor="text1"/>
        </w:rPr>
        <w:t xml:space="preserve">B </w:t>
      </w:r>
      <w:r w:rsidR="005B2F84" w:rsidRPr="00603CE0">
        <w:rPr>
          <w:rFonts w:ascii="Times New Roman" w:hAnsi="Times New Roman"/>
          <w:color w:val="000000" w:themeColor="text1"/>
        </w:rPr>
        <w:t xml:space="preserve">and </w:t>
      </w:r>
      <w:r w:rsidR="007D7ACB" w:rsidRPr="00603CE0">
        <w:rPr>
          <w:rFonts w:ascii="Times New Roman" w:hAnsi="Times New Roman"/>
          <w:color w:val="000000" w:themeColor="text1"/>
        </w:rPr>
        <w:t>multi</w:t>
      </w:r>
      <w:r w:rsidR="00683947" w:rsidRPr="00603CE0">
        <w:rPr>
          <w:rFonts w:ascii="Times New Roman" w:hAnsi="Times New Roman"/>
          <w:color w:val="000000" w:themeColor="text1"/>
        </w:rPr>
        <w:t xml:space="preserve">drug </w:t>
      </w:r>
      <w:r w:rsidR="007D7ACB" w:rsidRPr="00603CE0">
        <w:rPr>
          <w:rFonts w:ascii="Times New Roman" w:hAnsi="Times New Roman"/>
          <w:color w:val="000000" w:themeColor="text1"/>
        </w:rPr>
        <w:t>resistance</w:t>
      </w:r>
      <w:r w:rsidR="005B2F84" w:rsidRPr="00603CE0" w:rsidDel="00CC3662">
        <w:rPr>
          <w:rFonts w:ascii="Times New Roman" w:hAnsi="Times New Roman"/>
          <w:color w:val="000000" w:themeColor="text1"/>
        </w:rPr>
        <w:t xml:space="preserve"> </w:t>
      </w:r>
      <w:r w:rsidR="005B2F84" w:rsidRPr="00603CE0">
        <w:rPr>
          <w:rFonts w:ascii="Times New Roman" w:hAnsi="Times New Roman"/>
          <w:color w:val="000000" w:themeColor="text1"/>
        </w:rPr>
        <w:t>increase</w:t>
      </w:r>
      <w:r w:rsidR="00CC3662" w:rsidRPr="00603CE0">
        <w:rPr>
          <w:rFonts w:ascii="Times New Roman" w:hAnsi="Times New Roman"/>
          <w:color w:val="000000" w:themeColor="text1"/>
        </w:rPr>
        <w:t xml:space="preserve">d for </w:t>
      </w:r>
      <w:r w:rsidR="00AA6BA9" w:rsidRPr="00603CE0">
        <w:rPr>
          <w:rFonts w:ascii="Times New Roman" w:hAnsi="Times New Roman"/>
          <w:color w:val="000000" w:themeColor="text1"/>
        </w:rPr>
        <w:t>some trajectories</w:t>
      </w:r>
      <w:r w:rsidR="00523BF5" w:rsidRPr="00603CE0">
        <w:rPr>
          <w:rFonts w:ascii="Times New Roman" w:hAnsi="Times New Roman"/>
          <w:color w:val="000000" w:themeColor="text1"/>
        </w:rPr>
        <w:t xml:space="preserve"> (</w:t>
      </w:r>
      <w:r w:rsidR="00523BF5" w:rsidRPr="00603CE0">
        <w:rPr>
          <w:rFonts w:ascii="Times New Roman" w:hAnsi="Times New Roman"/>
          <w:color w:val="000000" w:themeColor="text1"/>
        </w:rPr>
        <w:fldChar w:fldCharType="begin"/>
      </w:r>
      <w:r w:rsidR="00523BF5" w:rsidRPr="00603CE0">
        <w:rPr>
          <w:rFonts w:ascii="Times New Roman" w:hAnsi="Times New Roman"/>
          <w:color w:val="000000" w:themeColor="text1"/>
        </w:rPr>
        <w:instrText xml:space="preserve"> REF _Ref172713109 \h  \* MERGEFORMAT </w:instrText>
      </w:r>
      <w:r w:rsidR="00523BF5" w:rsidRPr="00603CE0">
        <w:rPr>
          <w:rFonts w:ascii="Times New Roman" w:hAnsi="Times New Roman"/>
          <w:color w:val="000000" w:themeColor="text1"/>
        </w:rPr>
      </w:r>
      <w:r w:rsidR="00523BF5"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4</w:t>
      </w:r>
      <w:r w:rsidR="00523BF5" w:rsidRPr="00603CE0">
        <w:rPr>
          <w:rFonts w:ascii="Times New Roman" w:hAnsi="Times New Roman"/>
          <w:color w:val="000000" w:themeColor="text1"/>
        </w:rPr>
        <w:fldChar w:fldCharType="end"/>
      </w:r>
      <w:r w:rsidR="00A27A7A" w:rsidRPr="00603CE0">
        <w:rPr>
          <w:rFonts w:ascii="Times New Roman" w:hAnsi="Times New Roman"/>
          <w:color w:val="000000" w:themeColor="text1"/>
        </w:rPr>
        <w:t>, first column</w:t>
      </w:r>
      <w:r w:rsidR="00523BF5" w:rsidRPr="00603CE0">
        <w:rPr>
          <w:rFonts w:ascii="Times New Roman" w:hAnsi="Times New Roman"/>
          <w:color w:val="000000" w:themeColor="text1"/>
        </w:rPr>
        <w:t>)</w:t>
      </w:r>
      <w:r w:rsidR="00E81E31" w:rsidRPr="00603CE0">
        <w:rPr>
          <w:rFonts w:ascii="Times New Roman" w:hAnsi="Times New Roman"/>
          <w:color w:val="000000" w:themeColor="text1"/>
        </w:rPr>
        <w:t>.</w:t>
      </w:r>
      <w:r w:rsidR="00A87DFE" w:rsidRPr="00603CE0">
        <w:rPr>
          <w:rFonts w:ascii="Times New Roman" w:hAnsi="Times New Roman"/>
          <w:color w:val="000000" w:themeColor="text1"/>
        </w:rPr>
        <w:t xml:space="preserve"> </w:t>
      </w:r>
      <w:r w:rsidR="00EC54C4" w:rsidRPr="00603CE0">
        <w:rPr>
          <w:rFonts w:ascii="Times New Roman" w:hAnsi="Times New Roman"/>
          <w:color w:val="000000" w:themeColor="text1"/>
        </w:rPr>
        <w:t>F</w:t>
      </w:r>
      <w:r w:rsidR="004B330F" w:rsidRPr="00603CE0">
        <w:rPr>
          <w:rFonts w:ascii="Times New Roman" w:hAnsi="Times New Roman"/>
          <w:color w:val="000000" w:themeColor="text1"/>
        </w:rPr>
        <w:t xml:space="preserve">or some </w:t>
      </w:r>
      <w:r w:rsidR="009200B6" w:rsidRPr="00603CE0">
        <w:rPr>
          <w:rFonts w:ascii="Times New Roman" w:hAnsi="Times New Roman"/>
          <w:color w:val="000000" w:themeColor="text1"/>
        </w:rPr>
        <w:t>trajectories</w:t>
      </w:r>
      <w:r w:rsidR="004B330F" w:rsidRPr="00603CE0">
        <w:rPr>
          <w:rFonts w:ascii="Times New Roman" w:hAnsi="Times New Roman"/>
          <w:color w:val="000000" w:themeColor="text1"/>
        </w:rPr>
        <w:t xml:space="preserve"> </w:t>
      </w:r>
      <w:r w:rsidR="009200B6" w:rsidRPr="00603CE0">
        <w:rPr>
          <w:rFonts w:ascii="Times New Roman" w:hAnsi="Times New Roman"/>
          <w:color w:val="000000" w:themeColor="text1"/>
        </w:rPr>
        <w:t>where resistance to drug B peak</w:t>
      </w:r>
      <w:r w:rsidR="00CE57BC" w:rsidRPr="00603CE0">
        <w:rPr>
          <w:rFonts w:ascii="Times New Roman" w:hAnsi="Times New Roman"/>
          <w:color w:val="000000" w:themeColor="text1"/>
        </w:rPr>
        <w:t>ed</w:t>
      </w:r>
      <w:r w:rsidR="009200B6" w:rsidRPr="00603CE0">
        <w:rPr>
          <w:rFonts w:ascii="Times New Roman" w:hAnsi="Times New Roman"/>
          <w:color w:val="000000" w:themeColor="text1"/>
        </w:rPr>
        <w:t xml:space="preserve"> before drug X bec</w:t>
      </w:r>
      <w:r w:rsidR="00CE57BC" w:rsidRPr="00603CE0">
        <w:rPr>
          <w:rFonts w:ascii="Times New Roman" w:hAnsi="Times New Roman"/>
          <w:color w:val="000000" w:themeColor="text1"/>
        </w:rPr>
        <w:t>a</w:t>
      </w:r>
      <w:r w:rsidR="009200B6" w:rsidRPr="00603CE0">
        <w:rPr>
          <w:rFonts w:ascii="Times New Roman" w:hAnsi="Times New Roman"/>
          <w:color w:val="000000" w:themeColor="text1"/>
        </w:rPr>
        <w:t>me available, the GISP strategy result</w:t>
      </w:r>
      <w:r w:rsidR="00CE57BC" w:rsidRPr="00603CE0">
        <w:rPr>
          <w:rFonts w:ascii="Times New Roman" w:hAnsi="Times New Roman"/>
          <w:color w:val="000000" w:themeColor="text1"/>
        </w:rPr>
        <w:t>ed</w:t>
      </w:r>
      <w:r w:rsidR="009200B6" w:rsidRPr="00603CE0">
        <w:rPr>
          <w:rFonts w:ascii="Times New Roman" w:hAnsi="Times New Roman"/>
          <w:color w:val="000000" w:themeColor="text1"/>
        </w:rPr>
        <w:t xml:space="preserve"> in </w:t>
      </w:r>
      <w:r w:rsidR="00491793" w:rsidRPr="00603CE0">
        <w:rPr>
          <w:rFonts w:ascii="Times New Roman" w:hAnsi="Times New Roman"/>
          <w:color w:val="000000" w:themeColor="text1"/>
        </w:rPr>
        <w:t xml:space="preserve">high </w:t>
      </w:r>
      <w:r w:rsidR="00521676" w:rsidRPr="00603CE0">
        <w:rPr>
          <w:rFonts w:ascii="Times New Roman" w:hAnsi="Times New Roman"/>
          <w:color w:val="000000" w:themeColor="text1"/>
        </w:rPr>
        <w:t xml:space="preserve">use </w:t>
      </w:r>
      <w:r w:rsidR="00491793" w:rsidRPr="00603CE0">
        <w:rPr>
          <w:rFonts w:ascii="Times New Roman" w:hAnsi="Times New Roman"/>
          <w:color w:val="000000" w:themeColor="text1"/>
        </w:rPr>
        <w:t xml:space="preserve">of ertapenem </w:t>
      </w:r>
      <w:r w:rsidR="00832151" w:rsidRPr="00603CE0">
        <w:rPr>
          <w:rFonts w:ascii="Times New Roman" w:hAnsi="Times New Roman"/>
          <w:color w:val="000000" w:themeColor="text1"/>
        </w:rPr>
        <w:t>(</w:t>
      </w:r>
      <w:r w:rsidR="00F916B0" w:rsidRPr="00603CE0">
        <w:rPr>
          <w:rFonts w:ascii="Times New Roman" w:hAnsi="Times New Roman"/>
          <w:color w:val="000000" w:themeColor="text1"/>
        </w:rPr>
        <w:fldChar w:fldCharType="begin"/>
      </w:r>
      <w:r w:rsidR="00F916B0" w:rsidRPr="00603CE0">
        <w:rPr>
          <w:rFonts w:ascii="Times New Roman" w:hAnsi="Times New Roman"/>
          <w:color w:val="000000" w:themeColor="text1"/>
        </w:rPr>
        <w:instrText xml:space="preserve"> REF _Ref172713109 \h </w:instrText>
      </w:r>
      <w:r w:rsidR="00E30F3C" w:rsidRPr="00603CE0">
        <w:rPr>
          <w:rFonts w:ascii="Times New Roman" w:hAnsi="Times New Roman"/>
          <w:color w:val="000000" w:themeColor="text1"/>
        </w:rPr>
        <w:instrText xml:space="preserve"> \* MERGEFORMAT </w:instrText>
      </w:r>
      <w:r w:rsidR="00F916B0" w:rsidRPr="00603CE0">
        <w:rPr>
          <w:rFonts w:ascii="Times New Roman" w:hAnsi="Times New Roman"/>
          <w:color w:val="000000" w:themeColor="text1"/>
        </w:rPr>
      </w:r>
      <w:r w:rsidR="00F916B0"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4</w:t>
      </w:r>
      <w:r w:rsidR="00F916B0" w:rsidRPr="00603CE0">
        <w:rPr>
          <w:rFonts w:ascii="Times New Roman" w:hAnsi="Times New Roman"/>
          <w:color w:val="000000" w:themeColor="text1"/>
        </w:rPr>
        <w:fldChar w:fldCharType="end"/>
      </w:r>
      <w:r w:rsidR="00107696" w:rsidRPr="00603CE0">
        <w:rPr>
          <w:rFonts w:ascii="Times New Roman" w:hAnsi="Times New Roman"/>
          <w:color w:val="000000" w:themeColor="text1"/>
        </w:rPr>
        <w:t>U</w:t>
      </w:r>
      <w:r w:rsidR="00832151" w:rsidRPr="00603CE0">
        <w:rPr>
          <w:rFonts w:ascii="Times New Roman" w:hAnsi="Times New Roman"/>
          <w:color w:val="000000" w:themeColor="text1"/>
        </w:rPr>
        <w:t>).</w:t>
      </w:r>
      <w:r w:rsidR="009E583F" w:rsidRPr="00603CE0">
        <w:rPr>
          <w:rFonts w:ascii="Times New Roman" w:hAnsi="Times New Roman"/>
          <w:color w:val="000000" w:themeColor="text1"/>
        </w:rPr>
        <w:t xml:space="preserve"> </w:t>
      </w:r>
      <w:r w:rsidR="001C265C" w:rsidRPr="00603CE0">
        <w:rPr>
          <w:rFonts w:ascii="Times New Roman" w:hAnsi="Times New Roman"/>
          <w:color w:val="000000" w:themeColor="text1"/>
        </w:rPr>
        <w:t xml:space="preserve">Overall, GISP was successful at limiting the </w:t>
      </w:r>
      <w:r w:rsidR="00025814" w:rsidRPr="00603CE0">
        <w:rPr>
          <w:rFonts w:ascii="Times New Roman" w:hAnsi="Times New Roman"/>
          <w:color w:val="000000" w:themeColor="text1"/>
        </w:rPr>
        <w:t>number of AMR gonorrhea cases relative to the other strategies</w:t>
      </w:r>
      <w:r w:rsidR="00731513" w:rsidRPr="00603CE0">
        <w:rPr>
          <w:rFonts w:ascii="Times New Roman" w:hAnsi="Times New Roman"/>
          <w:color w:val="000000" w:themeColor="text1"/>
        </w:rPr>
        <w:t xml:space="preserve"> (</w:t>
      </w:r>
      <w:r w:rsidR="00731513" w:rsidRPr="00603CE0">
        <w:rPr>
          <w:rFonts w:ascii="Times New Roman" w:hAnsi="Times New Roman"/>
          <w:color w:val="000000" w:themeColor="text1"/>
        </w:rPr>
        <w:fldChar w:fldCharType="begin"/>
      </w:r>
      <w:r w:rsidR="00731513" w:rsidRPr="00603CE0">
        <w:rPr>
          <w:rFonts w:ascii="Times New Roman" w:hAnsi="Times New Roman"/>
          <w:color w:val="000000" w:themeColor="text1"/>
        </w:rPr>
        <w:instrText xml:space="preserve"> REF _Ref191902474 \h </w:instrText>
      </w:r>
      <w:r w:rsidR="00731513" w:rsidRPr="00603CE0">
        <w:rPr>
          <w:rFonts w:ascii="Times New Roman" w:hAnsi="Times New Roman"/>
          <w:color w:val="000000" w:themeColor="text1"/>
        </w:rPr>
      </w:r>
      <w:r w:rsidR="00731513" w:rsidRPr="00603CE0">
        <w:rPr>
          <w:rFonts w:ascii="Times New Roman" w:hAnsi="Times New Roman"/>
          <w:color w:val="000000" w:themeColor="text1"/>
        </w:rPr>
        <w:fldChar w:fldCharType="separate"/>
      </w:r>
      <w:r w:rsidR="00731513" w:rsidRPr="00603CE0">
        <w:rPr>
          <w:rFonts w:ascii="Times New Roman" w:hAnsi="Times New Roman"/>
          <w:color w:val="000000" w:themeColor="text1"/>
        </w:rPr>
        <w:t xml:space="preserve">Table </w:t>
      </w:r>
      <w:r w:rsidR="00731513" w:rsidRPr="00603CE0">
        <w:rPr>
          <w:rFonts w:ascii="Times New Roman" w:hAnsi="Times New Roman"/>
          <w:noProof/>
          <w:color w:val="000000" w:themeColor="text1"/>
        </w:rPr>
        <w:t>1</w:t>
      </w:r>
      <w:r w:rsidR="00731513" w:rsidRPr="00603CE0">
        <w:rPr>
          <w:rFonts w:ascii="Times New Roman" w:hAnsi="Times New Roman"/>
          <w:color w:val="000000" w:themeColor="text1"/>
        </w:rPr>
        <w:fldChar w:fldCharType="end"/>
      </w:r>
      <w:r w:rsidR="00731513" w:rsidRPr="00603CE0">
        <w:rPr>
          <w:rFonts w:ascii="Times New Roman" w:hAnsi="Times New Roman"/>
          <w:color w:val="000000" w:themeColor="text1"/>
        </w:rPr>
        <w:t>).</w:t>
      </w:r>
      <w:r w:rsidR="001C265C" w:rsidRPr="00603CE0">
        <w:rPr>
          <w:rFonts w:ascii="Times New Roman" w:hAnsi="Times New Roman"/>
          <w:color w:val="000000" w:themeColor="text1"/>
        </w:rPr>
        <w:t xml:space="preserve"> T</w:t>
      </w:r>
      <w:r w:rsidR="00D875E3" w:rsidRPr="00603CE0">
        <w:rPr>
          <w:rFonts w:ascii="Times New Roman" w:hAnsi="Times New Roman"/>
          <w:color w:val="000000" w:themeColor="text1"/>
        </w:rPr>
        <w:t xml:space="preserve">he </w:t>
      </w:r>
      <w:r w:rsidR="00B24CF6" w:rsidRPr="00603CE0">
        <w:rPr>
          <w:rFonts w:ascii="Times New Roman" w:hAnsi="Times New Roman"/>
          <w:color w:val="000000" w:themeColor="text1"/>
        </w:rPr>
        <w:t>RT</w:t>
      </w:r>
      <w:r w:rsidR="005B2F84" w:rsidRPr="00603CE0">
        <w:rPr>
          <w:rFonts w:ascii="Times New Roman" w:hAnsi="Times New Roman"/>
          <w:color w:val="000000" w:themeColor="text1"/>
        </w:rPr>
        <w:t xml:space="preserve"> </w:t>
      </w:r>
      <w:r w:rsidR="00D875E3" w:rsidRPr="00603CE0">
        <w:rPr>
          <w:rFonts w:ascii="Times New Roman" w:hAnsi="Times New Roman"/>
          <w:color w:val="000000" w:themeColor="text1"/>
        </w:rPr>
        <w:t>strategy</w:t>
      </w:r>
      <w:r w:rsidR="005B2F84" w:rsidRPr="00603CE0">
        <w:rPr>
          <w:rFonts w:ascii="Times New Roman" w:hAnsi="Times New Roman"/>
          <w:color w:val="000000" w:themeColor="text1"/>
        </w:rPr>
        <w:t xml:space="preserve"> </w:t>
      </w:r>
      <w:r w:rsidR="00CE57BC" w:rsidRPr="00603CE0">
        <w:rPr>
          <w:rFonts w:ascii="Times New Roman" w:hAnsi="Times New Roman"/>
          <w:color w:val="000000" w:themeColor="text1"/>
        </w:rPr>
        <w:t xml:space="preserve">was </w:t>
      </w:r>
      <w:r w:rsidR="005B2F84" w:rsidRPr="00603CE0">
        <w:rPr>
          <w:rFonts w:ascii="Times New Roman" w:hAnsi="Times New Roman"/>
          <w:color w:val="000000" w:themeColor="text1"/>
        </w:rPr>
        <w:t>not</w:t>
      </w:r>
      <w:r w:rsidR="00D95B5B" w:rsidRPr="00603CE0">
        <w:rPr>
          <w:rFonts w:ascii="Times New Roman" w:hAnsi="Times New Roman"/>
          <w:color w:val="000000" w:themeColor="text1"/>
        </w:rPr>
        <w:t xml:space="preserve"> </w:t>
      </w:r>
      <w:r w:rsidR="005B2F84" w:rsidRPr="00603CE0">
        <w:rPr>
          <w:rFonts w:ascii="Times New Roman" w:hAnsi="Times New Roman"/>
          <w:color w:val="000000" w:themeColor="text1"/>
        </w:rPr>
        <w:t>effective at limiting AMR</w:t>
      </w:r>
      <w:r w:rsidR="00851200" w:rsidRPr="00603CE0">
        <w:rPr>
          <w:rFonts w:ascii="Times New Roman" w:hAnsi="Times New Roman"/>
          <w:color w:val="000000" w:themeColor="text1"/>
        </w:rPr>
        <w:t xml:space="preserve">, and this is reflected in the </w:t>
      </w:r>
      <w:r w:rsidR="00D06725" w:rsidRPr="00603CE0">
        <w:rPr>
          <w:rFonts w:ascii="Times New Roman" w:hAnsi="Times New Roman"/>
          <w:color w:val="000000" w:themeColor="text1"/>
        </w:rPr>
        <w:t xml:space="preserve">exponential </w:t>
      </w:r>
      <w:r w:rsidR="00333606" w:rsidRPr="00603CE0">
        <w:rPr>
          <w:rFonts w:ascii="Times New Roman" w:hAnsi="Times New Roman"/>
          <w:color w:val="000000" w:themeColor="text1"/>
        </w:rPr>
        <w:t xml:space="preserve">growth </w:t>
      </w:r>
      <w:r w:rsidR="00D06725" w:rsidRPr="00603CE0">
        <w:rPr>
          <w:rFonts w:ascii="Times New Roman" w:hAnsi="Times New Roman"/>
          <w:color w:val="000000" w:themeColor="text1"/>
        </w:rPr>
        <w:t xml:space="preserve">of </w:t>
      </w:r>
      <w:r w:rsidR="00C26996" w:rsidRPr="00603CE0">
        <w:rPr>
          <w:rFonts w:ascii="Times New Roman" w:hAnsi="Times New Roman"/>
          <w:color w:val="000000" w:themeColor="text1"/>
        </w:rPr>
        <w:t>drug resistan</w:t>
      </w:r>
      <w:r w:rsidR="00A820B1" w:rsidRPr="00603CE0">
        <w:rPr>
          <w:rFonts w:ascii="Times New Roman" w:hAnsi="Times New Roman"/>
          <w:color w:val="000000" w:themeColor="text1"/>
        </w:rPr>
        <w:t xml:space="preserve">ce </w:t>
      </w:r>
      <w:r w:rsidR="00C26996" w:rsidRPr="00603CE0">
        <w:rPr>
          <w:rFonts w:ascii="Times New Roman" w:hAnsi="Times New Roman"/>
          <w:color w:val="000000" w:themeColor="text1"/>
        </w:rPr>
        <w:t xml:space="preserve">under this </w:t>
      </w:r>
      <w:r w:rsidR="00A820B1" w:rsidRPr="00603CE0">
        <w:rPr>
          <w:rFonts w:ascii="Times New Roman" w:hAnsi="Times New Roman"/>
          <w:color w:val="000000" w:themeColor="text1"/>
        </w:rPr>
        <w:t xml:space="preserve">strategy </w:t>
      </w:r>
      <w:r w:rsidR="000C1ADE" w:rsidRPr="00603CE0">
        <w:rPr>
          <w:rFonts w:ascii="Times New Roman" w:hAnsi="Times New Roman"/>
          <w:color w:val="000000" w:themeColor="text1"/>
        </w:rPr>
        <w:t>(</w:t>
      </w:r>
      <w:r w:rsidR="00F916B0" w:rsidRPr="00603CE0">
        <w:rPr>
          <w:rFonts w:ascii="Times New Roman" w:hAnsi="Times New Roman"/>
          <w:color w:val="000000" w:themeColor="text1"/>
        </w:rPr>
        <w:fldChar w:fldCharType="begin"/>
      </w:r>
      <w:r w:rsidR="00F916B0" w:rsidRPr="00603CE0">
        <w:rPr>
          <w:rFonts w:ascii="Times New Roman" w:hAnsi="Times New Roman"/>
          <w:color w:val="000000" w:themeColor="text1"/>
        </w:rPr>
        <w:instrText xml:space="preserve"> REF _Ref172713109 \h </w:instrText>
      </w:r>
      <w:r w:rsidR="00E30F3C" w:rsidRPr="00603CE0">
        <w:rPr>
          <w:rFonts w:ascii="Times New Roman" w:hAnsi="Times New Roman"/>
          <w:color w:val="000000" w:themeColor="text1"/>
        </w:rPr>
        <w:instrText xml:space="preserve"> \* MERGEFORMAT </w:instrText>
      </w:r>
      <w:r w:rsidR="00F916B0" w:rsidRPr="00603CE0">
        <w:rPr>
          <w:rFonts w:ascii="Times New Roman" w:hAnsi="Times New Roman"/>
          <w:color w:val="000000" w:themeColor="text1"/>
        </w:rPr>
      </w:r>
      <w:r w:rsidR="00F916B0"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4</w:t>
      </w:r>
      <w:r w:rsidR="00F916B0" w:rsidRPr="00603CE0">
        <w:rPr>
          <w:rFonts w:ascii="Times New Roman" w:hAnsi="Times New Roman"/>
          <w:color w:val="000000" w:themeColor="text1"/>
        </w:rPr>
        <w:fldChar w:fldCharType="end"/>
      </w:r>
      <w:r w:rsidR="000C1ADE" w:rsidRPr="00603CE0">
        <w:rPr>
          <w:rFonts w:ascii="Times New Roman" w:hAnsi="Times New Roman"/>
          <w:color w:val="000000" w:themeColor="text1"/>
        </w:rPr>
        <w:t xml:space="preserve">, </w:t>
      </w:r>
      <w:r w:rsidR="00C075A4" w:rsidRPr="00603CE0">
        <w:rPr>
          <w:rFonts w:ascii="Times New Roman" w:hAnsi="Times New Roman"/>
          <w:color w:val="000000" w:themeColor="text1"/>
        </w:rPr>
        <w:t xml:space="preserve">second </w:t>
      </w:r>
      <w:r w:rsidR="000C1ADE" w:rsidRPr="00603CE0">
        <w:rPr>
          <w:rFonts w:ascii="Times New Roman" w:hAnsi="Times New Roman"/>
          <w:color w:val="000000" w:themeColor="text1"/>
        </w:rPr>
        <w:t>column).</w:t>
      </w:r>
      <w:r w:rsidR="003B060F" w:rsidRPr="00603CE0">
        <w:rPr>
          <w:rFonts w:ascii="Times New Roman" w:hAnsi="Times New Roman"/>
          <w:color w:val="000000" w:themeColor="text1"/>
        </w:rPr>
        <w:t xml:space="preserve"> The </w:t>
      </w:r>
      <w:commentRangeStart w:id="190"/>
      <w:r w:rsidR="003B060F" w:rsidRPr="00603CE0">
        <w:rPr>
          <w:rFonts w:ascii="Times New Roman" w:hAnsi="Times New Roman"/>
          <w:color w:val="000000" w:themeColor="text1"/>
        </w:rPr>
        <w:t>cumulative</w:t>
      </w:r>
      <w:r w:rsidR="003069B5" w:rsidRPr="00603CE0">
        <w:rPr>
          <w:rFonts w:ascii="Times New Roman" w:hAnsi="Times New Roman"/>
          <w:color w:val="000000" w:themeColor="text1"/>
        </w:rPr>
        <w:t xml:space="preserve"> incidence of AMR gonorrhea</w:t>
      </w:r>
      <w:ins w:id="191" w:author="Ekanayake-Weber, Marcy" w:date="2026-02-18T09:05:00Z" w16du:dateUtc="2026-02-18T14:05:00Z">
        <w:r w:rsidR="00081BB6">
          <w:rPr>
            <w:rFonts w:ascii="Times New Roman" w:hAnsi="Times New Roman"/>
            <w:color w:val="000000" w:themeColor="text1"/>
          </w:rPr>
          <w:t xml:space="preserve"> (both detected and undetected)</w:t>
        </w:r>
      </w:ins>
      <w:r w:rsidR="003069B5" w:rsidRPr="00603CE0">
        <w:rPr>
          <w:rFonts w:ascii="Times New Roman" w:hAnsi="Times New Roman"/>
          <w:color w:val="000000" w:themeColor="text1"/>
        </w:rPr>
        <w:t xml:space="preserve"> </w:t>
      </w:r>
      <w:commentRangeEnd w:id="190"/>
      <w:r w:rsidR="000F103E" w:rsidRPr="00603CE0">
        <w:rPr>
          <w:rStyle w:val="CommentReference"/>
          <w:rFonts w:ascii="Times New Roman" w:hAnsi="Times New Roman"/>
          <w:color w:val="000000" w:themeColor="text1"/>
          <w:sz w:val="24"/>
          <w:szCs w:val="24"/>
        </w:rPr>
        <w:commentReference w:id="190"/>
      </w:r>
      <w:r w:rsidR="003069B5" w:rsidRPr="00603CE0">
        <w:rPr>
          <w:rFonts w:ascii="Times New Roman" w:hAnsi="Times New Roman"/>
          <w:color w:val="000000" w:themeColor="text1"/>
        </w:rPr>
        <w:t>was more than 3</w:t>
      </w:r>
      <w:r w:rsidR="00B04961">
        <w:rPr>
          <w:rFonts w:ascii="Times New Roman" w:hAnsi="Times New Roman"/>
          <w:color w:val="000000" w:themeColor="text1"/>
        </w:rPr>
        <w:t xml:space="preserve"> times</w:t>
      </w:r>
      <w:r w:rsidR="003174BF" w:rsidRPr="00603CE0">
        <w:rPr>
          <w:rFonts w:ascii="Times New Roman" w:hAnsi="Times New Roman"/>
          <w:color w:val="000000" w:themeColor="text1"/>
        </w:rPr>
        <w:t xml:space="preserve"> higher under RT</w:t>
      </w:r>
      <w:r w:rsidR="003069B5" w:rsidRPr="00603CE0">
        <w:rPr>
          <w:rFonts w:ascii="Times New Roman" w:hAnsi="Times New Roman"/>
          <w:color w:val="000000" w:themeColor="text1"/>
        </w:rPr>
        <w:t xml:space="preserve"> than under GISP</w:t>
      </w:r>
      <w:r w:rsidR="003174BF" w:rsidRPr="00603CE0">
        <w:rPr>
          <w:rFonts w:ascii="Times New Roman" w:hAnsi="Times New Roman"/>
          <w:color w:val="000000" w:themeColor="text1"/>
        </w:rPr>
        <w:t xml:space="preserve"> (</w:t>
      </w:r>
      <w:r w:rsidR="003174BF" w:rsidRPr="00603CE0">
        <w:rPr>
          <w:rFonts w:ascii="Times New Roman" w:hAnsi="Times New Roman"/>
          <w:color w:val="000000" w:themeColor="text1"/>
        </w:rPr>
        <w:fldChar w:fldCharType="begin"/>
      </w:r>
      <w:r w:rsidR="003174BF" w:rsidRPr="00603CE0">
        <w:rPr>
          <w:rFonts w:ascii="Times New Roman" w:hAnsi="Times New Roman"/>
          <w:color w:val="000000" w:themeColor="text1"/>
        </w:rPr>
        <w:instrText xml:space="preserve"> REF _Ref191902474 \h </w:instrText>
      </w:r>
      <w:r w:rsidR="003174BF" w:rsidRPr="00603CE0">
        <w:rPr>
          <w:rFonts w:ascii="Times New Roman" w:hAnsi="Times New Roman"/>
          <w:color w:val="000000" w:themeColor="text1"/>
        </w:rPr>
      </w:r>
      <w:r w:rsidR="003174BF" w:rsidRPr="00603CE0">
        <w:rPr>
          <w:rFonts w:ascii="Times New Roman" w:hAnsi="Times New Roman"/>
          <w:color w:val="000000" w:themeColor="text1"/>
        </w:rPr>
        <w:fldChar w:fldCharType="separate"/>
      </w:r>
      <w:r w:rsidR="003174BF" w:rsidRPr="00603CE0">
        <w:rPr>
          <w:rFonts w:ascii="Times New Roman" w:hAnsi="Times New Roman"/>
          <w:color w:val="000000" w:themeColor="text1"/>
        </w:rPr>
        <w:t xml:space="preserve">Table </w:t>
      </w:r>
      <w:r w:rsidR="003174BF" w:rsidRPr="00603CE0">
        <w:rPr>
          <w:rFonts w:ascii="Times New Roman" w:hAnsi="Times New Roman"/>
          <w:noProof/>
          <w:color w:val="000000" w:themeColor="text1"/>
        </w:rPr>
        <w:t>1</w:t>
      </w:r>
      <w:r w:rsidR="003174BF" w:rsidRPr="00603CE0">
        <w:rPr>
          <w:rFonts w:ascii="Times New Roman" w:hAnsi="Times New Roman"/>
          <w:color w:val="000000" w:themeColor="text1"/>
        </w:rPr>
        <w:fldChar w:fldCharType="end"/>
      </w:r>
      <w:r w:rsidR="003174BF" w:rsidRPr="00603CE0">
        <w:rPr>
          <w:rFonts w:ascii="Times New Roman" w:hAnsi="Times New Roman"/>
          <w:color w:val="000000" w:themeColor="text1"/>
        </w:rPr>
        <w:t>)</w:t>
      </w:r>
      <w:r w:rsidR="003069B5" w:rsidRPr="00603CE0">
        <w:rPr>
          <w:rFonts w:ascii="Times New Roman" w:hAnsi="Times New Roman"/>
          <w:color w:val="000000" w:themeColor="text1"/>
        </w:rPr>
        <w:t>.</w:t>
      </w:r>
      <w:r w:rsidR="00832151" w:rsidRPr="00603CE0">
        <w:rPr>
          <w:rFonts w:ascii="Times New Roman" w:hAnsi="Times New Roman"/>
          <w:color w:val="000000" w:themeColor="text1"/>
        </w:rPr>
        <w:t xml:space="preserve"> </w:t>
      </w:r>
      <w:r w:rsidR="00F3187F" w:rsidRPr="00603CE0">
        <w:rPr>
          <w:rFonts w:ascii="Times New Roman" w:hAnsi="Times New Roman"/>
          <w:color w:val="000000" w:themeColor="text1"/>
        </w:rPr>
        <w:t xml:space="preserve">The </w:t>
      </w:r>
      <w:r w:rsidR="00832151" w:rsidRPr="00603CE0">
        <w:rPr>
          <w:rFonts w:ascii="Times New Roman" w:hAnsi="Times New Roman"/>
          <w:color w:val="000000" w:themeColor="text1"/>
        </w:rPr>
        <w:t>RT</w:t>
      </w:r>
      <w:r w:rsidR="00F3187F" w:rsidRPr="00603CE0">
        <w:rPr>
          <w:rFonts w:ascii="Times New Roman" w:hAnsi="Times New Roman"/>
          <w:color w:val="000000" w:themeColor="text1"/>
        </w:rPr>
        <w:t xml:space="preserve"> strategy</w:t>
      </w:r>
      <w:r w:rsidR="00832151" w:rsidRPr="00603CE0">
        <w:rPr>
          <w:rFonts w:ascii="Times New Roman" w:hAnsi="Times New Roman"/>
          <w:color w:val="000000" w:themeColor="text1"/>
        </w:rPr>
        <w:t xml:space="preserve"> also result</w:t>
      </w:r>
      <w:r w:rsidR="00CE57BC" w:rsidRPr="00603CE0">
        <w:rPr>
          <w:rFonts w:ascii="Times New Roman" w:hAnsi="Times New Roman"/>
          <w:color w:val="000000" w:themeColor="text1"/>
        </w:rPr>
        <w:t>ed</w:t>
      </w:r>
      <w:r w:rsidR="00832151" w:rsidRPr="00603CE0">
        <w:rPr>
          <w:rFonts w:ascii="Times New Roman" w:hAnsi="Times New Roman"/>
          <w:color w:val="000000" w:themeColor="text1"/>
        </w:rPr>
        <w:t xml:space="preserve"> in </w:t>
      </w:r>
      <w:r w:rsidR="00CE09DE" w:rsidRPr="00603CE0">
        <w:rPr>
          <w:rFonts w:ascii="Times New Roman" w:hAnsi="Times New Roman"/>
          <w:color w:val="000000" w:themeColor="text1"/>
        </w:rPr>
        <w:t xml:space="preserve">high </w:t>
      </w:r>
      <w:r w:rsidR="00521676" w:rsidRPr="00603CE0">
        <w:rPr>
          <w:rFonts w:ascii="Times New Roman" w:hAnsi="Times New Roman"/>
          <w:color w:val="000000" w:themeColor="text1"/>
        </w:rPr>
        <w:t xml:space="preserve">use </w:t>
      </w:r>
      <w:r w:rsidR="00CE09DE" w:rsidRPr="00603CE0">
        <w:rPr>
          <w:rFonts w:ascii="Times New Roman" w:hAnsi="Times New Roman"/>
          <w:color w:val="000000" w:themeColor="text1"/>
        </w:rPr>
        <w:t>of ertapenem</w:t>
      </w:r>
      <w:r w:rsidR="00F8198D" w:rsidRPr="00603CE0">
        <w:rPr>
          <w:rFonts w:ascii="Times New Roman" w:hAnsi="Times New Roman"/>
          <w:color w:val="000000" w:themeColor="text1"/>
        </w:rPr>
        <w:t xml:space="preserve"> </w:t>
      </w:r>
      <w:r w:rsidR="00A71F87" w:rsidRPr="00603CE0">
        <w:rPr>
          <w:rFonts w:ascii="Times New Roman" w:hAnsi="Times New Roman"/>
          <w:color w:val="000000" w:themeColor="text1"/>
        </w:rPr>
        <w:t>in the years</w:t>
      </w:r>
      <w:r w:rsidR="00BD58A1" w:rsidRPr="00603CE0">
        <w:rPr>
          <w:rFonts w:ascii="Times New Roman" w:hAnsi="Times New Roman"/>
          <w:color w:val="000000" w:themeColor="text1"/>
        </w:rPr>
        <w:t xml:space="preserve"> </w:t>
      </w:r>
      <w:r w:rsidR="00F8198D" w:rsidRPr="00603CE0">
        <w:rPr>
          <w:rFonts w:ascii="Times New Roman" w:hAnsi="Times New Roman"/>
          <w:color w:val="000000" w:themeColor="text1"/>
        </w:rPr>
        <w:t>before drug X bec</w:t>
      </w:r>
      <w:r w:rsidR="00CE57BC" w:rsidRPr="00603CE0">
        <w:rPr>
          <w:rFonts w:ascii="Times New Roman" w:hAnsi="Times New Roman"/>
          <w:color w:val="000000" w:themeColor="text1"/>
        </w:rPr>
        <w:t>a</w:t>
      </w:r>
      <w:r w:rsidR="00F8198D" w:rsidRPr="00603CE0">
        <w:rPr>
          <w:rFonts w:ascii="Times New Roman" w:hAnsi="Times New Roman"/>
          <w:color w:val="000000" w:themeColor="text1"/>
        </w:rPr>
        <w:t>me available (</w:t>
      </w:r>
      <w:r w:rsidR="00F916B0" w:rsidRPr="00603CE0">
        <w:rPr>
          <w:rFonts w:ascii="Times New Roman" w:hAnsi="Times New Roman"/>
          <w:color w:val="000000" w:themeColor="text1"/>
        </w:rPr>
        <w:fldChar w:fldCharType="begin"/>
      </w:r>
      <w:r w:rsidR="00F916B0" w:rsidRPr="00603CE0">
        <w:rPr>
          <w:rFonts w:ascii="Times New Roman" w:hAnsi="Times New Roman"/>
          <w:color w:val="000000" w:themeColor="text1"/>
        </w:rPr>
        <w:instrText xml:space="preserve"> REF _Ref172713109 \h </w:instrText>
      </w:r>
      <w:r w:rsidR="00E30F3C" w:rsidRPr="00603CE0">
        <w:rPr>
          <w:rFonts w:ascii="Times New Roman" w:hAnsi="Times New Roman"/>
          <w:color w:val="000000" w:themeColor="text1"/>
        </w:rPr>
        <w:instrText xml:space="preserve"> \* MERGEFORMAT </w:instrText>
      </w:r>
      <w:r w:rsidR="00F916B0" w:rsidRPr="00603CE0">
        <w:rPr>
          <w:rFonts w:ascii="Times New Roman" w:hAnsi="Times New Roman"/>
          <w:color w:val="000000" w:themeColor="text1"/>
        </w:rPr>
      </w:r>
      <w:r w:rsidR="00F916B0"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4</w:t>
      </w:r>
      <w:r w:rsidR="00F916B0" w:rsidRPr="00603CE0">
        <w:rPr>
          <w:rFonts w:ascii="Times New Roman" w:hAnsi="Times New Roman"/>
          <w:color w:val="000000" w:themeColor="text1"/>
        </w:rPr>
        <w:fldChar w:fldCharType="end"/>
      </w:r>
      <w:r w:rsidR="009B6B9C" w:rsidRPr="00603CE0">
        <w:rPr>
          <w:rFonts w:ascii="Times New Roman" w:hAnsi="Times New Roman"/>
          <w:color w:val="000000" w:themeColor="text1"/>
        </w:rPr>
        <w:t>V</w:t>
      </w:r>
      <w:r w:rsidR="00F8198D" w:rsidRPr="00603CE0">
        <w:rPr>
          <w:rFonts w:ascii="Times New Roman" w:hAnsi="Times New Roman"/>
          <w:color w:val="000000" w:themeColor="text1"/>
        </w:rPr>
        <w:t>).</w:t>
      </w:r>
      <w:r w:rsidR="00CB04A5" w:rsidRPr="00603CE0">
        <w:rPr>
          <w:rFonts w:ascii="Times New Roman" w:hAnsi="Times New Roman"/>
          <w:color w:val="000000" w:themeColor="text1"/>
        </w:rPr>
        <w:t xml:space="preserve"> </w:t>
      </w:r>
      <w:r w:rsidR="00CD3D1F" w:rsidRPr="00603CE0">
        <w:rPr>
          <w:rFonts w:ascii="Times New Roman" w:hAnsi="Times New Roman"/>
          <w:color w:val="000000" w:themeColor="text1"/>
        </w:rPr>
        <w:t xml:space="preserve">The TOC </w:t>
      </w:r>
      <w:r w:rsidR="00A019F5" w:rsidRPr="00603CE0">
        <w:rPr>
          <w:rFonts w:ascii="Times New Roman" w:hAnsi="Times New Roman"/>
          <w:color w:val="000000" w:themeColor="text1"/>
        </w:rPr>
        <w:t xml:space="preserve">and Combo </w:t>
      </w:r>
      <w:r w:rsidR="00CD3D1F" w:rsidRPr="00603CE0">
        <w:rPr>
          <w:rFonts w:ascii="Times New Roman" w:hAnsi="Times New Roman"/>
          <w:color w:val="000000" w:themeColor="text1"/>
        </w:rPr>
        <w:t>strateg</w:t>
      </w:r>
      <w:r w:rsidR="00A019F5" w:rsidRPr="00603CE0">
        <w:rPr>
          <w:rFonts w:ascii="Times New Roman" w:hAnsi="Times New Roman"/>
          <w:color w:val="000000" w:themeColor="text1"/>
        </w:rPr>
        <w:t>ies</w:t>
      </w:r>
      <w:r w:rsidR="00CD3D1F" w:rsidRPr="00603CE0">
        <w:rPr>
          <w:rFonts w:ascii="Times New Roman" w:hAnsi="Times New Roman"/>
          <w:color w:val="000000" w:themeColor="text1"/>
        </w:rPr>
        <w:t xml:space="preserve"> </w:t>
      </w:r>
      <w:r w:rsidR="00CF11B0" w:rsidRPr="00603CE0">
        <w:rPr>
          <w:rFonts w:ascii="Times New Roman" w:hAnsi="Times New Roman"/>
          <w:color w:val="000000" w:themeColor="text1"/>
        </w:rPr>
        <w:t>led to a similar pattern as the RT strategy</w:t>
      </w:r>
      <w:r w:rsidR="00A019F5" w:rsidRPr="00603CE0">
        <w:rPr>
          <w:rFonts w:ascii="Times New Roman" w:hAnsi="Times New Roman"/>
          <w:color w:val="000000" w:themeColor="text1"/>
        </w:rPr>
        <w:t xml:space="preserve"> (</w:t>
      </w:r>
      <w:r w:rsidR="002E2E68" w:rsidRPr="00603CE0">
        <w:rPr>
          <w:rFonts w:ascii="Times New Roman" w:hAnsi="Times New Roman"/>
          <w:color w:val="000000" w:themeColor="text1"/>
        </w:rPr>
        <w:fldChar w:fldCharType="begin"/>
      </w:r>
      <w:r w:rsidR="002E2E68" w:rsidRPr="00603CE0">
        <w:rPr>
          <w:rFonts w:ascii="Times New Roman" w:hAnsi="Times New Roman"/>
          <w:color w:val="000000" w:themeColor="text1"/>
        </w:rPr>
        <w:instrText xml:space="preserve"> REF _Ref172713109 \h  \* MERGEFORMAT </w:instrText>
      </w:r>
      <w:r w:rsidR="002E2E68" w:rsidRPr="00603CE0">
        <w:rPr>
          <w:rFonts w:ascii="Times New Roman" w:hAnsi="Times New Roman"/>
          <w:color w:val="000000" w:themeColor="text1"/>
        </w:rPr>
      </w:r>
      <w:r w:rsidR="002E2E68"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4</w:t>
      </w:r>
      <w:r w:rsidR="002E2E68" w:rsidRPr="00603CE0">
        <w:rPr>
          <w:rFonts w:ascii="Times New Roman" w:hAnsi="Times New Roman"/>
          <w:color w:val="000000" w:themeColor="text1"/>
        </w:rPr>
        <w:fldChar w:fldCharType="end"/>
      </w:r>
      <w:r w:rsidR="002E2E68" w:rsidRPr="00603CE0">
        <w:rPr>
          <w:rFonts w:ascii="Times New Roman" w:hAnsi="Times New Roman"/>
          <w:color w:val="000000" w:themeColor="text1"/>
        </w:rPr>
        <w:t xml:space="preserve">, </w:t>
      </w:r>
      <w:r w:rsidR="00120EFF" w:rsidRPr="00603CE0">
        <w:rPr>
          <w:rFonts w:ascii="Times New Roman" w:hAnsi="Times New Roman"/>
          <w:color w:val="000000" w:themeColor="text1"/>
        </w:rPr>
        <w:t xml:space="preserve">last two </w:t>
      </w:r>
      <w:r w:rsidR="002E2E68" w:rsidRPr="00603CE0">
        <w:rPr>
          <w:rFonts w:ascii="Times New Roman" w:hAnsi="Times New Roman"/>
          <w:color w:val="000000" w:themeColor="text1"/>
        </w:rPr>
        <w:t>column</w:t>
      </w:r>
      <w:r w:rsidR="00120EFF" w:rsidRPr="00603CE0">
        <w:rPr>
          <w:rFonts w:ascii="Times New Roman" w:hAnsi="Times New Roman"/>
          <w:color w:val="000000" w:themeColor="text1"/>
        </w:rPr>
        <w:t>s</w:t>
      </w:r>
      <w:r w:rsidR="002E2E68" w:rsidRPr="00603CE0">
        <w:rPr>
          <w:rFonts w:ascii="Times New Roman" w:hAnsi="Times New Roman"/>
          <w:color w:val="000000" w:themeColor="text1"/>
        </w:rPr>
        <w:t xml:space="preserve">). </w:t>
      </w:r>
    </w:p>
    <w:p w14:paraId="09125A72" w14:textId="00223203" w:rsidR="000178DB" w:rsidRPr="00603CE0" w:rsidRDefault="002C2701" w:rsidP="00DA687B">
      <w:pPr>
        <w:ind w:firstLine="720"/>
        <w:rPr>
          <w:rFonts w:ascii="Times New Roman" w:hAnsi="Times New Roman"/>
          <w:color w:val="000000" w:themeColor="text1"/>
        </w:rPr>
      </w:pPr>
      <w:r w:rsidRPr="00603CE0">
        <w:rPr>
          <w:rFonts w:ascii="Times New Roman" w:hAnsi="Times New Roman"/>
          <w:color w:val="000000" w:themeColor="text1"/>
        </w:rPr>
        <w:t>In the cost-effectiveness analysis, a</w:t>
      </w:r>
      <w:r w:rsidR="00C06041" w:rsidRPr="00603CE0">
        <w:rPr>
          <w:rFonts w:ascii="Times New Roman" w:hAnsi="Times New Roman"/>
          <w:color w:val="000000" w:themeColor="text1"/>
        </w:rPr>
        <w:t xml:space="preserve">ll strategies resulted in </w:t>
      </w:r>
      <w:r w:rsidR="0003394E" w:rsidRPr="00603CE0">
        <w:rPr>
          <w:rFonts w:ascii="Times New Roman" w:hAnsi="Times New Roman"/>
          <w:color w:val="000000" w:themeColor="text1"/>
        </w:rPr>
        <w:t xml:space="preserve">extensive overlap in terms of both </w:t>
      </w:r>
      <w:r w:rsidRPr="00603CE0">
        <w:rPr>
          <w:rFonts w:ascii="Times New Roman" w:hAnsi="Times New Roman"/>
          <w:color w:val="000000" w:themeColor="text1"/>
        </w:rPr>
        <w:t>incremental cost</w:t>
      </w:r>
      <w:r w:rsidRPr="00603CE0" w:rsidDel="008B124D">
        <w:rPr>
          <w:rFonts w:ascii="Times New Roman" w:hAnsi="Times New Roman"/>
          <w:color w:val="000000" w:themeColor="text1"/>
        </w:rPr>
        <w:t xml:space="preserve"> </w:t>
      </w:r>
      <w:r w:rsidRPr="00603CE0">
        <w:rPr>
          <w:rFonts w:ascii="Times New Roman" w:hAnsi="Times New Roman"/>
          <w:color w:val="000000" w:themeColor="text1"/>
        </w:rPr>
        <w:t xml:space="preserve">and </w:t>
      </w:r>
      <w:r w:rsidR="00BE2ED9" w:rsidRPr="00603CE0">
        <w:rPr>
          <w:rFonts w:ascii="Times New Roman" w:hAnsi="Times New Roman"/>
          <w:color w:val="000000" w:themeColor="text1"/>
        </w:rPr>
        <w:t>incremental</w:t>
      </w:r>
      <w:r w:rsidR="00C06041" w:rsidRPr="00603CE0">
        <w:rPr>
          <w:rFonts w:ascii="Times New Roman" w:hAnsi="Times New Roman"/>
          <w:color w:val="000000" w:themeColor="text1"/>
        </w:rPr>
        <w:t xml:space="preserve"> QALYs los</w:t>
      </w:r>
      <w:r w:rsidR="0003394E" w:rsidRPr="00603CE0">
        <w:rPr>
          <w:rFonts w:ascii="Times New Roman" w:hAnsi="Times New Roman"/>
          <w:color w:val="000000" w:themeColor="text1"/>
        </w:rPr>
        <w:t xml:space="preserve">t </w:t>
      </w:r>
      <w:r w:rsidR="004751BC" w:rsidRPr="00603CE0">
        <w:rPr>
          <w:rFonts w:ascii="Times New Roman" w:hAnsi="Times New Roman"/>
          <w:color w:val="000000" w:themeColor="text1"/>
        </w:rPr>
        <w:t>(</w:t>
      </w:r>
      <w:r w:rsidR="000A4F6A" w:rsidRPr="00603CE0">
        <w:rPr>
          <w:rFonts w:ascii="Times New Roman" w:hAnsi="Times New Roman"/>
          <w:color w:val="000000" w:themeColor="text1"/>
        </w:rPr>
        <w:fldChar w:fldCharType="begin"/>
      </w:r>
      <w:r w:rsidR="000A4F6A" w:rsidRPr="00603CE0">
        <w:rPr>
          <w:rFonts w:ascii="Times New Roman" w:hAnsi="Times New Roman"/>
          <w:color w:val="000000" w:themeColor="text1"/>
        </w:rPr>
        <w:instrText xml:space="preserve"> REF _Ref172713391 \h </w:instrText>
      </w:r>
      <w:r w:rsidR="00885DFD" w:rsidRPr="00603CE0">
        <w:rPr>
          <w:rFonts w:ascii="Times New Roman" w:hAnsi="Times New Roman"/>
          <w:color w:val="000000" w:themeColor="text1"/>
        </w:rPr>
        <w:instrText xml:space="preserve"> \* MERGEFORMAT </w:instrText>
      </w:r>
      <w:r w:rsidR="000A4F6A" w:rsidRPr="00603CE0">
        <w:rPr>
          <w:rFonts w:ascii="Times New Roman" w:hAnsi="Times New Roman"/>
          <w:color w:val="000000" w:themeColor="text1"/>
        </w:rPr>
      </w:r>
      <w:r w:rsidR="000A4F6A"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5</w:t>
      </w:r>
      <w:r w:rsidR="000A4F6A" w:rsidRPr="00603CE0">
        <w:rPr>
          <w:rFonts w:ascii="Times New Roman" w:hAnsi="Times New Roman"/>
          <w:color w:val="000000" w:themeColor="text1"/>
        </w:rPr>
        <w:fldChar w:fldCharType="end"/>
      </w:r>
      <w:r w:rsidR="008B124D" w:rsidRPr="00603CE0">
        <w:rPr>
          <w:rFonts w:ascii="Times New Roman" w:hAnsi="Times New Roman"/>
          <w:color w:val="000000" w:themeColor="text1"/>
        </w:rPr>
        <w:t xml:space="preserve">, </w:t>
      </w:r>
      <w:r w:rsidR="007A1364" w:rsidRPr="00603CE0">
        <w:rPr>
          <w:rFonts w:ascii="Times New Roman" w:hAnsi="Times New Roman"/>
          <w:color w:val="000000" w:themeColor="text1"/>
        </w:rPr>
        <w:fldChar w:fldCharType="begin"/>
      </w:r>
      <w:r w:rsidR="007A1364" w:rsidRPr="00603CE0">
        <w:rPr>
          <w:rFonts w:ascii="Times New Roman" w:hAnsi="Times New Roman"/>
          <w:color w:val="000000" w:themeColor="text1"/>
        </w:rPr>
        <w:instrText xml:space="preserve"> REF _Ref193119151 \h </w:instrText>
      </w:r>
      <w:r w:rsidR="00927859" w:rsidRPr="00603CE0">
        <w:rPr>
          <w:rFonts w:ascii="Times New Roman" w:hAnsi="Times New Roman"/>
          <w:color w:val="000000" w:themeColor="text1"/>
        </w:rPr>
        <w:instrText xml:space="preserve"> \* MERGEFORMAT </w:instrText>
      </w:r>
      <w:r w:rsidR="007A1364" w:rsidRPr="00603CE0">
        <w:rPr>
          <w:rFonts w:ascii="Times New Roman" w:hAnsi="Times New Roman"/>
          <w:color w:val="000000" w:themeColor="text1"/>
        </w:rPr>
      </w:r>
      <w:r w:rsidR="007A1364"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2</w:t>
      </w:r>
      <w:r w:rsidR="007A1364" w:rsidRPr="00603CE0">
        <w:rPr>
          <w:rFonts w:ascii="Times New Roman" w:hAnsi="Times New Roman"/>
          <w:color w:val="000000" w:themeColor="text1"/>
        </w:rPr>
        <w:fldChar w:fldCharType="end"/>
      </w:r>
      <w:r w:rsidR="004751BC" w:rsidRPr="00603CE0">
        <w:rPr>
          <w:rFonts w:ascii="Times New Roman" w:hAnsi="Times New Roman"/>
          <w:color w:val="000000" w:themeColor="text1"/>
        </w:rPr>
        <w:t xml:space="preserve">). </w:t>
      </w:r>
      <w:r w:rsidR="00741648" w:rsidRPr="00603CE0">
        <w:rPr>
          <w:rFonts w:ascii="Times New Roman" w:hAnsi="Times New Roman"/>
          <w:color w:val="000000" w:themeColor="text1"/>
        </w:rPr>
        <w:t>T</w:t>
      </w:r>
      <w:r w:rsidR="003E0F21" w:rsidRPr="00603CE0">
        <w:rPr>
          <w:rFonts w:ascii="Times New Roman" w:hAnsi="Times New Roman"/>
          <w:color w:val="000000" w:themeColor="text1"/>
        </w:rPr>
        <w:t>he GISP strategy</w:t>
      </w:r>
      <w:r w:rsidR="006374A9" w:rsidRPr="00603CE0">
        <w:rPr>
          <w:rFonts w:ascii="Times New Roman" w:hAnsi="Times New Roman"/>
          <w:color w:val="000000" w:themeColor="text1"/>
        </w:rPr>
        <w:t xml:space="preserve"> </w:t>
      </w:r>
      <w:r w:rsidR="001A4796" w:rsidRPr="00603CE0">
        <w:rPr>
          <w:rFonts w:ascii="Times New Roman" w:hAnsi="Times New Roman"/>
          <w:color w:val="000000" w:themeColor="text1"/>
        </w:rPr>
        <w:t>had</w:t>
      </w:r>
      <w:r w:rsidR="009657BF" w:rsidRPr="00603CE0">
        <w:rPr>
          <w:rFonts w:ascii="Times New Roman" w:hAnsi="Times New Roman"/>
          <w:color w:val="000000" w:themeColor="text1"/>
        </w:rPr>
        <w:t xml:space="preserve"> the lowest </w:t>
      </w:r>
      <w:r w:rsidR="00464558" w:rsidRPr="00603CE0">
        <w:rPr>
          <w:rFonts w:ascii="Times New Roman" w:hAnsi="Times New Roman"/>
          <w:color w:val="000000" w:themeColor="text1"/>
        </w:rPr>
        <w:t>mean</w:t>
      </w:r>
      <w:r w:rsidR="001A4796" w:rsidRPr="00603CE0">
        <w:rPr>
          <w:rFonts w:ascii="Times New Roman" w:hAnsi="Times New Roman"/>
          <w:color w:val="000000" w:themeColor="text1"/>
        </w:rPr>
        <w:t xml:space="preserve"> </w:t>
      </w:r>
      <w:r w:rsidR="009657BF" w:rsidRPr="00603CE0">
        <w:rPr>
          <w:rFonts w:ascii="Times New Roman" w:hAnsi="Times New Roman"/>
          <w:color w:val="000000" w:themeColor="text1"/>
        </w:rPr>
        <w:t>cost</w:t>
      </w:r>
      <w:r w:rsidR="006374A9" w:rsidRPr="00603CE0">
        <w:rPr>
          <w:rFonts w:ascii="Times New Roman" w:hAnsi="Times New Roman"/>
          <w:color w:val="000000" w:themeColor="text1"/>
        </w:rPr>
        <w:t xml:space="preserve"> </w:t>
      </w:r>
      <w:r w:rsidR="00147CE5" w:rsidRPr="00603CE0">
        <w:rPr>
          <w:rFonts w:ascii="Times New Roman" w:hAnsi="Times New Roman"/>
          <w:color w:val="000000" w:themeColor="text1"/>
        </w:rPr>
        <w:t xml:space="preserve">while </w:t>
      </w:r>
      <w:r w:rsidR="00527B0E">
        <w:rPr>
          <w:rFonts w:ascii="Times New Roman" w:hAnsi="Times New Roman"/>
          <w:color w:val="000000" w:themeColor="text1"/>
        </w:rPr>
        <w:t>saving</w:t>
      </w:r>
      <w:r w:rsidR="00DC72DD">
        <w:rPr>
          <w:rFonts w:ascii="Times New Roman" w:hAnsi="Times New Roman"/>
          <w:color w:val="000000" w:themeColor="text1"/>
        </w:rPr>
        <w:t xml:space="preserve"> the</w:t>
      </w:r>
      <w:r w:rsidR="00147CE5" w:rsidRPr="00603CE0">
        <w:rPr>
          <w:rFonts w:ascii="Times New Roman" w:hAnsi="Times New Roman"/>
          <w:color w:val="000000" w:themeColor="text1"/>
        </w:rPr>
        <w:t xml:space="preserve"> most QALY</w:t>
      </w:r>
      <w:r w:rsidR="000351F8" w:rsidRPr="00603CE0">
        <w:rPr>
          <w:rFonts w:ascii="Times New Roman" w:hAnsi="Times New Roman"/>
          <w:color w:val="000000" w:themeColor="text1"/>
        </w:rPr>
        <w:t>s</w:t>
      </w:r>
      <w:r w:rsidR="00945516" w:rsidRPr="00603CE0">
        <w:rPr>
          <w:rFonts w:ascii="Times New Roman" w:hAnsi="Times New Roman"/>
          <w:color w:val="000000" w:themeColor="text1"/>
        </w:rPr>
        <w:t xml:space="preserve">, </w:t>
      </w:r>
      <w:r w:rsidR="00572AA4" w:rsidRPr="00603CE0">
        <w:rPr>
          <w:rFonts w:ascii="Times New Roman" w:hAnsi="Times New Roman"/>
          <w:color w:val="000000" w:themeColor="text1"/>
        </w:rPr>
        <w:t xml:space="preserve">meaning that, on average, GISP dominated the other strategies considered here. However, </w:t>
      </w:r>
      <w:r w:rsidR="00945516" w:rsidRPr="00603CE0">
        <w:rPr>
          <w:rFonts w:ascii="Times New Roman" w:hAnsi="Times New Roman"/>
          <w:color w:val="000000" w:themeColor="text1"/>
        </w:rPr>
        <w:t>thes</w:t>
      </w:r>
      <w:r w:rsidR="00871245" w:rsidRPr="00603CE0">
        <w:rPr>
          <w:rFonts w:ascii="Times New Roman" w:hAnsi="Times New Roman"/>
          <w:color w:val="000000" w:themeColor="text1"/>
        </w:rPr>
        <w:t>e outcomes closely overlapped with the outcomes of RT</w:t>
      </w:r>
      <w:r w:rsidR="00572AA4" w:rsidRPr="00603CE0">
        <w:rPr>
          <w:rFonts w:ascii="Times New Roman" w:hAnsi="Times New Roman"/>
          <w:color w:val="000000" w:themeColor="text1"/>
        </w:rPr>
        <w:t>;</w:t>
      </w:r>
      <w:r w:rsidR="009A135A" w:rsidRPr="00603CE0">
        <w:rPr>
          <w:rFonts w:ascii="Times New Roman" w:hAnsi="Times New Roman"/>
          <w:color w:val="000000" w:themeColor="text1"/>
        </w:rPr>
        <w:t xml:space="preserve"> in fact,</w:t>
      </w:r>
      <w:r w:rsidR="00587669" w:rsidRPr="00603CE0">
        <w:rPr>
          <w:rFonts w:ascii="Times New Roman" w:hAnsi="Times New Roman"/>
          <w:color w:val="000000" w:themeColor="text1"/>
        </w:rPr>
        <w:t xml:space="preserve"> </w:t>
      </w:r>
      <w:r w:rsidR="00E32A0E" w:rsidRPr="00603CE0">
        <w:rPr>
          <w:rFonts w:ascii="Times New Roman" w:hAnsi="Times New Roman"/>
          <w:color w:val="000000" w:themeColor="text1"/>
        </w:rPr>
        <w:t xml:space="preserve">GISP </w:t>
      </w:r>
      <w:r w:rsidR="00587669" w:rsidRPr="00603CE0">
        <w:rPr>
          <w:rFonts w:ascii="Times New Roman" w:hAnsi="Times New Roman"/>
          <w:color w:val="000000" w:themeColor="text1"/>
        </w:rPr>
        <w:t>was only the lowest-cost option</w:t>
      </w:r>
      <w:r w:rsidR="009D6036" w:rsidRPr="00603CE0">
        <w:rPr>
          <w:rFonts w:ascii="Times New Roman" w:hAnsi="Times New Roman"/>
          <w:color w:val="000000" w:themeColor="text1"/>
        </w:rPr>
        <w:t xml:space="preserve"> </w:t>
      </w:r>
      <w:r w:rsidR="00AC6AE3" w:rsidRPr="00603CE0">
        <w:rPr>
          <w:rFonts w:ascii="Times New Roman" w:hAnsi="Times New Roman"/>
          <w:color w:val="000000" w:themeColor="text1"/>
        </w:rPr>
        <w:t>29.7</w:t>
      </w:r>
      <w:r w:rsidR="009D6036" w:rsidRPr="00603CE0">
        <w:rPr>
          <w:rFonts w:ascii="Times New Roman" w:hAnsi="Times New Roman"/>
          <w:color w:val="000000" w:themeColor="text1"/>
        </w:rPr>
        <w:t>% of the time (</w:t>
      </w:r>
      <w:r w:rsidR="00AC6AE3" w:rsidRPr="00603CE0">
        <w:rPr>
          <w:rFonts w:ascii="Times New Roman" w:hAnsi="Times New Roman"/>
          <w:color w:val="000000" w:themeColor="text1"/>
        </w:rPr>
        <w:t>297</w:t>
      </w:r>
      <w:r w:rsidR="009D6036" w:rsidRPr="00603CE0">
        <w:rPr>
          <w:rFonts w:ascii="Times New Roman" w:hAnsi="Times New Roman"/>
          <w:color w:val="000000" w:themeColor="text1"/>
        </w:rPr>
        <w:t xml:space="preserve"> out of 1000 trajectories) and produced the </w:t>
      </w:r>
      <w:r w:rsidR="004911C3" w:rsidRPr="00603CE0">
        <w:rPr>
          <w:rFonts w:ascii="Times New Roman" w:hAnsi="Times New Roman"/>
          <w:color w:val="000000" w:themeColor="text1"/>
        </w:rPr>
        <w:t>lowest loss of</w:t>
      </w:r>
      <w:r w:rsidR="009D6036" w:rsidRPr="00603CE0">
        <w:rPr>
          <w:rFonts w:ascii="Times New Roman" w:hAnsi="Times New Roman"/>
          <w:color w:val="000000" w:themeColor="text1"/>
        </w:rPr>
        <w:t xml:space="preserve"> </w:t>
      </w:r>
      <w:r w:rsidR="00AE4A62" w:rsidRPr="00603CE0">
        <w:rPr>
          <w:rFonts w:ascii="Times New Roman" w:hAnsi="Times New Roman"/>
          <w:color w:val="000000" w:themeColor="text1"/>
        </w:rPr>
        <w:t>QALY</w:t>
      </w:r>
      <w:r w:rsidR="004911C3" w:rsidRPr="00603CE0">
        <w:rPr>
          <w:rFonts w:ascii="Times New Roman" w:hAnsi="Times New Roman"/>
          <w:color w:val="000000" w:themeColor="text1"/>
        </w:rPr>
        <w:t>s</w:t>
      </w:r>
      <w:r w:rsidR="00AE4A62" w:rsidRPr="00603CE0">
        <w:rPr>
          <w:rFonts w:ascii="Times New Roman" w:hAnsi="Times New Roman"/>
          <w:color w:val="000000" w:themeColor="text1"/>
        </w:rPr>
        <w:t xml:space="preserve"> only </w:t>
      </w:r>
      <w:r w:rsidR="00545E84" w:rsidRPr="00603CE0">
        <w:rPr>
          <w:rFonts w:ascii="Times New Roman" w:hAnsi="Times New Roman"/>
          <w:color w:val="000000" w:themeColor="text1"/>
        </w:rPr>
        <w:t>36.7</w:t>
      </w:r>
      <w:r w:rsidR="00AE4A62" w:rsidRPr="00603CE0">
        <w:rPr>
          <w:rFonts w:ascii="Times New Roman" w:hAnsi="Times New Roman"/>
          <w:color w:val="000000" w:themeColor="text1"/>
        </w:rPr>
        <w:t>% of the time (</w:t>
      </w:r>
      <w:r w:rsidR="00545E84" w:rsidRPr="00603CE0">
        <w:rPr>
          <w:rFonts w:ascii="Times New Roman" w:hAnsi="Times New Roman"/>
          <w:color w:val="000000" w:themeColor="text1"/>
        </w:rPr>
        <w:t>367</w:t>
      </w:r>
      <w:r w:rsidR="00AE4A62" w:rsidRPr="00603CE0">
        <w:rPr>
          <w:rFonts w:ascii="Times New Roman" w:hAnsi="Times New Roman"/>
          <w:color w:val="000000" w:themeColor="text1"/>
        </w:rPr>
        <w:t xml:space="preserve"> out of </w:t>
      </w:r>
      <w:r w:rsidR="00AE4A62" w:rsidRPr="00603CE0">
        <w:rPr>
          <w:rFonts w:ascii="Times New Roman" w:hAnsi="Times New Roman"/>
          <w:color w:val="000000" w:themeColor="text1"/>
        </w:rPr>
        <w:lastRenderedPageBreak/>
        <w:t>1000 trajectories).</w:t>
      </w:r>
      <w:r w:rsidR="002C740D" w:rsidRPr="00603CE0">
        <w:rPr>
          <w:rFonts w:ascii="Times New Roman" w:hAnsi="Times New Roman"/>
          <w:color w:val="000000" w:themeColor="text1"/>
        </w:rPr>
        <w:t xml:space="preserve"> </w:t>
      </w:r>
      <w:r w:rsidR="003C158F" w:rsidRPr="00603CE0">
        <w:rPr>
          <w:rFonts w:ascii="Times New Roman" w:hAnsi="Times New Roman"/>
          <w:color w:val="000000" w:themeColor="text1"/>
        </w:rPr>
        <w:t>On the other hand, RT was the lowest-costing option 69.0% of the time (</w:t>
      </w:r>
      <w:r w:rsidR="004914AD" w:rsidRPr="00603CE0">
        <w:rPr>
          <w:rFonts w:ascii="Times New Roman" w:hAnsi="Times New Roman"/>
          <w:color w:val="000000" w:themeColor="text1"/>
        </w:rPr>
        <w:t xml:space="preserve">690 out of 1000 trajectories) and </w:t>
      </w:r>
      <w:r w:rsidR="00137B66" w:rsidRPr="00603CE0">
        <w:rPr>
          <w:rFonts w:ascii="Times New Roman" w:hAnsi="Times New Roman"/>
          <w:color w:val="000000" w:themeColor="text1"/>
        </w:rPr>
        <w:t xml:space="preserve">produced the lowest loss of QALYs 23.3% of the time (233 out of 1000 trajectories). </w:t>
      </w:r>
      <w:r w:rsidR="00AE7C11" w:rsidRPr="00603CE0">
        <w:rPr>
          <w:rFonts w:ascii="Times New Roman" w:hAnsi="Times New Roman"/>
          <w:color w:val="000000" w:themeColor="text1"/>
        </w:rPr>
        <w:t xml:space="preserve">TOC and Combo were rarely the </w:t>
      </w:r>
      <w:r w:rsidR="00150029" w:rsidRPr="00603CE0">
        <w:rPr>
          <w:rFonts w:ascii="Times New Roman" w:hAnsi="Times New Roman"/>
          <w:color w:val="000000" w:themeColor="text1"/>
        </w:rPr>
        <w:t>lowest-costing option (in 0</w:t>
      </w:r>
      <w:r w:rsidR="001E0C00" w:rsidRPr="00603CE0">
        <w:rPr>
          <w:rFonts w:ascii="Times New Roman" w:hAnsi="Times New Roman"/>
          <w:color w:val="000000" w:themeColor="text1"/>
        </w:rPr>
        <w:t>.0</w:t>
      </w:r>
      <w:r w:rsidR="00150029" w:rsidRPr="00603CE0">
        <w:rPr>
          <w:rFonts w:ascii="Times New Roman" w:hAnsi="Times New Roman"/>
          <w:color w:val="000000" w:themeColor="text1"/>
        </w:rPr>
        <w:t xml:space="preserve">% and 1.3% of trajectories, </w:t>
      </w:r>
      <w:r w:rsidR="002131AA" w:rsidRPr="00603CE0">
        <w:rPr>
          <w:rFonts w:ascii="Times New Roman" w:hAnsi="Times New Roman"/>
          <w:color w:val="000000" w:themeColor="text1"/>
        </w:rPr>
        <w:t>respectively</w:t>
      </w:r>
      <w:r w:rsidR="00150029" w:rsidRPr="00603CE0">
        <w:rPr>
          <w:rFonts w:ascii="Times New Roman" w:hAnsi="Times New Roman"/>
          <w:color w:val="000000" w:themeColor="text1"/>
        </w:rPr>
        <w:t xml:space="preserve">) </w:t>
      </w:r>
      <w:r w:rsidR="00452415" w:rsidRPr="00603CE0">
        <w:rPr>
          <w:rFonts w:ascii="Times New Roman" w:hAnsi="Times New Roman"/>
          <w:color w:val="000000" w:themeColor="text1"/>
        </w:rPr>
        <w:t xml:space="preserve">but resulted in lowest loss of QALYs </w:t>
      </w:r>
      <w:r w:rsidR="001E0C00" w:rsidRPr="00603CE0">
        <w:rPr>
          <w:rFonts w:ascii="Times New Roman" w:hAnsi="Times New Roman"/>
          <w:color w:val="000000" w:themeColor="text1"/>
        </w:rPr>
        <w:t xml:space="preserve">in </w:t>
      </w:r>
      <w:r w:rsidR="00CC30C0" w:rsidRPr="00603CE0">
        <w:rPr>
          <w:rFonts w:ascii="Times New Roman" w:hAnsi="Times New Roman"/>
          <w:color w:val="000000" w:themeColor="text1"/>
        </w:rPr>
        <w:t xml:space="preserve">almost an equal amount of </w:t>
      </w:r>
      <w:r w:rsidR="001E0C00" w:rsidRPr="00603CE0">
        <w:rPr>
          <w:rFonts w:ascii="Times New Roman" w:hAnsi="Times New Roman"/>
          <w:color w:val="000000" w:themeColor="text1"/>
        </w:rPr>
        <w:t>trajectories</w:t>
      </w:r>
      <w:r w:rsidR="00CC30C0" w:rsidRPr="00603CE0">
        <w:rPr>
          <w:rFonts w:ascii="Times New Roman" w:hAnsi="Times New Roman"/>
          <w:color w:val="000000" w:themeColor="text1"/>
        </w:rPr>
        <w:t xml:space="preserve"> as GISP and RT (TOC, </w:t>
      </w:r>
      <w:r w:rsidR="00FF001B" w:rsidRPr="00603CE0">
        <w:rPr>
          <w:rFonts w:ascii="Times New Roman" w:hAnsi="Times New Roman"/>
          <w:color w:val="000000" w:themeColor="text1"/>
        </w:rPr>
        <w:t xml:space="preserve">17.2%; </w:t>
      </w:r>
      <w:r w:rsidR="00C127CF" w:rsidRPr="00603CE0">
        <w:rPr>
          <w:rFonts w:ascii="Times New Roman" w:hAnsi="Times New Roman"/>
          <w:color w:val="000000" w:themeColor="text1"/>
        </w:rPr>
        <w:t>Combo, 22.8%).</w:t>
      </w:r>
      <w:r w:rsidR="005534DA" w:rsidRPr="00603CE0">
        <w:rPr>
          <w:rFonts w:ascii="Times New Roman" w:hAnsi="Times New Roman"/>
          <w:color w:val="000000" w:themeColor="text1"/>
        </w:rPr>
        <w:tab/>
      </w:r>
    </w:p>
    <w:p w14:paraId="408D26B8" w14:textId="74A4EB58" w:rsidR="004A3960" w:rsidRPr="00603CE0" w:rsidRDefault="00C844FC" w:rsidP="00045C13">
      <w:pPr>
        <w:ind w:firstLine="720"/>
        <w:rPr>
          <w:rFonts w:ascii="Times New Roman" w:hAnsi="Times New Roman"/>
          <w:color w:val="000000" w:themeColor="text1"/>
        </w:rPr>
      </w:pPr>
      <w:r w:rsidRPr="00603CE0">
        <w:rPr>
          <w:rFonts w:ascii="Times New Roman" w:hAnsi="Times New Roman"/>
          <w:color w:val="000000" w:themeColor="text1"/>
        </w:rPr>
        <w:t>Our sensitivity analysis suggests that</w:t>
      </w:r>
      <w:r w:rsidR="00CB5E62" w:rsidRPr="00603CE0">
        <w:rPr>
          <w:rFonts w:ascii="Times New Roman" w:hAnsi="Times New Roman"/>
          <w:color w:val="000000" w:themeColor="text1"/>
        </w:rPr>
        <w:t xml:space="preserve"> </w:t>
      </w:r>
      <w:r w:rsidR="00220EA0" w:rsidRPr="00603CE0">
        <w:rPr>
          <w:rFonts w:ascii="Times New Roman" w:hAnsi="Times New Roman"/>
          <w:color w:val="000000" w:themeColor="text1"/>
        </w:rPr>
        <w:t xml:space="preserve">varying </w:t>
      </w:r>
      <w:r w:rsidR="00CB5E62" w:rsidRPr="00603CE0">
        <w:rPr>
          <w:rFonts w:ascii="Times New Roman" w:hAnsi="Times New Roman"/>
          <w:color w:val="000000" w:themeColor="text1"/>
        </w:rPr>
        <w:t>when drug X become</w:t>
      </w:r>
      <w:r w:rsidR="00205269" w:rsidRPr="00603CE0">
        <w:rPr>
          <w:rFonts w:ascii="Times New Roman" w:hAnsi="Times New Roman"/>
          <w:color w:val="000000" w:themeColor="text1"/>
        </w:rPr>
        <w:t>s</w:t>
      </w:r>
      <w:r w:rsidR="00CB5E62" w:rsidRPr="00603CE0">
        <w:rPr>
          <w:rFonts w:ascii="Times New Roman" w:hAnsi="Times New Roman"/>
          <w:color w:val="000000" w:themeColor="text1"/>
        </w:rPr>
        <w:t xml:space="preserve"> available </w:t>
      </w:r>
      <w:r w:rsidR="00220EA0" w:rsidRPr="00603CE0">
        <w:rPr>
          <w:rFonts w:ascii="Times New Roman" w:hAnsi="Times New Roman"/>
          <w:color w:val="000000" w:themeColor="text1"/>
        </w:rPr>
        <w:t xml:space="preserve">between year 10 and year </w:t>
      </w:r>
      <w:r w:rsidR="00FF14FA" w:rsidRPr="00603CE0">
        <w:rPr>
          <w:rFonts w:ascii="Times New Roman" w:hAnsi="Times New Roman"/>
          <w:color w:val="000000" w:themeColor="text1"/>
        </w:rPr>
        <w:t xml:space="preserve">20 minimally </w:t>
      </w:r>
      <w:r w:rsidR="0010719A" w:rsidRPr="00603CE0">
        <w:rPr>
          <w:rFonts w:ascii="Times New Roman" w:hAnsi="Times New Roman"/>
          <w:color w:val="000000" w:themeColor="text1"/>
        </w:rPr>
        <w:t>impact</w:t>
      </w:r>
      <w:r w:rsidR="00205269" w:rsidRPr="00603CE0">
        <w:rPr>
          <w:rFonts w:ascii="Times New Roman" w:hAnsi="Times New Roman"/>
          <w:color w:val="000000" w:themeColor="text1"/>
        </w:rPr>
        <w:t>s</w:t>
      </w:r>
      <w:r w:rsidR="00CB5E62" w:rsidRPr="00603CE0">
        <w:rPr>
          <w:rFonts w:ascii="Times New Roman" w:hAnsi="Times New Roman"/>
          <w:color w:val="000000" w:themeColor="text1"/>
        </w:rPr>
        <w:t xml:space="preserve"> the </w:t>
      </w:r>
      <w:r w:rsidR="00134130" w:rsidRPr="00603CE0">
        <w:rPr>
          <w:rFonts w:ascii="Times New Roman" w:hAnsi="Times New Roman"/>
          <w:color w:val="000000" w:themeColor="text1"/>
        </w:rPr>
        <w:t xml:space="preserve">incidence of gonorrhea </w:t>
      </w:r>
      <w:r w:rsidR="004B7C86" w:rsidRPr="00603CE0">
        <w:rPr>
          <w:rFonts w:ascii="Times New Roman" w:hAnsi="Times New Roman"/>
          <w:color w:val="000000" w:themeColor="text1"/>
        </w:rPr>
        <w:t xml:space="preserve">and </w:t>
      </w:r>
      <w:r w:rsidR="00134130" w:rsidRPr="00603CE0">
        <w:rPr>
          <w:rFonts w:ascii="Times New Roman" w:hAnsi="Times New Roman"/>
          <w:color w:val="000000" w:themeColor="text1"/>
        </w:rPr>
        <w:t xml:space="preserve">the treatment failure rate, </w:t>
      </w:r>
      <w:r w:rsidR="000011A7" w:rsidRPr="00603CE0">
        <w:rPr>
          <w:rFonts w:ascii="Times New Roman" w:hAnsi="Times New Roman"/>
          <w:color w:val="000000" w:themeColor="text1"/>
        </w:rPr>
        <w:t xml:space="preserve">and moderately affects </w:t>
      </w:r>
      <w:r w:rsidR="00134130" w:rsidRPr="00603CE0">
        <w:rPr>
          <w:rFonts w:ascii="Times New Roman" w:hAnsi="Times New Roman"/>
          <w:color w:val="000000" w:themeColor="text1"/>
        </w:rPr>
        <w:t xml:space="preserve">the </w:t>
      </w:r>
      <w:r w:rsidR="00521676" w:rsidRPr="00603CE0">
        <w:rPr>
          <w:rFonts w:ascii="Times New Roman" w:hAnsi="Times New Roman"/>
          <w:color w:val="000000" w:themeColor="text1"/>
        </w:rPr>
        <w:t xml:space="preserve">use </w:t>
      </w:r>
      <w:r w:rsidR="00134130" w:rsidRPr="00603CE0">
        <w:rPr>
          <w:rFonts w:ascii="Times New Roman" w:hAnsi="Times New Roman"/>
          <w:color w:val="000000" w:themeColor="text1"/>
        </w:rPr>
        <w:t>of ertapenem</w:t>
      </w:r>
      <w:r w:rsidR="00C87412" w:rsidRPr="00603CE0">
        <w:rPr>
          <w:rFonts w:ascii="Times New Roman" w:hAnsi="Times New Roman"/>
          <w:color w:val="000000" w:themeColor="text1"/>
        </w:rPr>
        <w:t xml:space="preserve"> and </w:t>
      </w:r>
      <w:r w:rsidR="000011A7" w:rsidRPr="00603CE0">
        <w:rPr>
          <w:rFonts w:ascii="Times New Roman" w:hAnsi="Times New Roman"/>
          <w:color w:val="000000" w:themeColor="text1"/>
        </w:rPr>
        <w:t xml:space="preserve">the </w:t>
      </w:r>
      <w:r w:rsidR="00C87412" w:rsidRPr="00603CE0">
        <w:rPr>
          <w:rFonts w:ascii="Times New Roman" w:hAnsi="Times New Roman"/>
          <w:color w:val="000000" w:themeColor="text1"/>
        </w:rPr>
        <w:t>relative cost-effectiveness</w:t>
      </w:r>
      <w:r w:rsidR="0010719A" w:rsidRPr="00603CE0" w:rsidDel="00134130">
        <w:rPr>
          <w:rFonts w:ascii="Times New Roman" w:hAnsi="Times New Roman"/>
          <w:color w:val="000000" w:themeColor="text1"/>
        </w:rPr>
        <w:t xml:space="preserve"> </w:t>
      </w:r>
      <w:r w:rsidR="00542C9D" w:rsidRPr="00603CE0">
        <w:rPr>
          <w:rFonts w:ascii="Times New Roman" w:hAnsi="Times New Roman"/>
          <w:color w:val="000000" w:themeColor="text1"/>
        </w:rPr>
        <w:t xml:space="preserve">of </w:t>
      </w:r>
      <w:r w:rsidR="00FF14FA" w:rsidRPr="00603CE0">
        <w:rPr>
          <w:rFonts w:ascii="Times New Roman" w:hAnsi="Times New Roman"/>
          <w:color w:val="000000" w:themeColor="text1"/>
        </w:rPr>
        <w:t xml:space="preserve">the </w:t>
      </w:r>
      <w:r w:rsidR="0010719A" w:rsidRPr="00603CE0">
        <w:rPr>
          <w:rFonts w:ascii="Times New Roman" w:hAnsi="Times New Roman"/>
          <w:color w:val="000000" w:themeColor="text1"/>
        </w:rPr>
        <w:t>strategies</w:t>
      </w:r>
      <w:r w:rsidR="00E70BCF" w:rsidRPr="00603CE0">
        <w:rPr>
          <w:rFonts w:ascii="Times New Roman" w:hAnsi="Times New Roman"/>
          <w:color w:val="000000" w:themeColor="text1"/>
        </w:rPr>
        <w:t xml:space="preserve"> </w:t>
      </w:r>
      <w:r w:rsidR="00CB5E62" w:rsidRPr="00603CE0">
        <w:rPr>
          <w:rFonts w:ascii="Times New Roman" w:hAnsi="Times New Roman"/>
          <w:color w:val="000000" w:themeColor="text1"/>
        </w:rPr>
        <w:t>(</w:t>
      </w:r>
      <w:r w:rsidR="0086033A" w:rsidRPr="00603CE0">
        <w:rPr>
          <w:rFonts w:ascii="Times New Roman" w:hAnsi="Times New Roman"/>
          <w:color w:val="000000" w:themeColor="text1"/>
        </w:rPr>
        <w:fldChar w:fldCharType="begin"/>
      </w:r>
      <w:r w:rsidR="0086033A" w:rsidRPr="00603CE0">
        <w:rPr>
          <w:rFonts w:ascii="Times New Roman" w:hAnsi="Times New Roman"/>
          <w:color w:val="000000" w:themeColor="text1"/>
        </w:rPr>
        <w:instrText xml:space="preserve"> REF _Ref194060203 \h </w:instrText>
      </w:r>
      <w:r w:rsidR="00A06AE0" w:rsidRPr="00603CE0">
        <w:rPr>
          <w:rFonts w:ascii="Times New Roman" w:hAnsi="Times New Roman"/>
          <w:color w:val="000000" w:themeColor="text1"/>
        </w:rPr>
        <w:instrText xml:space="preserve"> \* MERGEFORMAT </w:instrText>
      </w:r>
      <w:r w:rsidR="0086033A" w:rsidRPr="00603CE0">
        <w:rPr>
          <w:rFonts w:ascii="Times New Roman" w:hAnsi="Times New Roman"/>
          <w:color w:val="000000" w:themeColor="text1"/>
        </w:rPr>
      </w:r>
      <w:r w:rsidR="0086033A"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S5</w:t>
      </w:r>
      <w:r w:rsidR="0086033A" w:rsidRPr="00603CE0">
        <w:rPr>
          <w:rFonts w:ascii="Times New Roman" w:hAnsi="Times New Roman"/>
          <w:color w:val="000000" w:themeColor="text1"/>
        </w:rPr>
        <w:fldChar w:fldCharType="end"/>
      </w:r>
      <w:r w:rsidR="00A06AE0" w:rsidRPr="00603CE0">
        <w:rPr>
          <w:rFonts w:ascii="Times New Roman" w:hAnsi="Times New Roman"/>
          <w:color w:val="000000" w:themeColor="text1"/>
        </w:rPr>
        <w:t>-</w:t>
      </w:r>
      <w:r w:rsidR="00DE13B1" w:rsidRPr="00603CE0">
        <w:rPr>
          <w:rFonts w:ascii="Times New Roman" w:hAnsi="Times New Roman"/>
          <w:color w:val="000000" w:themeColor="text1"/>
        </w:rPr>
        <w:fldChar w:fldCharType="begin"/>
      </w:r>
      <w:r w:rsidR="00DE13B1" w:rsidRPr="00603CE0">
        <w:rPr>
          <w:rFonts w:ascii="Times New Roman" w:hAnsi="Times New Roman"/>
          <w:color w:val="000000" w:themeColor="text1"/>
        </w:rPr>
        <w:instrText xml:space="preserve"> REF _Ref194061092 \h  \* MERGEFORMAT </w:instrText>
      </w:r>
      <w:r w:rsidR="00DE13B1" w:rsidRPr="00603CE0">
        <w:rPr>
          <w:rFonts w:ascii="Times New Roman" w:hAnsi="Times New Roman"/>
          <w:color w:val="000000" w:themeColor="text1"/>
        </w:rPr>
      </w:r>
      <w:r w:rsidR="00DE13B1"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S9</w:t>
      </w:r>
      <w:r w:rsidR="00DE13B1" w:rsidRPr="00603CE0">
        <w:rPr>
          <w:rFonts w:ascii="Times New Roman" w:hAnsi="Times New Roman"/>
          <w:color w:val="000000" w:themeColor="text1"/>
        </w:rPr>
        <w:fldChar w:fldCharType="end"/>
      </w:r>
      <w:r w:rsidR="00CB5E62" w:rsidRPr="00603CE0">
        <w:rPr>
          <w:rFonts w:ascii="Times New Roman" w:hAnsi="Times New Roman"/>
          <w:color w:val="000000" w:themeColor="text1"/>
        </w:rPr>
        <w:t xml:space="preserve">). </w:t>
      </w:r>
      <w:r w:rsidR="009A1636" w:rsidRPr="00603CE0">
        <w:rPr>
          <w:rFonts w:ascii="Times New Roman" w:hAnsi="Times New Roman"/>
          <w:color w:val="000000" w:themeColor="text1"/>
        </w:rPr>
        <w:t xml:space="preserve">If drug X is available relatively quickly (i.e., starting in year 10), GISP’s cost-effectiveness is </w:t>
      </w:r>
      <w:r w:rsidR="00F57D60" w:rsidRPr="00603CE0">
        <w:rPr>
          <w:rFonts w:ascii="Times New Roman" w:hAnsi="Times New Roman"/>
          <w:color w:val="000000" w:themeColor="text1"/>
        </w:rPr>
        <w:t xml:space="preserve">nearly identical </w:t>
      </w:r>
      <w:r w:rsidR="009A1636" w:rsidRPr="00603CE0">
        <w:rPr>
          <w:rFonts w:ascii="Times New Roman" w:hAnsi="Times New Roman"/>
          <w:color w:val="000000" w:themeColor="text1"/>
        </w:rPr>
        <w:t>to that of the RT strategy</w:t>
      </w:r>
      <w:r w:rsidR="00E427FA" w:rsidRPr="00603CE0">
        <w:rPr>
          <w:rFonts w:ascii="Times New Roman" w:hAnsi="Times New Roman"/>
          <w:color w:val="000000" w:themeColor="text1"/>
        </w:rPr>
        <w:t xml:space="preserve"> (</w:t>
      </w:r>
      <w:r w:rsidR="00E427FA" w:rsidRPr="00603CE0">
        <w:rPr>
          <w:rFonts w:ascii="Times New Roman" w:hAnsi="Times New Roman"/>
          <w:color w:val="000000" w:themeColor="text1"/>
        </w:rPr>
        <w:fldChar w:fldCharType="begin"/>
      </w:r>
      <w:r w:rsidR="00E427FA" w:rsidRPr="00603CE0">
        <w:rPr>
          <w:rFonts w:ascii="Times New Roman" w:hAnsi="Times New Roman"/>
          <w:color w:val="000000" w:themeColor="text1"/>
        </w:rPr>
        <w:instrText xml:space="preserve"> REF _Ref194061092 \h  \* MERGEFORMAT </w:instrText>
      </w:r>
      <w:r w:rsidR="00E427FA" w:rsidRPr="00603CE0">
        <w:rPr>
          <w:rFonts w:ascii="Times New Roman" w:hAnsi="Times New Roman"/>
          <w:color w:val="000000" w:themeColor="text1"/>
        </w:rPr>
      </w:r>
      <w:r w:rsidR="00E427FA"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S9</w:t>
      </w:r>
      <w:r w:rsidR="00E427FA" w:rsidRPr="00603CE0">
        <w:rPr>
          <w:rFonts w:ascii="Times New Roman" w:hAnsi="Times New Roman"/>
          <w:color w:val="000000" w:themeColor="text1"/>
        </w:rPr>
        <w:fldChar w:fldCharType="end"/>
      </w:r>
      <w:r w:rsidR="00E427FA" w:rsidRPr="00603CE0">
        <w:rPr>
          <w:rFonts w:ascii="Times New Roman" w:hAnsi="Times New Roman"/>
          <w:color w:val="000000" w:themeColor="text1"/>
        </w:rPr>
        <w:t xml:space="preserve"> top row)</w:t>
      </w:r>
      <w:r w:rsidR="009A1636" w:rsidRPr="00603CE0">
        <w:rPr>
          <w:rFonts w:ascii="Times New Roman" w:hAnsi="Times New Roman"/>
          <w:color w:val="000000" w:themeColor="text1"/>
        </w:rPr>
        <w:t xml:space="preserve">. </w:t>
      </w:r>
      <w:r w:rsidR="00134130" w:rsidRPr="00603CE0">
        <w:rPr>
          <w:rFonts w:ascii="Times New Roman" w:hAnsi="Times New Roman"/>
          <w:color w:val="000000" w:themeColor="text1"/>
        </w:rPr>
        <w:t xml:space="preserve">However, </w:t>
      </w:r>
      <w:r w:rsidR="005E0D82" w:rsidRPr="00603CE0">
        <w:rPr>
          <w:rFonts w:ascii="Times New Roman" w:hAnsi="Times New Roman"/>
          <w:color w:val="000000" w:themeColor="text1"/>
        </w:rPr>
        <w:t xml:space="preserve">as we increased the time to drug X becoming available, </w:t>
      </w:r>
      <w:r w:rsidR="001C63C7" w:rsidRPr="00603CE0">
        <w:rPr>
          <w:rFonts w:ascii="Times New Roman" w:hAnsi="Times New Roman"/>
          <w:color w:val="000000" w:themeColor="text1"/>
        </w:rPr>
        <w:t xml:space="preserve">GISP is </w:t>
      </w:r>
      <w:r w:rsidR="00F57D60" w:rsidRPr="00603CE0">
        <w:rPr>
          <w:rFonts w:ascii="Times New Roman" w:hAnsi="Times New Roman"/>
          <w:color w:val="000000" w:themeColor="text1"/>
        </w:rPr>
        <w:t xml:space="preserve">slightly </w:t>
      </w:r>
      <w:r w:rsidR="001C63C7" w:rsidRPr="00603CE0">
        <w:rPr>
          <w:rFonts w:ascii="Times New Roman" w:hAnsi="Times New Roman"/>
          <w:color w:val="000000" w:themeColor="text1"/>
        </w:rPr>
        <w:t>more cost-effective</w:t>
      </w:r>
      <w:r w:rsidR="00F57D60" w:rsidRPr="00603CE0">
        <w:rPr>
          <w:rFonts w:ascii="Times New Roman" w:hAnsi="Times New Roman"/>
          <w:color w:val="000000" w:themeColor="text1"/>
        </w:rPr>
        <w:t xml:space="preserve"> on average</w:t>
      </w:r>
      <w:r w:rsidR="001C63C7" w:rsidRPr="00603CE0">
        <w:rPr>
          <w:rFonts w:ascii="Times New Roman" w:hAnsi="Times New Roman"/>
          <w:color w:val="000000" w:themeColor="text1"/>
        </w:rPr>
        <w:t xml:space="preserve"> than the other scenarios, </w:t>
      </w:r>
      <w:r w:rsidR="005A60A6" w:rsidRPr="00603CE0">
        <w:rPr>
          <w:rFonts w:ascii="Times New Roman" w:hAnsi="Times New Roman"/>
          <w:color w:val="000000" w:themeColor="text1"/>
        </w:rPr>
        <w:t>although there remains extensive overlap in outcome, particularly between GISP and RT</w:t>
      </w:r>
      <w:r w:rsidR="00983AE9" w:rsidRPr="00603CE0">
        <w:rPr>
          <w:rFonts w:ascii="Times New Roman" w:hAnsi="Times New Roman"/>
          <w:color w:val="000000" w:themeColor="text1"/>
        </w:rPr>
        <w:t xml:space="preserve"> (</w:t>
      </w:r>
      <w:r w:rsidR="00ED3A07" w:rsidRPr="00603CE0">
        <w:rPr>
          <w:rFonts w:ascii="Times New Roman" w:hAnsi="Times New Roman"/>
          <w:color w:val="000000" w:themeColor="text1"/>
        </w:rPr>
        <w:fldChar w:fldCharType="begin"/>
      </w:r>
      <w:r w:rsidR="00ED3A07" w:rsidRPr="00603CE0">
        <w:rPr>
          <w:rFonts w:ascii="Times New Roman" w:hAnsi="Times New Roman"/>
          <w:color w:val="000000" w:themeColor="text1"/>
        </w:rPr>
        <w:instrText xml:space="preserve"> REF _Ref194061092 \h  \* MERGEFORMAT </w:instrText>
      </w:r>
      <w:r w:rsidR="00ED3A07" w:rsidRPr="00603CE0">
        <w:rPr>
          <w:rFonts w:ascii="Times New Roman" w:hAnsi="Times New Roman"/>
          <w:color w:val="000000" w:themeColor="text1"/>
        </w:rPr>
      </w:r>
      <w:r w:rsidR="00ED3A07"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S9</w:t>
      </w:r>
      <w:r w:rsidR="00ED3A07" w:rsidRPr="00603CE0">
        <w:rPr>
          <w:rFonts w:ascii="Times New Roman" w:hAnsi="Times New Roman"/>
          <w:color w:val="000000" w:themeColor="text1"/>
        </w:rPr>
        <w:fldChar w:fldCharType="end"/>
      </w:r>
      <w:r w:rsidR="00ED3A07" w:rsidRPr="00603CE0">
        <w:rPr>
          <w:rFonts w:ascii="Times New Roman" w:hAnsi="Times New Roman"/>
          <w:color w:val="000000" w:themeColor="text1"/>
        </w:rPr>
        <w:t>, third and fourth row</w:t>
      </w:r>
      <w:r w:rsidR="00DA32F6" w:rsidRPr="00603CE0">
        <w:rPr>
          <w:rFonts w:ascii="Times New Roman" w:hAnsi="Times New Roman"/>
          <w:color w:val="000000" w:themeColor="text1"/>
        </w:rPr>
        <w:t xml:space="preserve">). </w:t>
      </w:r>
      <w:r w:rsidR="00A45B56" w:rsidRPr="00603CE0">
        <w:rPr>
          <w:rFonts w:ascii="Times New Roman" w:hAnsi="Times New Roman"/>
          <w:color w:val="000000" w:themeColor="text1"/>
        </w:rPr>
        <w:t xml:space="preserve">Our other sensitivity analyses suggest that </w:t>
      </w:r>
      <w:r w:rsidR="001E7EEC" w:rsidRPr="00603CE0">
        <w:rPr>
          <w:rFonts w:ascii="Times New Roman" w:hAnsi="Times New Roman"/>
          <w:color w:val="000000" w:themeColor="text1"/>
        </w:rPr>
        <w:t xml:space="preserve">the </w:t>
      </w:r>
      <w:r w:rsidR="007E3E99" w:rsidRPr="00603CE0">
        <w:rPr>
          <w:rFonts w:ascii="Times New Roman" w:hAnsi="Times New Roman"/>
          <w:color w:val="000000" w:themeColor="text1"/>
        </w:rPr>
        <w:t>GISP switch threshold</w:t>
      </w:r>
      <w:r w:rsidR="00CA26C5" w:rsidRPr="00603CE0">
        <w:rPr>
          <w:rFonts w:ascii="Times New Roman" w:hAnsi="Times New Roman"/>
          <w:color w:val="000000" w:themeColor="text1"/>
        </w:rPr>
        <w:t xml:space="preserve"> </w:t>
      </w:r>
      <w:r w:rsidR="00043ADA" w:rsidRPr="00603CE0">
        <w:rPr>
          <w:rFonts w:ascii="Times New Roman" w:hAnsi="Times New Roman"/>
          <w:color w:val="000000" w:themeColor="text1"/>
        </w:rPr>
        <w:t>(</w:t>
      </w:r>
      <w:r w:rsidR="002C4462" w:rsidRPr="00603CE0">
        <w:rPr>
          <w:rFonts w:ascii="Times New Roman" w:hAnsi="Times New Roman"/>
          <w:color w:val="000000" w:themeColor="text1"/>
        </w:rPr>
        <w:fldChar w:fldCharType="begin"/>
      </w:r>
      <w:r w:rsidR="002C4462" w:rsidRPr="00603CE0">
        <w:rPr>
          <w:rFonts w:ascii="Times New Roman" w:hAnsi="Times New Roman"/>
          <w:color w:val="000000" w:themeColor="text1"/>
        </w:rPr>
        <w:instrText xml:space="preserve"> REF _Ref194049402 \h </w:instrText>
      </w:r>
      <w:r w:rsidR="009879ED" w:rsidRPr="00603CE0">
        <w:rPr>
          <w:rFonts w:ascii="Times New Roman" w:hAnsi="Times New Roman"/>
          <w:color w:val="000000" w:themeColor="text1"/>
        </w:rPr>
        <w:instrText xml:space="preserve"> \* MERGEFORMAT </w:instrText>
      </w:r>
      <w:r w:rsidR="002C4462" w:rsidRPr="00603CE0">
        <w:rPr>
          <w:rFonts w:ascii="Times New Roman" w:hAnsi="Times New Roman"/>
          <w:color w:val="000000" w:themeColor="text1"/>
        </w:rPr>
      </w:r>
      <w:r w:rsidR="002C4462"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S10</w:t>
      </w:r>
      <w:r w:rsidR="002C4462" w:rsidRPr="00603CE0">
        <w:rPr>
          <w:rFonts w:ascii="Times New Roman" w:hAnsi="Times New Roman"/>
          <w:color w:val="000000" w:themeColor="text1"/>
        </w:rPr>
        <w:fldChar w:fldCharType="end"/>
      </w:r>
      <w:r w:rsidR="002C4462" w:rsidRPr="00603CE0">
        <w:rPr>
          <w:rFonts w:ascii="Times New Roman" w:hAnsi="Times New Roman"/>
          <w:color w:val="000000" w:themeColor="text1"/>
        </w:rPr>
        <w:t xml:space="preserve">, </w:t>
      </w:r>
      <w:r w:rsidR="002C4462" w:rsidRPr="00603CE0">
        <w:rPr>
          <w:rFonts w:ascii="Times New Roman" w:hAnsi="Times New Roman"/>
          <w:color w:val="000000" w:themeColor="text1"/>
        </w:rPr>
        <w:fldChar w:fldCharType="begin"/>
      </w:r>
      <w:r w:rsidR="002C4462" w:rsidRPr="00603CE0">
        <w:rPr>
          <w:rFonts w:ascii="Times New Roman" w:hAnsi="Times New Roman"/>
          <w:color w:val="000000" w:themeColor="text1"/>
        </w:rPr>
        <w:instrText xml:space="preserve"> REF _Ref194049404 \h </w:instrText>
      </w:r>
      <w:r w:rsidR="009879ED" w:rsidRPr="00603CE0">
        <w:rPr>
          <w:rFonts w:ascii="Times New Roman" w:hAnsi="Times New Roman"/>
          <w:color w:val="000000" w:themeColor="text1"/>
        </w:rPr>
        <w:instrText xml:space="preserve"> \* MERGEFORMAT </w:instrText>
      </w:r>
      <w:r w:rsidR="002C4462" w:rsidRPr="00603CE0">
        <w:rPr>
          <w:rFonts w:ascii="Times New Roman" w:hAnsi="Times New Roman"/>
          <w:color w:val="000000" w:themeColor="text1"/>
        </w:rPr>
      </w:r>
      <w:r w:rsidR="002C4462"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S11</w:t>
      </w:r>
      <w:r w:rsidR="002C4462" w:rsidRPr="00603CE0">
        <w:rPr>
          <w:rFonts w:ascii="Times New Roman" w:hAnsi="Times New Roman"/>
          <w:color w:val="000000" w:themeColor="text1"/>
        </w:rPr>
        <w:fldChar w:fldCharType="end"/>
      </w:r>
      <w:r w:rsidR="00DD2B89" w:rsidRPr="00603CE0">
        <w:rPr>
          <w:rFonts w:ascii="Times New Roman" w:hAnsi="Times New Roman"/>
          <w:color w:val="000000" w:themeColor="text1"/>
        </w:rPr>
        <w:t>),</w:t>
      </w:r>
      <w:r w:rsidR="001E7EEC" w:rsidRPr="00603CE0">
        <w:rPr>
          <w:rFonts w:ascii="Times New Roman" w:hAnsi="Times New Roman"/>
          <w:color w:val="000000" w:themeColor="text1"/>
        </w:rPr>
        <w:t xml:space="preserve"> </w:t>
      </w:r>
      <w:r w:rsidR="00F64D2D" w:rsidRPr="00603CE0">
        <w:rPr>
          <w:rFonts w:ascii="Times New Roman" w:hAnsi="Times New Roman"/>
          <w:color w:val="000000" w:themeColor="text1"/>
        </w:rPr>
        <w:t xml:space="preserve">the </w:t>
      </w:r>
      <w:r w:rsidR="007141E5" w:rsidRPr="00603CE0">
        <w:rPr>
          <w:rFonts w:ascii="Times New Roman" w:hAnsi="Times New Roman"/>
          <w:color w:val="000000" w:themeColor="text1"/>
        </w:rPr>
        <w:t xml:space="preserve">probability </w:t>
      </w:r>
      <w:r w:rsidR="00F64D2D" w:rsidRPr="00603CE0">
        <w:rPr>
          <w:rFonts w:ascii="Times New Roman" w:hAnsi="Times New Roman"/>
          <w:color w:val="000000" w:themeColor="text1"/>
        </w:rPr>
        <w:t xml:space="preserve">of symptomatic cases </w:t>
      </w:r>
      <w:r w:rsidR="007141E5" w:rsidRPr="00603CE0">
        <w:rPr>
          <w:rFonts w:ascii="Times New Roman" w:hAnsi="Times New Roman"/>
          <w:color w:val="000000" w:themeColor="text1"/>
        </w:rPr>
        <w:t xml:space="preserve">returning for </w:t>
      </w:r>
      <w:r w:rsidR="00F64D2D" w:rsidRPr="00603CE0">
        <w:rPr>
          <w:rFonts w:ascii="Times New Roman" w:hAnsi="Times New Roman"/>
          <w:color w:val="000000" w:themeColor="text1"/>
        </w:rPr>
        <w:t>TOC (</w:t>
      </w:r>
      <w:r w:rsidR="004E5D6B" w:rsidRPr="00603CE0">
        <w:rPr>
          <w:rFonts w:ascii="Times New Roman" w:hAnsi="Times New Roman"/>
          <w:color w:val="000000" w:themeColor="text1"/>
        </w:rPr>
        <w:fldChar w:fldCharType="begin"/>
      </w:r>
      <w:r w:rsidR="004E5D6B" w:rsidRPr="00603CE0">
        <w:rPr>
          <w:rFonts w:ascii="Times New Roman" w:hAnsi="Times New Roman"/>
          <w:color w:val="000000" w:themeColor="text1"/>
        </w:rPr>
        <w:instrText xml:space="preserve"> REF _Ref194049434 \h </w:instrText>
      </w:r>
      <w:r w:rsidR="009879ED" w:rsidRPr="00603CE0">
        <w:rPr>
          <w:rFonts w:ascii="Times New Roman" w:hAnsi="Times New Roman"/>
          <w:color w:val="000000" w:themeColor="text1"/>
        </w:rPr>
        <w:instrText xml:space="preserve"> \* MERGEFORMAT </w:instrText>
      </w:r>
      <w:r w:rsidR="004E5D6B" w:rsidRPr="00603CE0">
        <w:rPr>
          <w:rFonts w:ascii="Times New Roman" w:hAnsi="Times New Roman"/>
          <w:color w:val="000000" w:themeColor="text1"/>
        </w:rPr>
      </w:r>
      <w:r w:rsidR="004E5D6B"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S12</w:t>
      </w:r>
      <w:r w:rsidR="004E5D6B" w:rsidRPr="00603CE0">
        <w:rPr>
          <w:rFonts w:ascii="Times New Roman" w:hAnsi="Times New Roman"/>
          <w:color w:val="000000" w:themeColor="text1"/>
        </w:rPr>
        <w:fldChar w:fldCharType="end"/>
      </w:r>
      <w:r w:rsidR="00C0427B" w:rsidRPr="00603CE0">
        <w:rPr>
          <w:rFonts w:ascii="Times New Roman" w:hAnsi="Times New Roman"/>
          <w:color w:val="000000" w:themeColor="text1"/>
        </w:rPr>
        <w:t xml:space="preserve">, </w:t>
      </w:r>
      <w:r w:rsidR="004E5D6B" w:rsidRPr="00603CE0">
        <w:rPr>
          <w:rFonts w:ascii="Times New Roman" w:hAnsi="Times New Roman"/>
          <w:color w:val="000000" w:themeColor="text1"/>
        </w:rPr>
        <w:fldChar w:fldCharType="begin"/>
      </w:r>
      <w:r w:rsidR="004E5D6B" w:rsidRPr="00603CE0">
        <w:rPr>
          <w:rFonts w:ascii="Times New Roman" w:hAnsi="Times New Roman"/>
          <w:color w:val="000000" w:themeColor="text1"/>
        </w:rPr>
        <w:instrText xml:space="preserve"> REF _Ref194049436 \h </w:instrText>
      </w:r>
      <w:r w:rsidR="009879ED" w:rsidRPr="00603CE0">
        <w:rPr>
          <w:rFonts w:ascii="Times New Roman" w:hAnsi="Times New Roman"/>
          <w:color w:val="000000" w:themeColor="text1"/>
        </w:rPr>
        <w:instrText xml:space="preserve"> \* MERGEFORMAT </w:instrText>
      </w:r>
      <w:r w:rsidR="004E5D6B" w:rsidRPr="00603CE0">
        <w:rPr>
          <w:rFonts w:ascii="Times New Roman" w:hAnsi="Times New Roman"/>
          <w:color w:val="000000" w:themeColor="text1"/>
        </w:rPr>
      </w:r>
      <w:r w:rsidR="004E5D6B"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S13</w:t>
      </w:r>
      <w:r w:rsidR="004E5D6B" w:rsidRPr="00603CE0">
        <w:rPr>
          <w:rFonts w:ascii="Times New Roman" w:hAnsi="Times New Roman"/>
          <w:color w:val="000000" w:themeColor="text1"/>
        </w:rPr>
        <w:fldChar w:fldCharType="end"/>
      </w:r>
      <w:r w:rsidR="00F64D2D" w:rsidRPr="00603CE0">
        <w:rPr>
          <w:rFonts w:ascii="Times New Roman" w:hAnsi="Times New Roman"/>
          <w:color w:val="000000" w:themeColor="text1"/>
        </w:rPr>
        <w:t xml:space="preserve">), </w:t>
      </w:r>
      <w:r w:rsidR="003815DF" w:rsidRPr="00603CE0">
        <w:rPr>
          <w:rFonts w:ascii="Times New Roman" w:hAnsi="Times New Roman"/>
          <w:color w:val="000000" w:themeColor="text1"/>
        </w:rPr>
        <w:t xml:space="preserve">the </w:t>
      </w:r>
      <w:r w:rsidR="007141E5" w:rsidRPr="00603CE0">
        <w:rPr>
          <w:rFonts w:ascii="Times New Roman" w:hAnsi="Times New Roman"/>
          <w:color w:val="000000" w:themeColor="text1"/>
        </w:rPr>
        <w:t xml:space="preserve">probability </w:t>
      </w:r>
      <w:r w:rsidR="003815DF" w:rsidRPr="00603CE0">
        <w:rPr>
          <w:rFonts w:ascii="Times New Roman" w:hAnsi="Times New Roman"/>
          <w:color w:val="000000" w:themeColor="text1"/>
        </w:rPr>
        <w:t xml:space="preserve">of asymptomatic cases </w:t>
      </w:r>
      <w:r w:rsidR="007141E5" w:rsidRPr="00603CE0">
        <w:rPr>
          <w:rFonts w:ascii="Times New Roman" w:hAnsi="Times New Roman"/>
          <w:color w:val="000000" w:themeColor="text1"/>
        </w:rPr>
        <w:t xml:space="preserve">returning for </w:t>
      </w:r>
      <w:r w:rsidR="003815DF" w:rsidRPr="00603CE0">
        <w:rPr>
          <w:rFonts w:ascii="Times New Roman" w:hAnsi="Times New Roman"/>
          <w:color w:val="000000" w:themeColor="text1"/>
        </w:rPr>
        <w:t>TOC</w:t>
      </w:r>
      <w:r w:rsidR="00043ADA" w:rsidRPr="00603CE0">
        <w:rPr>
          <w:rFonts w:ascii="Times New Roman" w:hAnsi="Times New Roman"/>
          <w:color w:val="000000" w:themeColor="text1"/>
        </w:rPr>
        <w:t xml:space="preserve"> (</w:t>
      </w:r>
      <w:r w:rsidR="004E5D6B" w:rsidRPr="00603CE0">
        <w:rPr>
          <w:rFonts w:ascii="Times New Roman" w:hAnsi="Times New Roman"/>
          <w:color w:val="000000" w:themeColor="text1"/>
        </w:rPr>
        <w:fldChar w:fldCharType="begin"/>
      </w:r>
      <w:r w:rsidR="004E5D6B" w:rsidRPr="00603CE0">
        <w:rPr>
          <w:rFonts w:ascii="Times New Roman" w:hAnsi="Times New Roman"/>
          <w:color w:val="000000" w:themeColor="text1"/>
        </w:rPr>
        <w:instrText xml:space="preserve"> REF _Ref194049450 \h </w:instrText>
      </w:r>
      <w:r w:rsidR="009879ED" w:rsidRPr="00603CE0">
        <w:rPr>
          <w:rFonts w:ascii="Times New Roman" w:hAnsi="Times New Roman"/>
          <w:color w:val="000000" w:themeColor="text1"/>
        </w:rPr>
        <w:instrText xml:space="preserve"> \* MERGEFORMAT </w:instrText>
      </w:r>
      <w:r w:rsidR="004E5D6B" w:rsidRPr="00603CE0">
        <w:rPr>
          <w:rFonts w:ascii="Times New Roman" w:hAnsi="Times New Roman"/>
          <w:color w:val="000000" w:themeColor="text1"/>
        </w:rPr>
      </w:r>
      <w:r w:rsidR="004E5D6B"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S14</w:t>
      </w:r>
      <w:r w:rsidR="004E5D6B" w:rsidRPr="00603CE0">
        <w:rPr>
          <w:rFonts w:ascii="Times New Roman" w:hAnsi="Times New Roman"/>
          <w:color w:val="000000" w:themeColor="text1"/>
        </w:rPr>
        <w:fldChar w:fldCharType="end"/>
      </w:r>
      <w:r w:rsidR="00C0427B" w:rsidRPr="00603CE0">
        <w:rPr>
          <w:rFonts w:ascii="Times New Roman" w:hAnsi="Times New Roman"/>
          <w:color w:val="000000" w:themeColor="text1"/>
        </w:rPr>
        <w:t xml:space="preserve">, </w:t>
      </w:r>
      <w:r w:rsidR="004E5D6B" w:rsidRPr="00603CE0">
        <w:rPr>
          <w:rFonts w:ascii="Times New Roman" w:hAnsi="Times New Roman"/>
          <w:color w:val="000000" w:themeColor="text1"/>
        </w:rPr>
        <w:fldChar w:fldCharType="begin"/>
      </w:r>
      <w:r w:rsidR="004E5D6B" w:rsidRPr="00603CE0">
        <w:rPr>
          <w:rFonts w:ascii="Times New Roman" w:hAnsi="Times New Roman"/>
          <w:color w:val="000000" w:themeColor="text1"/>
        </w:rPr>
        <w:instrText xml:space="preserve"> REF _Ref194049452 \h </w:instrText>
      </w:r>
      <w:r w:rsidR="009879ED" w:rsidRPr="00603CE0">
        <w:rPr>
          <w:rFonts w:ascii="Times New Roman" w:hAnsi="Times New Roman"/>
          <w:color w:val="000000" w:themeColor="text1"/>
        </w:rPr>
        <w:instrText xml:space="preserve"> \* MERGEFORMAT </w:instrText>
      </w:r>
      <w:r w:rsidR="004E5D6B" w:rsidRPr="00603CE0">
        <w:rPr>
          <w:rFonts w:ascii="Times New Roman" w:hAnsi="Times New Roman"/>
          <w:color w:val="000000" w:themeColor="text1"/>
        </w:rPr>
      </w:r>
      <w:r w:rsidR="004E5D6B"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S15</w:t>
      </w:r>
      <w:r w:rsidR="004E5D6B" w:rsidRPr="00603CE0">
        <w:rPr>
          <w:rFonts w:ascii="Times New Roman" w:hAnsi="Times New Roman"/>
          <w:color w:val="000000" w:themeColor="text1"/>
        </w:rPr>
        <w:fldChar w:fldCharType="end"/>
      </w:r>
      <w:r w:rsidR="00845C0C" w:rsidRPr="00603CE0">
        <w:rPr>
          <w:rFonts w:ascii="Times New Roman" w:hAnsi="Times New Roman"/>
          <w:color w:val="000000" w:themeColor="text1"/>
        </w:rPr>
        <w:t>)</w:t>
      </w:r>
      <w:r w:rsidR="003815DF" w:rsidRPr="00603CE0">
        <w:rPr>
          <w:rFonts w:ascii="Times New Roman" w:hAnsi="Times New Roman"/>
          <w:color w:val="000000" w:themeColor="text1"/>
        </w:rPr>
        <w:t xml:space="preserve">, </w:t>
      </w:r>
      <w:r w:rsidR="00B410CE" w:rsidRPr="00603CE0">
        <w:rPr>
          <w:rFonts w:ascii="Times New Roman" w:hAnsi="Times New Roman"/>
          <w:color w:val="000000" w:themeColor="text1"/>
        </w:rPr>
        <w:t>and the distribution of</w:t>
      </w:r>
      <w:r w:rsidR="00AE1D85" w:rsidRPr="00603CE0">
        <w:rPr>
          <w:rFonts w:ascii="Times New Roman" w:hAnsi="Times New Roman"/>
          <w:color w:val="000000" w:themeColor="text1"/>
        </w:rPr>
        <w:t xml:space="preserve"> </w:t>
      </w:r>
      <w:r w:rsidR="00E23C7C" w:rsidRPr="00603CE0">
        <w:rPr>
          <w:rFonts w:ascii="Times New Roman" w:hAnsi="Times New Roman"/>
          <w:color w:val="000000" w:themeColor="text1"/>
        </w:rPr>
        <w:t>combo</w:t>
      </w:r>
      <w:r w:rsidR="00AE1D85" w:rsidRPr="00603CE0">
        <w:rPr>
          <w:rFonts w:ascii="Times New Roman" w:hAnsi="Times New Roman"/>
          <w:color w:val="000000" w:themeColor="text1"/>
        </w:rPr>
        <w:t xml:space="preserve"> </w:t>
      </w:r>
      <w:r w:rsidR="00B410CE" w:rsidRPr="00603CE0">
        <w:rPr>
          <w:rFonts w:ascii="Times New Roman" w:hAnsi="Times New Roman"/>
          <w:color w:val="000000" w:themeColor="text1"/>
        </w:rPr>
        <w:t xml:space="preserve">cases to </w:t>
      </w:r>
      <w:r w:rsidR="00E23C7C" w:rsidRPr="00603CE0">
        <w:rPr>
          <w:rFonts w:ascii="Times New Roman" w:hAnsi="Times New Roman"/>
          <w:color w:val="000000" w:themeColor="text1"/>
        </w:rPr>
        <w:t xml:space="preserve">the two </w:t>
      </w:r>
      <w:r w:rsidR="00B410CE" w:rsidRPr="00603CE0">
        <w:rPr>
          <w:rFonts w:ascii="Times New Roman" w:hAnsi="Times New Roman"/>
          <w:color w:val="000000" w:themeColor="text1"/>
        </w:rPr>
        <w:t>treatment protocols</w:t>
      </w:r>
      <w:r w:rsidR="00C0427B" w:rsidRPr="00603CE0">
        <w:rPr>
          <w:rFonts w:ascii="Times New Roman" w:hAnsi="Times New Roman"/>
          <w:color w:val="000000" w:themeColor="text1"/>
        </w:rPr>
        <w:t xml:space="preserve"> (</w:t>
      </w:r>
      <w:r w:rsidR="00C0427B" w:rsidRPr="00603CE0">
        <w:rPr>
          <w:rFonts w:ascii="Times New Roman" w:hAnsi="Times New Roman"/>
          <w:color w:val="000000" w:themeColor="text1"/>
        </w:rPr>
        <w:fldChar w:fldCharType="begin"/>
      </w:r>
      <w:r w:rsidR="00C0427B" w:rsidRPr="00603CE0">
        <w:rPr>
          <w:rFonts w:ascii="Times New Roman" w:hAnsi="Times New Roman"/>
          <w:color w:val="000000" w:themeColor="text1"/>
        </w:rPr>
        <w:instrText xml:space="preserve"> REF _Ref194049541 \h </w:instrText>
      </w:r>
      <w:r w:rsidR="009879ED" w:rsidRPr="00603CE0">
        <w:rPr>
          <w:rFonts w:ascii="Times New Roman" w:hAnsi="Times New Roman"/>
          <w:color w:val="000000" w:themeColor="text1"/>
        </w:rPr>
        <w:instrText xml:space="preserve"> \* MERGEFORMAT </w:instrText>
      </w:r>
      <w:r w:rsidR="00C0427B" w:rsidRPr="00603CE0">
        <w:rPr>
          <w:rFonts w:ascii="Times New Roman" w:hAnsi="Times New Roman"/>
          <w:color w:val="000000" w:themeColor="text1"/>
        </w:rPr>
      </w:r>
      <w:r w:rsidR="00C0427B"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S16</w:t>
      </w:r>
      <w:r w:rsidR="00C0427B" w:rsidRPr="00603CE0">
        <w:rPr>
          <w:rFonts w:ascii="Times New Roman" w:hAnsi="Times New Roman"/>
          <w:color w:val="000000" w:themeColor="text1"/>
        </w:rPr>
        <w:fldChar w:fldCharType="end"/>
      </w:r>
      <w:r w:rsidR="00C0427B" w:rsidRPr="00603CE0">
        <w:rPr>
          <w:rFonts w:ascii="Times New Roman" w:hAnsi="Times New Roman"/>
          <w:color w:val="000000" w:themeColor="text1"/>
        </w:rPr>
        <w:t xml:space="preserve">, </w:t>
      </w:r>
      <w:r w:rsidR="00C0427B" w:rsidRPr="00603CE0">
        <w:rPr>
          <w:rFonts w:ascii="Times New Roman" w:hAnsi="Times New Roman"/>
          <w:color w:val="000000" w:themeColor="text1"/>
        </w:rPr>
        <w:fldChar w:fldCharType="begin"/>
      </w:r>
      <w:r w:rsidR="00C0427B" w:rsidRPr="00603CE0">
        <w:rPr>
          <w:rFonts w:ascii="Times New Roman" w:hAnsi="Times New Roman"/>
          <w:color w:val="000000" w:themeColor="text1"/>
        </w:rPr>
        <w:instrText xml:space="preserve"> REF _Ref194049544 \h </w:instrText>
      </w:r>
      <w:r w:rsidR="009879ED" w:rsidRPr="00603CE0">
        <w:rPr>
          <w:rFonts w:ascii="Times New Roman" w:hAnsi="Times New Roman"/>
          <w:color w:val="000000" w:themeColor="text1"/>
        </w:rPr>
        <w:instrText xml:space="preserve"> \* MERGEFORMAT </w:instrText>
      </w:r>
      <w:r w:rsidR="00C0427B" w:rsidRPr="00603CE0">
        <w:rPr>
          <w:rFonts w:ascii="Times New Roman" w:hAnsi="Times New Roman"/>
          <w:color w:val="000000" w:themeColor="text1"/>
        </w:rPr>
      </w:r>
      <w:r w:rsidR="00C0427B"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S17</w:t>
      </w:r>
      <w:r w:rsidR="00C0427B" w:rsidRPr="00603CE0">
        <w:rPr>
          <w:rFonts w:ascii="Times New Roman" w:hAnsi="Times New Roman"/>
          <w:color w:val="000000" w:themeColor="text1"/>
        </w:rPr>
        <w:fldChar w:fldCharType="end"/>
      </w:r>
      <w:r w:rsidR="00C0427B" w:rsidRPr="00603CE0">
        <w:rPr>
          <w:rFonts w:ascii="Times New Roman" w:hAnsi="Times New Roman"/>
          <w:color w:val="000000" w:themeColor="text1"/>
        </w:rPr>
        <w:t>)</w:t>
      </w:r>
      <w:r w:rsidR="006F5F4F" w:rsidRPr="00603CE0">
        <w:rPr>
          <w:rFonts w:ascii="Times New Roman" w:hAnsi="Times New Roman"/>
          <w:color w:val="000000" w:themeColor="text1"/>
        </w:rPr>
        <w:t xml:space="preserve"> would have </w:t>
      </w:r>
      <w:r w:rsidR="00F567F6" w:rsidRPr="00603CE0">
        <w:rPr>
          <w:rFonts w:ascii="Times New Roman" w:hAnsi="Times New Roman"/>
          <w:color w:val="000000" w:themeColor="text1"/>
        </w:rPr>
        <w:t xml:space="preserve">only minor </w:t>
      </w:r>
      <w:r w:rsidR="006F5F4F" w:rsidRPr="00603CE0">
        <w:rPr>
          <w:rFonts w:ascii="Times New Roman" w:hAnsi="Times New Roman"/>
          <w:color w:val="000000" w:themeColor="text1"/>
        </w:rPr>
        <w:t>effect</w:t>
      </w:r>
      <w:r w:rsidR="00F567F6" w:rsidRPr="00603CE0">
        <w:rPr>
          <w:rFonts w:ascii="Times New Roman" w:hAnsi="Times New Roman"/>
          <w:color w:val="000000" w:themeColor="text1"/>
        </w:rPr>
        <w:t>s</w:t>
      </w:r>
      <w:r w:rsidR="006F5F4F" w:rsidRPr="00603CE0">
        <w:rPr>
          <w:rFonts w:ascii="Times New Roman" w:hAnsi="Times New Roman"/>
          <w:color w:val="000000" w:themeColor="text1"/>
        </w:rPr>
        <w:t xml:space="preserve"> on the</w:t>
      </w:r>
      <w:r w:rsidR="00043ADA" w:rsidRPr="00603CE0">
        <w:rPr>
          <w:rFonts w:ascii="Times New Roman" w:hAnsi="Times New Roman"/>
          <w:color w:val="000000" w:themeColor="text1"/>
        </w:rPr>
        <w:t xml:space="preserve"> </w:t>
      </w:r>
      <w:r w:rsidR="006F5F4F" w:rsidRPr="00603CE0">
        <w:rPr>
          <w:rFonts w:ascii="Times New Roman" w:hAnsi="Times New Roman"/>
          <w:color w:val="000000" w:themeColor="text1"/>
        </w:rPr>
        <w:t xml:space="preserve">relative cost-effectiveness of the </w:t>
      </w:r>
      <w:r w:rsidR="009974C3" w:rsidRPr="00603CE0">
        <w:rPr>
          <w:rFonts w:ascii="Times New Roman" w:hAnsi="Times New Roman"/>
          <w:color w:val="000000" w:themeColor="text1"/>
        </w:rPr>
        <w:t>strategies</w:t>
      </w:r>
      <w:r w:rsidR="00F567F6" w:rsidRPr="00603CE0">
        <w:rPr>
          <w:rFonts w:ascii="Times New Roman" w:hAnsi="Times New Roman"/>
          <w:color w:val="000000" w:themeColor="text1"/>
        </w:rPr>
        <w:t>, and would not affect our assessment</w:t>
      </w:r>
      <w:r w:rsidR="00B70A24" w:rsidRPr="00603CE0">
        <w:rPr>
          <w:rFonts w:ascii="Times New Roman" w:hAnsi="Times New Roman"/>
          <w:color w:val="000000" w:themeColor="text1"/>
        </w:rPr>
        <w:t>.</w:t>
      </w:r>
      <w:r w:rsidR="00321906" w:rsidRPr="00603CE0">
        <w:rPr>
          <w:rFonts w:ascii="Times New Roman" w:hAnsi="Times New Roman"/>
          <w:color w:val="000000" w:themeColor="text1"/>
        </w:rPr>
        <w:t xml:space="preserve"> Our analysis of the </w:t>
      </w:r>
      <w:r w:rsidR="00E660DE" w:rsidRPr="00603CE0">
        <w:rPr>
          <w:rFonts w:ascii="Times New Roman" w:hAnsi="Times New Roman"/>
          <w:color w:val="000000" w:themeColor="text1"/>
        </w:rPr>
        <w:t>rDST and MT scenarios (§</w:t>
      </w:r>
      <w:r w:rsidR="00E660DE" w:rsidRPr="00603CE0">
        <w:rPr>
          <w:rFonts w:ascii="Times New Roman" w:hAnsi="Times New Roman"/>
          <w:color w:val="000000" w:themeColor="text1"/>
        </w:rPr>
        <w:fldChar w:fldCharType="begin"/>
      </w:r>
      <w:r w:rsidR="00E660DE" w:rsidRPr="00603CE0">
        <w:rPr>
          <w:rFonts w:ascii="Times New Roman" w:hAnsi="Times New Roman"/>
          <w:color w:val="000000" w:themeColor="text1"/>
        </w:rPr>
        <w:instrText xml:space="preserve"> REF _Ref206674179 \r \h </w:instrText>
      </w:r>
      <w:r w:rsidR="00E660DE" w:rsidRPr="00603CE0">
        <w:rPr>
          <w:rFonts w:ascii="Times New Roman" w:hAnsi="Times New Roman"/>
          <w:color w:val="000000" w:themeColor="text1"/>
        </w:rPr>
      </w:r>
      <w:r w:rsidR="00E660DE" w:rsidRPr="00603CE0">
        <w:rPr>
          <w:rFonts w:ascii="Times New Roman" w:hAnsi="Times New Roman"/>
          <w:color w:val="000000" w:themeColor="text1"/>
        </w:rPr>
        <w:fldChar w:fldCharType="separate"/>
      </w:r>
      <w:r w:rsidR="00E660DE" w:rsidRPr="00603CE0">
        <w:rPr>
          <w:rFonts w:ascii="Times New Roman" w:hAnsi="Times New Roman"/>
          <w:color w:val="000000" w:themeColor="text1"/>
        </w:rPr>
        <w:t>S5</w:t>
      </w:r>
      <w:r w:rsidR="00E660DE" w:rsidRPr="00603CE0">
        <w:rPr>
          <w:rFonts w:ascii="Times New Roman" w:hAnsi="Times New Roman"/>
          <w:color w:val="000000" w:themeColor="text1"/>
        </w:rPr>
        <w:fldChar w:fldCharType="end"/>
      </w:r>
      <w:r w:rsidR="00E660DE" w:rsidRPr="00603CE0">
        <w:rPr>
          <w:rFonts w:ascii="Times New Roman" w:hAnsi="Times New Roman"/>
          <w:color w:val="000000" w:themeColor="text1"/>
        </w:rPr>
        <w:t>)</w:t>
      </w:r>
      <w:r w:rsidR="00237260" w:rsidRPr="00603CE0">
        <w:rPr>
          <w:rFonts w:ascii="Times New Roman" w:hAnsi="Times New Roman"/>
          <w:color w:val="000000" w:themeColor="text1"/>
        </w:rPr>
        <w:t xml:space="preserve"> suggests that wide-spread availability of </w:t>
      </w:r>
      <w:r w:rsidR="00BC243C" w:rsidRPr="00603CE0">
        <w:rPr>
          <w:rFonts w:ascii="Times New Roman" w:hAnsi="Times New Roman"/>
          <w:color w:val="000000" w:themeColor="text1"/>
        </w:rPr>
        <w:t xml:space="preserve">rapid </w:t>
      </w:r>
      <w:r w:rsidR="00237260" w:rsidRPr="00603CE0">
        <w:rPr>
          <w:rFonts w:ascii="Times New Roman" w:hAnsi="Times New Roman"/>
          <w:color w:val="000000" w:themeColor="text1"/>
        </w:rPr>
        <w:t xml:space="preserve">drug susceptibility testing would result in </w:t>
      </w:r>
      <w:r w:rsidR="00E37500" w:rsidRPr="00603CE0">
        <w:rPr>
          <w:rFonts w:ascii="Times New Roman" w:hAnsi="Times New Roman"/>
          <w:color w:val="000000" w:themeColor="text1"/>
        </w:rPr>
        <w:t>better</w:t>
      </w:r>
      <w:r w:rsidR="00871ECC" w:rsidRPr="00603CE0">
        <w:rPr>
          <w:rFonts w:ascii="Times New Roman" w:hAnsi="Times New Roman"/>
          <w:color w:val="000000" w:themeColor="text1"/>
        </w:rPr>
        <w:t xml:space="preserve"> disease</w:t>
      </w:r>
      <w:r w:rsidR="00E37500" w:rsidRPr="00603CE0">
        <w:rPr>
          <w:rFonts w:ascii="Times New Roman" w:hAnsi="Times New Roman"/>
          <w:color w:val="000000" w:themeColor="text1"/>
        </w:rPr>
        <w:t xml:space="preserve"> outcomes </w:t>
      </w:r>
      <w:r w:rsidR="007B0F3B" w:rsidRPr="00603CE0">
        <w:rPr>
          <w:rFonts w:ascii="Times New Roman" w:hAnsi="Times New Roman"/>
          <w:color w:val="000000" w:themeColor="text1"/>
        </w:rPr>
        <w:t xml:space="preserve">than GISP </w:t>
      </w:r>
      <w:r w:rsidR="00E37500" w:rsidRPr="00603CE0">
        <w:rPr>
          <w:rFonts w:ascii="Times New Roman" w:hAnsi="Times New Roman"/>
          <w:color w:val="000000" w:themeColor="text1"/>
        </w:rPr>
        <w:t>(e.g., less AMR gonorrhea,</w:t>
      </w:r>
      <w:r w:rsidR="00AD2DBF" w:rsidRPr="00603CE0">
        <w:rPr>
          <w:rFonts w:ascii="Times New Roman" w:hAnsi="Times New Roman"/>
          <w:color w:val="000000" w:themeColor="text1"/>
        </w:rPr>
        <w:t xml:space="preserve"> less usage of ertapenem,</w:t>
      </w:r>
      <w:r w:rsidR="00E37500" w:rsidRPr="00603CE0">
        <w:rPr>
          <w:rFonts w:ascii="Times New Roman" w:hAnsi="Times New Roman"/>
          <w:color w:val="000000" w:themeColor="text1"/>
        </w:rPr>
        <w:t xml:space="preserve"> </w:t>
      </w:r>
      <w:r w:rsidR="00237260" w:rsidRPr="00603CE0">
        <w:rPr>
          <w:rFonts w:ascii="Times New Roman" w:hAnsi="Times New Roman"/>
          <w:color w:val="000000" w:themeColor="text1"/>
        </w:rPr>
        <w:t>fewer QALYs lost</w:t>
      </w:r>
      <w:r w:rsidR="00C43951" w:rsidRPr="00603CE0">
        <w:rPr>
          <w:rFonts w:ascii="Times New Roman" w:hAnsi="Times New Roman"/>
          <w:color w:val="000000" w:themeColor="text1"/>
        </w:rPr>
        <w:t xml:space="preserve">; see </w:t>
      </w:r>
      <w:r w:rsidR="006003E8" w:rsidRPr="00603CE0">
        <w:rPr>
          <w:rFonts w:ascii="Times New Roman" w:hAnsi="Times New Roman"/>
          <w:color w:val="000000" w:themeColor="text1"/>
        </w:rPr>
        <w:fldChar w:fldCharType="begin"/>
      </w:r>
      <w:r w:rsidR="006003E8" w:rsidRPr="00603CE0">
        <w:rPr>
          <w:rFonts w:ascii="Times New Roman" w:hAnsi="Times New Roman"/>
          <w:color w:val="000000" w:themeColor="text1"/>
        </w:rPr>
        <w:instrText xml:space="preserve"> REF _Ref206674514 \h </w:instrText>
      </w:r>
      <w:r w:rsidR="006003E8" w:rsidRPr="00603CE0">
        <w:rPr>
          <w:rFonts w:ascii="Times New Roman" w:hAnsi="Times New Roman"/>
          <w:color w:val="000000" w:themeColor="text1"/>
        </w:rPr>
      </w:r>
      <w:r w:rsidR="006003E8" w:rsidRPr="00603CE0">
        <w:rPr>
          <w:rFonts w:ascii="Times New Roman" w:hAnsi="Times New Roman"/>
          <w:color w:val="000000" w:themeColor="text1"/>
        </w:rPr>
        <w:fldChar w:fldCharType="separate"/>
      </w:r>
      <w:r w:rsidR="006003E8" w:rsidRPr="00603CE0">
        <w:rPr>
          <w:rFonts w:ascii="Times New Roman" w:hAnsi="Times New Roman"/>
          <w:color w:val="000000" w:themeColor="text1"/>
        </w:rPr>
        <w:t>Table S</w:t>
      </w:r>
      <w:r w:rsidR="006003E8" w:rsidRPr="00603CE0">
        <w:rPr>
          <w:rFonts w:ascii="Times New Roman" w:hAnsi="Times New Roman"/>
          <w:noProof/>
          <w:color w:val="000000" w:themeColor="text1"/>
        </w:rPr>
        <w:t>7</w:t>
      </w:r>
      <w:r w:rsidR="006003E8" w:rsidRPr="00603CE0">
        <w:rPr>
          <w:rFonts w:ascii="Times New Roman" w:hAnsi="Times New Roman"/>
          <w:color w:val="000000" w:themeColor="text1"/>
        </w:rPr>
        <w:fldChar w:fldCharType="end"/>
      </w:r>
      <w:r w:rsidR="00EA402A" w:rsidRPr="00603CE0">
        <w:rPr>
          <w:rFonts w:ascii="Times New Roman" w:hAnsi="Times New Roman"/>
          <w:color w:val="000000" w:themeColor="text1"/>
        </w:rPr>
        <w:t xml:space="preserve">, </w:t>
      </w:r>
      <w:r w:rsidR="006003E8" w:rsidRPr="00603CE0">
        <w:rPr>
          <w:rFonts w:ascii="Times New Roman" w:hAnsi="Times New Roman"/>
          <w:color w:val="000000" w:themeColor="text1"/>
        </w:rPr>
        <w:fldChar w:fldCharType="begin"/>
      </w:r>
      <w:r w:rsidR="006003E8" w:rsidRPr="00603CE0">
        <w:rPr>
          <w:rFonts w:ascii="Times New Roman" w:hAnsi="Times New Roman"/>
          <w:color w:val="000000" w:themeColor="text1"/>
        </w:rPr>
        <w:instrText xml:space="preserve"> REF _Ref206674516 \h </w:instrText>
      </w:r>
      <w:r w:rsidR="006003E8" w:rsidRPr="00603CE0">
        <w:rPr>
          <w:rFonts w:ascii="Times New Roman" w:hAnsi="Times New Roman"/>
          <w:color w:val="000000" w:themeColor="text1"/>
        </w:rPr>
      </w:r>
      <w:r w:rsidR="006003E8" w:rsidRPr="00603CE0">
        <w:rPr>
          <w:rFonts w:ascii="Times New Roman" w:hAnsi="Times New Roman"/>
          <w:color w:val="000000" w:themeColor="text1"/>
        </w:rPr>
        <w:fldChar w:fldCharType="separate"/>
      </w:r>
      <w:r w:rsidR="006003E8" w:rsidRPr="00603CE0">
        <w:rPr>
          <w:rFonts w:ascii="Times New Roman" w:hAnsi="Times New Roman"/>
          <w:color w:val="000000" w:themeColor="text1"/>
        </w:rPr>
        <w:t>Table S</w:t>
      </w:r>
      <w:r w:rsidR="006003E8" w:rsidRPr="00603CE0">
        <w:rPr>
          <w:rFonts w:ascii="Times New Roman" w:hAnsi="Times New Roman"/>
          <w:noProof/>
          <w:color w:val="000000" w:themeColor="text1"/>
        </w:rPr>
        <w:t>8</w:t>
      </w:r>
      <w:r w:rsidR="006003E8" w:rsidRPr="00603CE0">
        <w:rPr>
          <w:rFonts w:ascii="Times New Roman" w:hAnsi="Times New Roman"/>
          <w:color w:val="000000" w:themeColor="text1"/>
        </w:rPr>
        <w:fldChar w:fldCharType="end"/>
      </w:r>
      <w:r w:rsidR="00E37500" w:rsidRPr="00603CE0">
        <w:rPr>
          <w:rFonts w:ascii="Times New Roman" w:hAnsi="Times New Roman"/>
          <w:color w:val="000000" w:themeColor="text1"/>
        </w:rPr>
        <w:t>)</w:t>
      </w:r>
      <w:r w:rsidR="007B0F3B" w:rsidRPr="00603CE0">
        <w:rPr>
          <w:rFonts w:ascii="Times New Roman" w:hAnsi="Times New Roman"/>
          <w:color w:val="000000" w:themeColor="text1"/>
        </w:rPr>
        <w:t xml:space="preserve"> but would cost substantially more than GISP over 20 years. </w:t>
      </w:r>
      <w:r w:rsidR="009B4A25" w:rsidRPr="00603CE0">
        <w:rPr>
          <w:rFonts w:ascii="Times New Roman" w:hAnsi="Times New Roman"/>
          <w:color w:val="000000" w:themeColor="text1"/>
        </w:rPr>
        <w:t>Limited usage of drug susceptibility testing in t</w:t>
      </w:r>
      <w:r w:rsidR="00AA6E6B" w:rsidRPr="00603CE0">
        <w:rPr>
          <w:rFonts w:ascii="Times New Roman" w:hAnsi="Times New Roman"/>
          <w:color w:val="000000" w:themeColor="text1"/>
        </w:rPr>
        <w:t xml:space="preserve">he MT scenario </w:t>
      </w:r>
      <w:r w:rsidR="00160427" w:rsidRPr="00603CE0">
        <w:rPr>
          <w:rFonts w:ascii="Times New Roman" w:hAnsi="Times New Roman"/>
          <w:color w:val="000000" w:themeColor="text1"/>
        </w:rPr>
        <w:t xml:space="preserve">produced similar outcomes to the </w:t>
      </w:r>
      <w:r w:rsidR="009B4A25" w:rsidRPr="00603CE0">
        <w:rPr>
          <w:rFonts w:ascii="Times New Roman" w:hAnsi="Times New Roman"/>
          <w:color w:val="000000" w:themeColor="text1"/>
        </w:rPr>
        <w:t>C</w:t>
      </w:r>
      <w:r w:rsidR="00160427" w:rsidRPr="00603CE0">
        <w:rPr>
          <w:rFonts w:ascii="Times New Roman" w:hAnsi="Times New Roman"/>
          <w:color w:val="000000" w:themeColor="text1"/>
        </w:rPr>
        <w:t>ombo</w:t>
      </w:r>
      <w:r w:rsidR="009B4A25" w:rsidRPr="00603CE0">
        <w:rPr>
          <w:rFonts w:ascii="Times New Roman" w:hAnsi="Times New Roman"/>
          <w:color w:val="000000" w:themeColor="text1"/>
        </w:rPr>
        <w:t xml:space="preserve"> scenario. Finally, </w:t>
      </w:r>
      <w:r w:rsidR="0009775A" w:rsidRPr="00603CE0">
        <w:rPr>
          <w:rFonts w:ascii="Times New Roman" w:hAnsi="Times New Roman"/>
          <w:color w:val="000000" w:themeColor="text1"/>
        </w:rPr>
        <w:t>introducing heterogeneity in screening frequency (§</w:t>
      </w:r>
      <w:r w:rsidR="000F3728" w:rsidRPr="00603CE0">
        <w:rPr>
          <w:rFonts w:ascii="Times New Roman" w:hAnsi="Times New Roman"/>
          <w:color w:val="000000" w:themeColor="text1"/>
        </w:rPr>
        <w:fldChar w:fldCharType="begin"/>
      </w:r>
      <w:r w:rsidR="000F3728" w:rsidRPr="00603CE0">
        <w:rPr>
          <w:rFonts w:ascii="Times New Roman" w:hAnsi="Times New Roman"/>
          <w:color w:val="000000" w:themeColor="text1"/>
        </w:rPr>
        <w:instrText xml:space="preserve"> REF _Ref206674689 \r \h </w:instrText>
      </w:r>
      <w:r w:rsidR="000F3728" w:rsidRPr="00603CE0">
        <w:rPr>
          <w:rFonts w:ascii="Times New Roman" w:hAnsi="Times New Roman"/>
          <w:color w:val="000000" w:themeColor="text1"/>
        </w:rPr>
      </w:r>
      <w:r w:rsidR="000F3728" w:rsidRPr="00603CE0">
        <w:rPr>
          <w:rFonts w:ascii="Times New Roman" w:hAnsi="Times New Roman"/>
          <w:color w:val="000000" w:themeColor="text1"/>
        </w:rPr>
        <w:fldChar w:fldCharType="separate"/>
      </w:r>
      <w:r w:rsidR="000F3728" w:rsidRPr="00603CE0">
        <w:rPr>
          <w:rFonts w:ascii="Times New Roman" w:hAnsi="Times New Roman"/>
          <w:color w:val="000000" w:themeColor="text1"/>
        </w:rPr>
        <w:t>S6</w:t>
      </w:r>
      <w:r w:rsidR="000F3728" w:rsidRPr="00603CE0">
        <w:rPr>
          <w:rFonts w:ascii="Times New Roman" w:hAnsi="Times New Roman"/>
          <w:color w:val="000000" w:themeColor="text1"/>
        </w:rPr>
        <w:fldChar w:fldCharType="end"/>
      </w:r>
      <w:r w:rsidR="000F3728" w:rsidRPr="00603CE0">
        <w:rPr>
          <w:rFonts w:ascii="Times New Roman" w:hAnsi="Times New Roman"/>
          <w:color w:val="000000" w:themeColor="text1"/>
        </w:rPr>
        <w:t>)</w:t>
      </w:r>
      <w:r w:rsidR="00212EB7" w:rsidRPr="00603CE0">
        <w:rPr>
          <w:rFonts w:ascii="Times New Roman" w:hAnsi="Times New Roman"/>
          <w:color w:val="000000" w:themeColor="text1"/>
        </w:rPr>
        <w:t xml:space="preserve"> </w:t>
      </w:r>
      <w:r w:rsidR="009302F1" w:rsidRPr="00603CE0">
        <w:rPr>
          <w:rFonts w:ascii="Times New Roman" w:hAnsi="Times New Roman"/>
          <w:color w:val="000000" w:themeColor="text1"/>
        </w:rPr>
        <w:t>only minimally impacted</w:t>
      </w:r>
      <w:r w:rsidR="000869C8" w:rsidRPr="00603CE0">
        <w:rPr>
          <w:rFonts w:ascii="Times New Roman" w:hAnsi="Times New Roman"/>
          <w:color w:val="000000" w:themeColor="text1"/>
        </w:rPr>
        <w:t xml:space="preserve"> our </w:t>
      </w:r>
      <w:r w:rsidR="00102BE3" w:rsidRPr="00603CE0">
        <w:rPr>
          <w:rFonts w:ascii="Times New Roman" w:hAnsi="Times New Roman"/>
          <w:color w:val="000000" w:themeColor="text1"/>
        </w:rPr>
        <w:t>outcomes</w:t>
      </w:r>
      <w:r w:rsidR="00774970" w:rsidRPr="00603CE0">
        <w:rPr>
          <w:rFonts w:ascii="Times New Roman" w:hAnsi="Times New Roman"/>
          <w:color w:val="000000" w:themeColor="text1"/>
        </w:rPr>
        <w:t>.</w:t>
      </w:r>
    </w:p>
    <w:p w14:paraId="0A27EEC4" w14:textId="5954A8E8" w:rsidR="00F32588" w:rsidRPr="00603CE0" w:rsidRDefault="00F32588" w:rsidP="001F7DBC">
      <w:pPr>
        <w:pStyle w:val="Heading1"/>
        <w:rPr>
          <w:rFonts w:ascii="Times New Roman" w:hAnsi="Times New Roman"/>
          <w:color w:val="000000" w:themeColor="text1"/>
        </w:rPr>
      </w:pPr>
      <w:r w:rsidRPr="00603CE0">
        <w:rPr>
          <w:rFonts w:ascii="Times New Roman" w:hAnsi="Times New Roman"/>
          <w:color w:val="000000" w:themeColor="text1"/>
        </w:rPr>
        <w:t>Discussion</w:t>
      </w:r>
    </w:p>
    <w:p w14:paraId="0E50AA8D" w14:textId="16CE1C6A" w:rsidR="00B54FED" w:rsidRPr="00603CE0" w:rsidRDefault="009C41C1" w:rsidP="00E01B5E">
      <w:pPr>
        <w:rPr>
          <w:rFonts w:ascii="Times New Roman" w:hAnsi="Times New Roman"/>
          <w:color w:val="000000" w:themeColor="text1"/>
        </w:rPr>
      </w:pPr>
      <w:r w:rsidRPr="00603CE0">
        <w:rPr>
          <w:rFonts w:ascii="Times New Roman" w:hAnsi="Times New Roman"/>
          <w:color w:val="000000" w:themeColor="text1"/>
        </w:rPr>
        <w:tab/>
      </w:r>
      <w:r w:rsidR="0005577E" w:rsidRPr="00603CE0">
        <w:rPr>
          <w:rFonts w:ascii="Times New Roman" w:hAnsi="Times New Roman"/>
          <w:color w:val="000000" w:themeColor="text1"/>
        </w:rPr>
        <w:t xml:space="preserve">Guidelines for the empiric treatment of gonorrhea are determined based </w:t>
      </w:r>
      <w:r w:rsidR="00DF48D1" w:rsidRPr="00603CE0">
        <w:rPr>
          <w:rFonts w:ascii="Times New Roman" w:hAnsi="Times New Roman"/>
          <w:color w:val="000000" w:themeColor="text1"/>
        </w:rPr>
        <w:t>in part</w:t>
      </w:r>
      <w:r w:rsidR="0005577E" w:rsidRPr="00603CE0">
        <w:rPr>
          <w:rFonts w:ascii="Times New Roman" w:hAnsi="Times New Roman"/>
          <w:color w:val="000000" w:themeColor="text1"/>
        </w:rPr>
        <w:t xml:space="preserve"> </w:t>
      </w:r>
      <w:r w:rsidR="00DF48D1" w:rsidRPr="00603CE0">
        <w:rPr>
          <w:rFonts w:ascii="Times New Roman" w:hAnsi="Times New Roman"/>
          <w:color w:val="000000" w:themeColor="text1"/>
        </w:rPr>
        <w:t xml:space="preserve">on </w:t>
      </w:r>
      <w:r w:rsidR="0005577E" w:rsidRPr="00603CE0">
        <w:rPr>
          <w:rFonts w:ascii="Times New Roman" w:hAnsi="Times New Roman"/>
          <w:color w:val="000000" w:themeColor="text1"/>
        </w:rPr>
        <w:t>data provided by GISP, the US national surveillance system for monitoring trends in AMR gonorrhea.</w:t>
      </w:r>
      <w:r w:rsidR="00A94480" w:rsidRPr="00603CE0">
        <w:rPr>
          <w:rFonts w:ascii="Times New Roman" w:hAnsi="Times New Roman"/>
          <w:color w:val="000000" w:themeColor="text1"/>
        </w:rPr>
        <w:fldChar w:fldCharType="begin"/>
      </w:r>
      <w:r w:rsidR="00402A48" w:rsidRPr="00603CE0">
        <w:rPr>
          <w:rFonts w:ascii="Times New Roman" w:hAnsi="Times New Roman"/>
          <w:color w:val="000000" w:themeColor="text1"/>
        </w:rPr>
        <w:instrText xml:space="preserve"> ADDIN EN.CITE &lt;EndNote&gt;&lt;Cite&gt;&lt;Author&gt;St. Cyr&lt;/Author&gt;&lt;Year&gt;2023&lt;/Year&gt;&lt;RecNum&gt;2216&lt;/RecNum&gt;&lt;DisplayText&gt;&lt;style face="superscript"&gt;10,15&lt;/style&gt;&lt;/DisplayText&gt;&lt;record&gt;&lt;rec-number&gt;2216&lt;/rec-number&gt;&lt;foreign-keys&gt;&lt;key app="EN" db-id="wptxs2svnezeaaex5ebp2d9tvv0d9sw25p2p" timestamp="1711478567" guid="9606c049-ca75-498c-9565-720747c19e13"&gt;2216&lt;/key&gt;&lt;/foreign-keys&gt;&lt;ref-type name="Report"&gt;27&lt;/ref-type&gt;&lt;contributors&gt;&lt;authors&gt;&lt;author&gt;St. Cyr, S&lt;/author&gt;&lt;author&gt;Kreisel, K&lt;/author&gt;&lt;author&gt;Belanger, M&lt;/author&gt;&lt;author&gt;Schmerer, M&lt;/author&gt;&lt;/authors&gt;&lt;subsidiary-authors&gt;&lt;author&gt;Division of STD Prevention &lt;/author&gt;&lt;/subsidiary-authors&gt;&lt;/contributors&gt;&lt;titles&gt;&lt;title&gt;Gonococcal Isolate Surveillance Project (GISP) and Enhanced GISP (eGISP) Protocol&lt;/title&gt;&lt;/titles&gt;&lt;dates&gt;&lt;year&gt;2023&lt;/year&gt;&lt;/dates&gt;&lt;pub-location&gt;Atlanta, GA&lt;/pub-location&gt;&lt;publisher&gt;Centers for Disease Control and Prevention&lt;/publisher&gt;&lt;urls&gt;&lt;/urls&gt;&lt;/record&gt;&lt;/Cite&gt;&lt;Cite&gt;&lt;Author&gt;Cyr&lt;/Author&gt;&lt;Year&gt;2020&lt;/Year&gt;&lt;RecNum&gt;2272&lt;/RecNum&gt;&lt;record&gt;&lt;rec-number&gt;2272&lt;/rec-number&gt;&lt;foreign-keys&gt;&lt;key app="EN" db-id="wptxs2svnezeaaex5ebp2d9tvv0d9sw25p2p" timestamp="1718129835" guid="430f8d5d-d98c-44f3-8318-d3637284566b"&gt;2272&lt;/key&gt;&lt;/foreign-keys&gt;&lt;ref-type name="Journal Article"&gt;17&lt;/ref-type&gt;&lt;contributors&gt;&lt;authors&gt;&lt;author&gt;Sancta St. Cyr&lt;/author&gt;&lt;author&gt;Lindley Barbee&lt;/author&gt;&lt;author&gt;Kimberly A. Workowski&lt;/author&gt;&lt;author&gt;Laura H. Bachmann&lt;/author&gt;&lt;author&gt;Cau Pham&lt;/author&gt;&lt;author&gt;Karen Schlanger&lt;/author&gt;&lt;author&gt;Elizabeth Torrone&lt;/author&gt;&lt;author&gt;Hillard Weinstock&lt;/author&gt;&lt;author&gt;Ellen N. Kersh&lt;/author&gt;&lt;author&gt;Phoebe Thorpe&lt;/author&gt;&lt;/authors&gt;&lt;/contributors&gt;&lt;titles&gt;&lt;title&gt;Update to CDC’s Treatment Guidelines for Gonococcal Infection, 2020&lt;/title&gt;&lt;secondary-title&gt;Morbidity and Mortality Weekly Report&lt;/secondary-title&gt;&lt;/titles&gt;&lt;periodical&gt;&lt;full-title&gt;Morbidity and Mortality Weekly Report&lt;/full-title&gt;&lt;/periodical&gt;&lt;pages&gt;1911-1916&lt;/pages&gt;&lt;volume&gt;69&lt;/volume&gt;&lt;number&gt;50&lt;/number&gt;&lt;dates&gt;&lt;year&gt;2020&lt;/year&gt;&lt;/dates&gt;&lt;urls&gt;&lt;/urls&gt;&lt;/record&gt;&lt;/Cite&gt;&lt;/EndNote&gt;</w:instrText>
      </w:r>
      <w:r w:rsidR="00A94480" w:rsidRPr="00603CE0">
        <w:rPr>
          <w:rFonts w:ascii="Times New Roman" w:hAnsi="Times New Roman"/>
          <w:color w:val="000000" w:themeColor="text1"/>
        </w:rPr>
        <w:fldChar w:fldCharType="separate"/>
      </w:r>
      <w:r w:rsidR="00402A48" w:rsidRPr="00603CE0">
        <w:rPr>
          <w:rFonts w:ascii="Times New Roman" w:hAnsi="Times New Roman"/>
          <w:color w:val="000000" w:themeColor="text1"/>
          <w:vertAlign w:val="superscript"/>
        </w:rPr>
        <w:t>10,15</w:t>
      </w:r>
      <w:r w:rsidR="00A94480" w:rsidRPr="00603CE0">
        <w:rPr>
          <w:rFonts w:ascii="Times New Roman" w:hAnsi="Times New Roman"/>
          <w:color w:val="000000" w:themeColor="text1"/>
        </w:rPr>
        <w:fldChar w:fldCharType="end"/>
      </w:r>
      <w:r w:rsidR="0005577E" w:rsidRPr="00603CE0">
        <w:rPr>
          <w:rFonts w:ascii="Times New Roman" w:hAnsi="Times New Roman"/>
          <w:color w:val="000000" w:themeColor="text1"/>
        </w:rPr>
        <w:t xml:space="preserve"> </w:t>
      </w:r>
      <w:r w:rsidR="00FB1276" w:rsidRPr="00603CE0">
        <w:rPr>
          <w:rFonts w:ascii="Times New Roman" w:hAnsi="Times New Roman"/>
          <w:color w:val="000000" w:themeColor="text1"/>
        </w:rPr>
        <w:t>In this study, we</w:t>
      </w:r>
      <w:r w:rsidRPr="00603CE0">
        <w:rPr>
          <w:rFonts w:ascii="Times New Roman" w:hAnsi="Times New Roman"/>
          <w:color w:val="000000" w:themeColor="text1"/>
        </w:rPr>
        <w:t xml:space="preserve"> assess</w:t>
      </w:r>
      <w:r w:rsidR="00FB1276" w:rsidRPr="00603CE0">
        <w:rPr>
          <w:rFonts w:ascii="Times New Roman" w:hAnsi="Times New Roman"/>
          <w:color w:val="000000" w:themeColor="text1"/>
        </w:rPr>
        <w:t>ed</w:t>
      </w:r>
      <w:r w:rsidRPr="00603CE0">
        <w:rPr>
          <w:rFonts w:ascii="Times New Roman" w:hAnsi="Times New Roman"/>
          <w:color w:val="000000" w:themeColor="text1"/>
        </w:rPr>
        <w:t xml:space="preserve"> the value of </w:t>
      </w:r>
      <w:r w:rsidR="00FB1276" w:rsidRPr="00603CE0">
        <w:rPr>
          <w:rFonts w:ascii="Times New Roman" w:hAnsi="Times New Roman"/>
          <w:color w:val="000000" w:themeColor="text1"/>
        </w:rPr>
        <w:t>GISP</w:t>
      </w:r>
      <w:r w:rsidR="00B23BB8" w:rsidRPr="00603CE0">
        <w:rPr>
          <w:rFonts w:ascii="Times New Roman" w:hAnsi="Times New Roman"/>
          <w:color w:val="000000" w:themeColor="text1"/>
        </w:rPr>
        <w:t xml:space="preserve"> </w:t>
      </w:r>
      <w:r w:rsidR="009E7AF1" w:rsidRPr="00603CE0">
        <w:rPr>
          <w:rFonts w:ascii="Times New Roman" w:hAnsi="Times New Roman"/>
          <w:color w:val="000000" w:themeColor="text1"/>
        </w:rPr>
        <w:t xml:space="preserve">for the MSM population </w:t>
      </w:r>
      <w:r w:rsidR="00512E60" w:rsidRPr="00603CE0">
        <w:rPr>
          <w:rFonts w:ascii="Times New Roman" w:hAnsi="Times New Roman"/>
          <w:color w:val="000000" w:themeColor="text1"/>
        </w:rPr>
        <w:t xml:space="preserve">in the US </w:t>
      </w:r>
      <w:r w:rsidRPr="00603CE0">
        <w:rPr>
          <w:rFonts w:ascii="Times New Roman" w:hAnsi="Times New Roman"/>
          <w:color w:val="000000" w:themeColor="text1"/>
        </w:rPr>
        <w:t xml:space="preserve">by </w:t>
      </w:r>
      <w:r w:rsidR="00464115" w:rsidRPr="00603CE0">
        <w:rPr>
          <w:rFonts w:ascii="Times New Roman" w:hAnsi="Times New Roman"/>
          <w:color w:val="000000" w:themeColor="text1"/>
        </w:rPr>
        <w:t xml:space="preserve">projecting </w:t>
      </w:r>
      <w:r w:rsidR="00DC0667" w:rsidRPr="00603CE0">
        <w:rPr>
          <w:rFonts w:ascii="Times New Roman" w:hAnsi="Times New Roman"/>
          <w:color w:val="000000" w:themeColor="text1"/>
        </w:rPr>
        <w:t xml:space="preserve">the health and financial burdens associated with gonorrhea under GISP </w:t>
      </w:r>
      <w:r w:rsidR="00464115" w:rsidRPr="00603CE0">
        <w:rPr>
          <w:rFonts w:ascii="Times New Roman" w:hAnsi="Times New Roman"/>
          <w:color w:val="000000" w:themeColor="text1"/>
        </w:rPr>
        <w:t>and under</w:t>
      </w:r>
      <w:r w:rsidR="00DC0667" w:rsidRPr="00603CE0">
        <w:rPr>
          <w:rFonts w:ascii="Times New Roman" w:hAnsi="Times New Roman"/>
          <w:color w:val="000000" w:themeColor="text1"/>
        </w:rPr>
        <w:t xml:space="preserve"> </w:t>
      </w:r>
      <w:r w:rsidR="00E03279" w:rsidRPr="00603CE0">
        <w:rPr>
          <w:rFonts w:ascii="Times New Roman" w:hAnsi="Times New Roman"/>
          <w:color w:val="000000" w:themeColor="text1"/>
        </w:rPr>
        <w:t>counterfactual scenarios</w:t>
      </w:r>
      <w:r w:rsidR="00943A90" w:rsidRPr="00603CE0">
        <w:rPr>
          <w:rFonts w:ascii="Times New Roman" w:hAnsi="Times New Roman"/>
          <w:color w:val="000000" w:themeColor="text1"/>
        </w:rPr>
        <w:t xml:space="preserve"> </w:t>
      </w:r>
      <w:del w:id="192" w:author="Ekanayake-Weber, Marcy" w:date="2026-02-19T11:17:00Z" w16du:dateUtc="2026-02-19T16:17:00Z">
        <w:r w:rsidR="00943A90" w:rsidRPr="00603CE0" w:rsidDel="002531B7">
          <w:rPr>
            <w:rFonts w:ascii="Times New Roman" w:hAnsi="Times New Roman"/>
            <w:color w:val="000000" w:themeColor="text1"/>
          </w:rPr>
          <w:delText>that might have been implemented</w:delText>
        </w:r>
      </w:del>
      <w:ins w:id="193" w:author="Ekanayake-Weber, Marcy" w:date="2026-02-19T11:17:00Z" w16du:dateUtc="2026-02-19T16:17:00Z">
        <w:r w:rsidR="002531B7">
          <w:rPr>
            <w:rFonts w:ascii="Times New Roman" w:hAnsi="Times New Roman"/>
            <w:color w:val="000000" w:themeColor="text1"/>
          </w:rPr>
          <w:t>which illustrate clinical management strategies</w:t>
        </w:r>
      </w:ins>
      <w:r w:rsidR="00943A90" w:rsidRPr="00603CE0">
        <w:rPr>
          <w:rFonts w:ascii="Times New Roman" w:hAnsi="Times New Roman"/>
          <w:color w:val="000000" w:themeColor="text1"/>
        </w:rPr>
        <w:t xml:space="preserve"> in the absence of GISP.</w:t>
      </w:r>
      <w:r w:rsidR="00361AD4" w:rsidRPr="00603CE0">
        <w:rPr>
          <w:rFonts w:ascii="Times New Roman" w:hAnsi="Times New Roman"/>
          <w:color w:val="000000" w:themeColor="text1"/>
        </w:rPr>
        <w:t xml:space="preserve"> These</w:t>
      </w:r>
      <w:r w:rsidR="00402050" w:rsidRPr="00603CE0">
        <w:rPr>
          <w:rFonts w:ascii="Times New Roman" w:hAnsi="Times New Roman"/>
          <w:color w:val="000000" w:themeColor="text1"/>
        </w:rPr>
        <w:t xml:space="preserve"> counterfactuals</w:t>
      </w:r>
      <w:r w:rsidR="00361AD4" w:rsidRPr="00603CE0">
        <w:rPr>
          <w:rFonts w:ascii="Times New Roman" w:hAnsi="Times New Roman"/>
          <w:color w:val="000000" w:themeColor="text1"/>
        </w:rPr>
        <w:t xml:space="preserve"> included 1) randomly selecting treatment from available antibiotic</w:t>
      </w:r>
      <w:r w:rsidR="002F7CA7" w:rsidRPr="00603CE0">
        <w:rPr>
          <w:rFonts w:ascii="Times New Roman" w:hAnsi="Times New Roman"/>
          <w:color w:val="000000" w:themeColor="text1"/>
        </w:rPr>
        <w:t>s</w:t>
      </w:r>
      <w:r w:rsidR="00361AD4" w:rsidRPr="00603CE0">
        <w:rPr>
          <w:rFonts w:ascii="Times New Roman" w:hAnsi="Times New Roman"/>
          <w:color w:val="000000" w:themeColor="text1"/>
        </w:rPr>
        <w:t xml:space="preserve"> (random treatment, or RT), 2) </w:t>
      </w:r>
      <w:r w:rsidR="00873FBC" w:rsidRPr="00603CE0">
        <w:rPr>
          <w:rFonts w:ascii="Times New Roman" w:hAnsi="Times New Roman"/>
          <w:color w:val="000000" w:themeColor="text1"/>
        </w:rPr>
        <w:t xml:space="preserve">repeated diagnostic testing </w:t>
      </w:r>
      <w:r w:rsidR="00CE4A6B" w:rsidRPr="00603CE0">
        <w:rPr>
          <w:rFonts w:ascii="Times New Roman" w:hAnsi="Times New Roman"/>
          <w:color w:val="000000" w:themeColor="text1"/>
        </w:rPr>
        <w:t>following</w:t>
      </w:r>
      <w:r w:rsidR="00873FBC" w:rsidRPr="00603CE0">
        <w:rPr>
          <w:rFonts w:ascii="Times New Roman" w:hAnsi="Times New Roman"/>
          <w:color w:val="000000" w:themeColor="text1"/>
        </w:rPr>
        <w:t xml:space="preserve"> each treatment attempt (test-of-cure, or TOC),</w:t>
      </w:r>
      <w:r w:rsidR="00E23C7C" w:rsidRPr="00603CE0">
        <w:rPr>
          <w:rFonts w:ascii="Times New Roman" w:hAnsi="Times New Roman"/>
          <w:color w:val="000000" w:themeColor="text1"/>
        </w:rPr>
        <w:t xml:space="preserve"> and</w:t>
      </w:r>
      <w:r w:rsidR="00873FBC" w:rsidRPr="00603CE0">
        <w:rPr>
          <w:rFonts w:ascii="Times New Roman" w:hAnsi="Times New Roman"/>
          <w:color w:val="000000" w:themeColor="text1"/>
        </w:rPr>
        <w:t xml:space="preserve"> 3)</w:t>
      </w:r>
      <w:r w:rsidR="00E07919" w:rsidRPr="00603CE0">
        <w:rPr>
          <w:rFonts w:ascii="Times New Roman" w:hAnsi="Times New Roman"/>
          <w:color w:val="000000" w:themeColor="text1"/>
        </w:rPr>
        <w:t xml:space="preserve"> a combination of RT</w:t>
      </w:r>
      <w:r w:rsidR="00E23C7C" w:rsidRPr="00603CE0">
        <w:rPr>
          <w:rFonts w:ascii="Times New Roman" w:hAnsi="Times New Roman"/>
          <w:color w:val="000000" w:themeColor="text1"/>
        </w:rPr>
        <w:t xml:space="preserve"> and</w:t>
      </w:r>
      <w:r w:rsidR="00E07919" w:rsidRPr="00603CE0">
        <w:rPr>
          <w:rFonts w:ascii="Times New Roman" w:hAnsi="Times New Roman"/>
          <w:color w:val="000000" w:themeColor="text1"/>
        </w:rPr>
        <w:t xml:space="preserve"> TOC (</w:t>
      </w:r>
      <w:r w:rsidR="0004472D" w:rsidRPr="00603CE0">
        <w:rPr>
          <w:rFonts w:ascii="Times New Roman" w:hAnsi="Times New Roman"/>
          <w:color w:val="000000" w:themeColor="text1"/>
        </w:rPr>
        <w:t>Combo</w:t>
      </w:r>
      <w:r w:rsidR="00E07919" w:rsidRPr="00603CE0">
        <w:rPr>
          <w:rFonts w:ascii="Times New Roman" w:hAnsi="Times New Roman"/>
          <w:color w:val="000000" w:themeColor="text1"/>
        </w:rPr>
        <w:t>)</w:t>
      </w:r>
      <w:r w:rsidR="00CE4A6B" w:rsidRPr="00603CE0">
        <w:rPr>
          <w:rFonts w:ascii="Times New Roman" w:hAnsi="Times New Roman"/>
          <w:color w:val="000000" w:themeColor="text1"/>
        </w:rPr>
        <w:t>.</w:t>
      </w:r>
      <w:r w:rsidR="006C5143" w:rsidRPr="00603CE0">
        <w:rPr>
          <w:rFonts w:ascii="Times New Roman" w:hAnsi="Times New Roman"/>
          <w:color w:val="000000" w:themeColor="text1"/>
        </w:rPr>
        <w:t xml:space="preserve"> W</w:t>
      </w:r>
      <w:r w:rsidR="00030CFE" w:rsidRPr="00603CE0">
        <w:rPr>
          <w:rFonts w:ascii="Times New Roman" w:hAnsi="Times New Roman"/>
          <w:color w:val="000000" w:themeColor="text1"/>
        </w:rPr>
        <w:t xml:space="preserve">e found that </w:t>
      </w:r>
      <w:del w:id="194" w:author="Ekanayake-Weber, Marcy" w:date="2026-02-18T09:08:00Z" w16du:dateUtc="2026-02-18T14:08:00Z">
        <w:r w:rsidR="00030CFE" w:rsidRPr="00603CE0" w:rsidDel="00396131">
          <w:rPr>
            <w:rFonts w:ascii="Times New Roman" w:hAnsi="Times New Roman"/>
            <w:color w:val="000000" w:themeColor="text1"/>
          </w:rPr>
          <w:delText xml:space="preserve">disease </w:delText>
        </w:r>
      </w:del>
      <w:ins w:id="195" w:author="Ekanayake-Weber, Marcy" w:date="2026-02-18T09:08:00Z" w16du:dateUtc="2026-02-18T14:08:00Z">
        <w:r w:rsidR="00396131">
          <w:rPr>
            <w:rFonts w:ascii="Times New Roman" w:hAnsi="Times New Roman"/>
            <w:color w:val="000000" w:themeColor="text1"/>
          </w:rPr>
          <w:t>gonorrhea</w:t>
        </w:r>
        <w:r w:rsidR="00396131" w:rsidRPr="00603CE0">
          <w:rPr>
            <w:rFonts w:ascii="Times New Roman" w:hAnsi="Times New Roman"/>
            <w:color w:val="000000" w:themeColor="text1"/>
          </w:rPr>
          <w:t xml:space="preserve"> </w:t>
        </w:r>
      </w:ins>
      <w:r w:rsidR="006113ED" w:rsidRPr="00603CE0">
        <w:rPr>
          <w:rFonts w:ascii="Times New Roman" w:hAnsi="Times New Roman"/>
          <w:color w:val="000000" w:themeColor="text1"/>
        </w:rPr>
        <w:t xml:space="preserve">incidence </w:t>
      </w:r>
      <w:r w:rsidR="00030CFE" w:rsidRPr="00603CE0">
        <w:rPr>
          <w:rFonts w:ascii="Times New Roman" w:hAnsi="Times New Roman"/>
          <w:color w:val="000000" w:themeColor="text1"/>
        </w:rPr>
        <w:t xml:space="preserve">was similar among scenarios, though </w:t>
      </w:r>
      <w:r w:rsidR="00AA7267" w:rsidRPr="00603CE0">
        <w:rPr>
          <w:rFonts w:ascii="Times New Roman" w:hAnsi="Times New Roman"/>
          <w:color w:val="000000" w:themeColor="text1"/>
        </w:rPr>
        <w:t xml:space="preserve">treatment </w:t>
      </w:r>
      <w:r w:rsidR="00030CFE" w:rsidRPr="00603CE0">
        <w:rPr>
          <w:rFonts w:ascii="Times New Roman" w:hAnsi="Times New Roman"/>
          <w:color w:val="000000" w:themeColor="text1"/>
        </w:rPr>
        <w:t>failure rate</w:t>
      </w:r>
      <w:r w:rsidR="006D7950" w:rsidRPr="00603CE0">
        <w:rPr>
          <w:rFonts w:ascii="Times New Roman" w:hAnsi="Times New Roman"/>
          <w:color w:val="000000" w:themeColor="text1"/>
        </w:rPr>
        <w:t xml:space="preserve">, </w:t>
      </w:r>
      <w:r w:rsidR="00AA7267" w:rsidRPr="00603CE0">
        <w:rPr>
          <w:rFonts w:ascii="Times New Roman" w:hAnsi="Times New Roman"/>
          <w:color w:val="000000" w:themeColor="text1"/>
        </w:rPr>
        <w:t>trends in AMR</w:t>
      </w:r>
      <w:r w:rsidR="006D7950" w:rsidRPr="00603CE0">
        <w:rPr>
          <w:rFonts w:ascii="Times New Roman" w:hAnsi="Times New Roman"/>
          <w:color w:val="000000" w:themeColor="text1"/>
        </w:rPr>
        <w:t>, and consumption of antimicrobials</w:t>
      </w:r>
      <w:r w:rsidR="00AA7267" w:rsidRPr="00603CE0">
        <w:rPr>
          <w:rFonts w:ascii="Times New Roman" w:hAnsi="Times New Roman"/>
          <w:color w:val="000000" w:themeColor="text1"/>
        </w:rPr>
        <w:t xml:space="preserve"> varied greatly.</w:t>
      </w:r>
      <w:r w:rsidR="007738A9" w:rsidRPr="00603CE0">
        <w:rPr>
          <w:rFonts w:ascii="Times New Roman" w:hAnsi="Times New Roman"/>
          <w:color w:val="000000" w:themeColor="text1"/>
        </w:rPr>
        <w:t xml:space="preserve"> </w:t>
      </w:r>
      <w:r w:rsidR="006731EC" w:rsidRPr="00603CE0">
        <w:rPr>
          <w:rFonts w:ascii="Times New Roman" w:hAnsi="Times New Roman"/>
          <w:color w:val="000000" w:themeColor="text1"/>
        </w:rPr>
        <w:t xml:space="preserve">GISP was effective at </w:t>
      </w:r>
      <w:r w:rsidR="00C21C04" w:rsidRPr="00603CE0">
        <w:rPr>
          <w:rFonts w:ascii="Times New Roman" w:hAnsi="Times New Roman"/>
          <w:color w:val="000000" w:themeColor="text1"/>
        </w:rPr>
        <w:t>maintaining a low treatment failure rate and a low incidence of AMR gonorrhea</w:t>
      </w:r>
      <w:r w:rsidR="005A1BAD" w:rsidRPr="00603CE0">
        <w:rPr>
          <w:rFonts w:ascii="Times New Roman" w:hAnsi="Times New Roman"/>
          <w:color w:val="000000" w:themeColor="text1"/>
        </w:rPr>
        <w:t xml:space="preserve"> over 20 years.</w:t>
      </w:r>
      <w:r w:rsidR="006731EC" w:rsidRPr="00603CE0">
        <w:rPr>
          <w:rFonts w:ascii="Times New Roman" w:hAnsi="Times New Roman"/>
          <w:color w:val="000000" w:themeColor="text1"/>
        </w:rPr>
        <w:t xml:space="preserve"> </w:t>
      </w:r>
      <w:r w:rsidR="007738A9" w:rsidRPr="00FD39DB">
        <w:rPr>
          <w:rFonts w:ascii="Times New Roman" w:hAnsi="Times New Roman"/>
          <w:color w:val="000000" w:themeColor="text1"/>
          <w:highlight w:val="yellow"/>
          <w:rPrChange w:id="196" w:author="Ekanayake-Weber, Marcy" w:date="2026-03-13T11:42:00Z" w16du:dateUtc="2026-03-13T15:42:00Z">
            <w:rPr>
              <w:rFonts w:ascii="Times New Roman" w:hAnsi="Times New Roman"/>
              <w:color w:val="000000" w:themeColor="text1"/>
            </w:rPr>
          </w:rPrChange>
        </w:rPr>
        <w:t xml:space="preserve">GISP was </w:t>
      </w:r>
      <w:r w:rsidR="00A977D4" w:rsidRPr="00FD39DB">
        <w:rPr>
          <w:rFonts w:ascii="Times New Roman" w:hAnsi="Times New Roman"/>
          <w:color w:val="000000" w:themeColor="text1"/>
          <w:highlight w:val="yellow"/>
          <w:rPrChange w:id="197" w:author="Ekanayake-Weber, Marcy" w:date="2026-03-13T11:42:00Z" w16du:dateUtc="2026-03-13T15:42:00Z">
            <w:rPr>
              <w:rFonts w:ascii="Times New Roman" w:hAnsi="Times New Roman"/>
              <w:color w:val="000000" w:themeColor="text1"/>
            </w:rPr>
          </w:rPrChange>
        </w:rPr>
        <w:t>the most cost-effective strategy</w:t>
      </w:r>
      <w:r w:rsidR="001E4639" w:rsidRPr="00FD39DB">
        <w:rPr>
          <w:rFonts w:ascii="Times New Roman" w:hAnsi="Times New Roman"/>
          <w:color w:val="000000" w:themeColor="text1"/>
          <w:highlight w:val="yellow"/>
          <w:rPrChange w:id="198" w:author="Ekanayake-Weber, Marcy" w:date="2026-03-13T11:42:00Z" w16du:dateUtc="2026-03-13T15:42:00Z">
            <w:rPr>
              <w:rFonts w:ascii="Times New Roman" w:hAnsi="Times New Roman"/>
              <w:color w:val="000000" w:themeColor="text1"/>
            </w:rPr>
          </w:rPrChange>
        </w:rPr>
        <w:t xml:space="preserve"> tested</w:t>
      </w:r>
      <w:r w:rsidR="006D24C9" w:rsidRPr="00FD39DB">
        <w:rPr>
          <w:rFonts w:ascii="Times New Roman" w:hAnsi="Times New Roman"/>
          <w:color w:val="000000" w:themeColor="text1"/>
          <w:highlight w:val="yellow"/>
          <w:rPrChange w:id="199" w:author="Ekanayake-Weber, Marcy" w:date="2026-03-13T11:42:00Z" w16du:dateUtc="2026-03-13T15:42:00Z">
            <w:rPr>
              <w:rFonts w:ascii="Times New Roman" w:hAnsi="Times New Roman"/>
              <w:color w:val="000000" w:themeColor="text1"/>
            </w:rPr>
          </w:rPrChange>
        </w:rPr>
        <w:t>,</w:t>
      </w:r>
      <w:r w:rsidR="007E36BC" w:rsidRPr="00603CE0">
        <w:rPr>
          <w:rFonts w:ascii="Times New Roman" w:hAnsi="Times New Roman"/>
          <w:color w:val="000000" w:themeColor="text1"/>
        </w:rPr>
        <w:t xml:space="preserve"> but just barely, as the RT strategy had very similar costs and QALY outcomes</w:t>
      </w:r>
      <w:r w:rsidR="004F1C84" w:rsidRPr="00603CE0">
        <w:rPr>
          <w:rFonts w:ascii="Times New Roman" w:hAnsi="Times New Roman"/>
          <w:color w:val="000000" w:themeColor="text1"/>
        </w:rPr>
        <w:t xml:space="preserve">, and was lower-cost than GISP in </w:t>
      </w:r>
      <w:r w:rsidR="00BA1497" w:rsidRPr="00603CE0">
        <w:rPr>
          <w:rFonts w:ascii="Times New Roman" w:hAnsi="Times New Roman"/>
          <w:color w:val="000000" w:themeColor="text1"/>
        </w:rPr>
        <w:t>a majority of trajectories</w:t>
      </w:r>
      <w:r w:rsidR="007E36BC" w:rsidRPr="00603CE0">
        <w:rPr>
          <w:rFonts w:ascii="Times New Roman" w:hAnsi="Times New Roman"/>
          <w:color w:val="000000" w:themeColor="text1"/>
        </w:rPr>
        <w:t>.</w:t>
      </w:r>
      <w:r w:rsidR="00AD00A7" w:rsidRPr="00603CE0">
        <w:rPr>
          <w:rFonts w:ascii="Times New Roman" w:hAnsi="Times New Roman"/>
          <w:color w:val="000000" w:themeColor="text1"/>
        </w:rPr>
        <w:t xml:space="preserve"> </w:t>
      </w:r>
      <w:r w:rsidR="00BC6E90" w:rsidRPr="00603CE0">
        <w:rPr>
          <w:rFonts w:ascii="Times New Roman" w:hAnsi="Times New Roman"/>
          <w:color w:val="000000" w:themeColor="text1"/>
        </w:rPr>
        <w:t>The largest difference between the outcome</w:t>
      </w:r>
      <w:r w:rsidR="00A26C4A" w:rsidRPr="00603CE0">
        <w:rPr>
          <w:rFonts w:ascii="Times New Roman" w:hAnsi="Times New Roman"/>
          <w:color w:val="000000" w:themeColor="text1"/>
        </w:rPr>
        <w:t xml:space="preserve">s of GISP and RT was </w:t>
      </w:r>
      <w:r w:rsidR="00BA1497" w:rsidRPr="00603CE0">
        <w:rPr>
          <w:rFonts w:ascii="Times New Roman" w:hAnsi="Times New Roman"/>
          <w:color w:val="000000" w:themeColor="text1"/>
        </w:rPr>
        <w:t>in the incidence of AMR gonorrhea</w:t>
      </w:r>
      <w:r w:rsidR="002B5025" w:rsidRPr="00603CE0">
        <w:rPr>
          <w:rFonts w:ascii="Times New Roman" w:hAnsi="Times New Roman"/>
          <w:color w:val="000000" w:themeColor="text1"/>
        </w:rPr>
        <w:t xml:space="preserve">; RT resulted in </w:t>
      </w:r>
      <w:r w:rsidR="00C20DBB" w:rsidRPr="00603CE0">
        <w:rPr>
          <w:rFonts w:ascii="Times New Roman" w:hAnsi="Times New Roman"/>
          <w:color w:val="000000" w:themeColor="text1"/>
        </w:rPr>
        <w:t>more than 3</w:t>
      </w:r>
      <w:r w:rsidR="00286AA8">
        <w:rPr>
          <w:rFonts w:ascii="Times New Roman" w:hAnsi="Times New Roman"/>
          <w:color w:val="000000" w:themeColor="text1"/>
        </w:rPr>
        <w:t xml:space="preserve"> times the number of </w:t>
      </w:r>
      <w:r w:rsidR="007D1120">
        <w:rPr>
          <w:rFonts w:ascii="Times New Roman" w:hAnsi="Times New Roman"/>
          <w:color w:val="000000" w:themeColor="text1"/>
        </w:rPr>
        <w:t>AMR</w:t>
      </w:r>
      <w:r w:rsidR="00C20DBB" w:rsidRPr="00603CE0">
        <w:rPr>
          <w:rFonts w:ascii="Times New Roman" w:hAnsi="Times New Roman"/>
          <w:color w:val="000000" w:themeColor="text1"/>
        </w:rPr>
        <w:t xml:space="preserve"> </w:t>
      </w:r>
      <w:r w:rsidR="00286AA8">
        <w:rPr>
          <w:rFonts w:ascii="Times New Roman" w:hAnsi="Times New Roman"/>
          <w:color w:val="000000" w:themeColor="text1"/>
        </w:rPr>
        <w:t>infections</w:t>
      </w:r>
      <w:r w:rsidR="00C20DBB" w:rsidRPr="00603CE0">
        <w:rPr>
          <w:rFonts w:ascii="Times New Roman" w:hAnsi="Times New Roman"/>
          <w:color w:val="000000" w:themeColor="text1"/>
        </w:rPr>
        <w:t xml:space="preserve"> than GISP.</w:t>
      </w:r>
      <w:r w:rsidR="00A26C4A" w:rsidRPr="00603CE0">
        <w:rPr>
          <w:rFonts w:ascii="Times New Roman" w:hAnsi="Times New Roman"/>
          <w:color w:val="000000" w:themeColor="text1"/>
        </w:rPr>
        <w:t xml:space="preserve"> </w:t>
      </w:r>
      <w:r w:rsidR="009360C4" w:rsidRPr="00603CE0">
        <w:rPr>
          <w:rFonts w:ascii="Times New Roman" w:hAnsi="Times New Roman"/>
          <w:color w:val="000000" w:themeColor="text1"/>
        </w:rPr>
        <w:t xml:space="preserve">Therefore, </w:t>
      </w:r>
      <w:r w:rsidR="00120240" w:rsidRPr="00603CE0">
        <w:rPr>
          <w:rFonts w:ascii="Times New Roman" w:hAnsi="Times New Roman"/>
          <w:color w:val="000000" w:themeColor="text1"/>
        </w:rPr>
        <w:t xml:space="preserve">our </w:t>
      </w:r>
      <w:r w:rsidR="00AC1F7A" w:rsidRPr="00603CE0">
        <w:rPr>
          <w:rFonts w:ascii="Times New Roman" w:hAnsi="Times New Roman"/>
          <w:color w:val="000000" w:themeColor="text1"/>
        </w:rPr>
        <w:t>analysis indicates</w:t>
      </w:r>
      <w:r w:rsidR="009360C4" w:rsidRPr="00603CE0">
        <w:rPr>
          <w:rFonts w:ascii="Times New Roman" w:hAnsi="Times New Roman"/>
          <w:color w:val="000000" w:themeColor="text1"/>
        </w:rPr>
        <w:t xml:space="preserve"> </w:t>
      </w:r>
      <w:r w:rsidR="00AC1F7A" w:rsidRPr="00603CE0">
        <w:rPr>
          <w:rFonts w:ascii="Times New Roman" w:hAnsi="Times New Roman"/>
          <w:color w:val="000000" w:themeColor="text1"/>
        </w:rPr>
        <w:lastRenderedPageBreak/>
        <w:t xml:space="preserve">this </w:t>
      </w:r>
      <w:r w:rsidR="009360C4" w:rsidRPr="00603CE0">
        <w:rPr>
          <w:rFonts w:ascii="Times New Roman" w:hAnsi="Times New Roman"/>
          <w:color w:val="000000" w:themeColor="text1"/>
        </w:rPr>
        <w:t>to be the main benefit of GISP</w:t>
      </w:r>
      <w:r w:rsidR="009D1600" w:rsidRPr="00603CE0">
        <w:rPr>
          <w:rFonts w:ascii="Times New Roman" w:hAnsi="Times New Roman"/>
          <w:color w:val="000000" w:themeColor="text1"/>
        </w:rPr>
        <w:t>, which it achieves while costing approximately equivalent to the naïve RT strategy</w:t>
      </w:r>
      <w:r w:rsidR="001A0061" w:rsidRPr="00603CE0">
        <w:rPr>
          <w:rFonts w:ascii="Times New Roman" w:hAnsi="Times New Roman"/>
          <w:color w:val="000000" w:themeColor="text1"/>
        </w:rPr>
        <w:t>, and less than the TOC and Combo strategies</w:t>
      </w:r>
      <w:r w:rsidR="00AC1F7A" w:rsidRPr="00603CE0">
        <w:rPr>
          <w:rFonts w:ascii="Times New Roman" w:hAnsi="Times New Roman"/>
          <w:color w:val="000000" w:themeColor="text1"/>
        </w:rPr>
        <w:t>.</w:t>
      </w:r>
      <w:r w:rsidR="00EA4356" w:rsidRPr="00603CE0">
        <w:rPr>
          <w:rFonts w:ascii="Times New Roman" w:hAnsi="Times New Roman"/>
          <w:color w:val="000000" w:themeColor="text1"/>
        </w:rPr>
        <w:t xml:space="preserve"> </w:t>
      </w:r>
    </w:p>
    <w:p w14:paraId="15DE1DF5" w14:textId="6FCD6972" w:rsidR="00370C83" w:rsidRPr="00603CE0" w:rsidRDefault="00307C3B" w:rsidP="00922933">
      <w:pPr>
        <w:ind w:firstLine="720"/>
        <w:rPr>
          <w:rFonts w:ascii="Times New Roman" w:hAnsi="Times New Roman"/>
          <w:color w:val="000000" w:themeColor="text1"/>
        </w:rPr>
      </w:pPr>
      <w:r w:rsidRPr="00603CE0">
        <w:rPr>
          <w:rFonts w:ascii="Times New Roman" w:hAnsi="Times New Roman"/>
          <w:color w:val="000000" w:themeColor="text1"/>
        </w:rPr>
        <w:t>In our analysis, t</w:t>
      </w:r>
      <w:r w:rsidR="00DD533D" w:rsidRPr="00603CE0">
        <w:rPr>
          <w:rFonts w:ascii="Times New Roman" w:hAnsi="Times New Roman"/>
          <w:color w:val="000000" w:themeColor="text1"/>
        </w:rPr>
        <w:t xml:space="preserve">he cost-effectiveness of GISP </w:t>
      </w:r>
      <w:r w:rsidR="00094443" w:rsidRPr="00603CE0">
        <w:rPr>
          <w:rFonts w:ascii="Times New Roman" w:hAnsi="Times New Roman"/>
          <w:color w:val="000000" w:themeColor="text1"/>
        </w:rPr>
        <w:t>changed moderately with the</w:t>
      </w:r>
      <w:r w:rsidR="00F8798E" w:rsidRPr="00603CE0">
        <w:rPr>
          <w:rFonts w:ascii="Times New Roman" w:hAnsi="Times New Roman"/>
          <w:color w:val="000000" w:themeColor="text1"/>
        </w:rPr>
        <w:t xml:space="preserve"> availability of novel antibiotics (i.e., “drug X” in our analysis)</w:t>
      </w:r>
      <w:r w:rsidR="00E24F7D" w:rsidRPr="00603CE0">
        <w:rPr>
          <w:rFonts w:ascii="Times New Roman" w:hAnsi="Times New Roman"/>
          <w:color w:val="000000" w:themeColor="text1"/>
        </w:rPr>
        <w:t>. U</w:t>
      </w:r>
      <w:r w:rsidR="00AB3F6A" w:rsidRPr="00603CE0">
        <w:rPr>
          <w:rFonts w:ascii="Times New Roman" w:hAnsi="Times New Roman"/>
          <w:color w:val="000000" w:themeColor="text1"/>
        </w:rPr>
        <w:t xml:space="preserve">nder the scenario where </w:t>
      </w:r>
      <w:r w:rsidR="00C61D5B" w:rsidRPr="00603CE0">
        <w:rPr>
          <w:rFonts w:ascii="Times New Roman" w:hAnsi="Times New Roman"/>
          <w:color w:val="000000" w:themeColor="text1"/>
        </w:rPr>
        <w:t xml:space="preserve">drug X </w:t>
      </w:r>
      <w:r w:rsidR="00B97A09" w:rsidRPr="00603CE0">
        <w:rPr>
          <w:rFonts w:ascii="Times New Roman" w:hAnsi="Times New Roman"/>
          <w:color w:val="000000" w:themeColor="text1"/>
        </w:rPr>
        <w:t xml:space="preserve">is not expected to become available in the next 25 years, </w:t>
      </w:r>
      <w:r w:rsidR="00AB72D7" w:rsidRPr="00603CE0">
        <w:rPr>
          <w:rFonts w:ascii="Times New Roman" w:hAnsi="Times New Roman"/>
          <w:color w:val="000000" w:themeColor="text1"/>
        </w:rPr>
        <w:t xml:space="preserve">GISP performed </w:t>
      </w:r>
      <w:r w:rsidR="00EA7238" w:rsidRPr="00603CE0">
        <w:rPr>
          <w:rFonts w:ascii="Times New Roman" w:hAnsi="Times New Roman"/>
          <w:color w:val="000000" w:themeColor="text1"/>
        </w:rPr>
        <w:t xml:space="preserve">slightly more </w:t>
      </w:r>
      <w:r w:rsidR="00AB72D7" w:rsidRPr="00603CE0">
        <w:rPr>
          <w:rFonts w:ascii="Times New Roman" w:hAnsi="Times New Roman"/>
          <w:color w:val="000000" w:themeColor="text1"/>
        </w:rPr>
        <w:t>favorably, relative to the counterfactual strategies</w:t>
      </w:r>
      <w:r w:rsidR="00F8798E" w:rsidRPr="00603CE0">
        <w:rPr>
          <w:rFonts w:ascii="Times New Roman" w:hAnsi="Times New Roman"/>
          <w:color w:val="000000" w:themeColor="text1"/>
        </w:rPr>
        <w:t xml:space="preserve">. </w:t>
      </w:r>
      <w:r w:rsidRPr="00603CE0">
        <w:rPr>
          <w:rFonts w:ascii="Times New Roman" w:hAnsi="Times New Roman"/>
          <w:color w:val="000000" w:themeColor="text1"/>
        </w:rPr>
        <w:t xml:space="preserve">This is consistent with the results of a </w:t>
      </w:r>
      <w:r w:rsidR="00854B96" w:rsidRPr="00603CE0">
        <w:rPr>
          <w:rFonts w:ascii="Times New Roman" w:hAnsi="Times New Roman"/>
          <w:color w:val="000000" w:themeColor="text1"/>
        </w:rPr>
        <w:t xml:space="preserve">recent modeling study </w:t>
      </w:r>
      <w:r w:rsidR="00593763" w:rsidRPr="00603CE0">
        <w:rPr>
          <w:rFonts w:ascii="Times New Roman" w:hAnsi="Times New Roman"/>
          <w:color w:val="000000" w:themeColor="text1"/>
        </w:rPr>
        <w:t>that</w:t>
      </w:r>
      <w:r w:rsidR="00854B96" w:rsidRPr="00603CE0">
        <w:rPr>
          <w:rFonts w:ascii="Times New Roman" w:hAnsi="Times New Roman"/>
          <w:color w:val="000000" w:themeColor="text1"/>
        </w:rPr>
        <w:t xml:space="preserve"> demonstrated </w:t>
      </w:r>
      <w:r w:rsidR="00B56BDA" w:rsidRPr="00603CE0">
        <w:rPr>
          <w:rFonts w:ascii="Times New Roman" w:hAnsi="Times New Roman"/>
          <w:color w:val="000000" w:themeColor="text1"/>
        </w:rPr>
        <w:t>the cost and</w:t>
      </w:r>
      <w:r w:rsidR="00847E91" w:rsidRPr="00603CE0">
        <w:rPr>
          <w:rFonts w:ascii="Times New Roman" w:hAnsi="Times New Roman"/>
          <w:color w:val="000000" w:themeColor="text1"/>
        </w:rPr>
        <w:t xml:space="preserve"> health outcomes under GISP </w:t>
      </w:r>
      <w:r w:rsidR="008050A3" w:rsidRPr="00603CE0">
        <w:rPr>
          <w:rFonts w:ascii="Times New Roman" w:hAnsi="Times New Roman"/>
          <w:color w:val="000000" w:themeColor="text1"/>
        </w:rPr>
        <w:t>are</w:t>
      </w:r>
      <w:r w:rsidR="0056216C" w:rsidRPr="00603CE0">
        <w:rPr>
          <w:rFonts w:ascii="Times New Roman" w:hAnsi="Times New Roman"/>
          <w:color w:val="000000" w:themeColor="text1"/>
        </w:rPr>
        <w:t xml:space="preserve"> affected by the</w:t>
      </w:r>
      <w:r w:rsidR="00F164C4" w:rsidRPr="00603CE0">
        <w:rPr>
          <w:rFonts w:ascii="Times New Roman" w:hAnsi="Times New Roman"/>
          <w:color w:val="000000" w:themeColor="text1"/>
        </w:rPr>
        <w:t xml:space="preserve"> antibiotic pipeline</w:t>
      </w:r>
      <w:r w:rsidR="00EE2170" w:rsidRPr="00603CE0">
        <w:rPr>
          <w:rFonts w:ascii="Times New Roman" w:hAnsi="Times New Roman"/>
          <w:color w:val="000000" w:themeColor="text1"/>
        </w:rPr>
        <w:t>.</w:t>
      </w:r>
      <w:r w:rsidR="00F23FDC" w:rsidRPr="00603CE0">
        <w:rPr>
          <w:rFonts w:ascii="Times New Roman" w:hAnsi="Times New Roman"/>
          <w:color w:val="000000" w:themeColor="text1"/>
        </w:rPr>
        <w:fldChar w:fldCharType="begin"/>
      </w:r>
      <w:r w:rsidR="00514A7D" w:rsidRPr="00603CE0">
        <w:rPr>
          <w:rFonts w:ascii="Times New Roman" w:hAnsi="Times New Roman"/>
          <w:color w:val="000000" w:themeColor="text1"/>
        </w:rPr>
        <w:instrText xml:space="preserve"> ADDIN EN.CITE &lt;EndNote&gt;&lt;Cite&gt;&lt;Author&gt;Yin&lt;/Author&gt;&lt;Year&gt;2024&lt;/Year&gt;&lt;RecNum&gt;2318&lt;/RecNum&gt;&lt;DisplayText&gt;&lt;style face="superscript"&gt;31&lt;/style&gt;&lt;/DisplayText&gt;&lt;record&gt;&lt;rec-number&gt;2318&lt;/rec-number&gt;&lt;foreign-keys&gt;&lt;key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00F23FDC" w:rsidRPr="00603CE0">
        <w:rPr>
          <w:rFonts w:ascii="Times New Roman" w:hAnsi="Times New Roman"/>
          <w:color w:val="000000" w:themeColor="text1"/>
        </w:rPr>
        <w:fldChar w:fldCharType="separate"/>
      </w:r>
      <w:r w:rsidR="00514A7D" w:rsidRPr="00603CE0">
        <w:rPr>
          <w:rFonts w:ascii="Times New Roman" w:hAnsi="Times New Roman"/>
          <w:noProof/>
          <w:color w:val="000000" w:themeColor="text1"/>
          <w:vertAlign w:val="superscript"/>
        </w:rPr>
        <w:t>31</w:t>
      </w:r>
      <w:r w:rsidR="00F23FDC" w:rsidRPr="00603CE0">
        <w:rPr>
          <w:rFonts w:ascii="Times New Roman" w:hAnsi="Times New Roman"/>
          <w:color w:val="000000" w:themeColor="text1"/>
        </w:rPr>
        <w:fldChar w:fldCharType="end"/>
      </w:r>
      <w:r w:rsidR="003C40FD" w:rsidRPr="00603CE0">
        <w:rPr>
          <w:rFonts w:ascii="Times New Roman" w:hAnsi="Times New Roman"/>
          <w:color w:val="000000" w:themeColor="text1"/>
        </w:rPr>
        <w:t xml:space="preserve"> </w:t>
      </w:r>
      <w:r w:rsidR="005B013C" w:rsidRPr="00E77597">
        <w:rPr>
          <w:rFonts w:ascii="Times New Roman" w:hAnsi="Times New Roman"/>
          <w:color w:val="000000" w:themeColor="text1"/>
          <w:highlight w:val="yellow"/>
          <w:rPrChange w:id="200" w:author="Ekanayake-Weber, Marcy" w:date="2026-03-13T11:42:00Z" w16du:dateUtc="2026-03-13T15:42:00Z">
            <w:rPr>
              <w:rFonts w:ascii="Times New Roman" w:hAnsi="Times New Roman"/>
              <w:color w:val="000000" w:themeColor="text1"/>
            </w:rPr>
          </w:rPrChange>
        </w:rPr>
        <w:t xml:space="preserve">While </w:t>
      </w:r>
      <w:r w:rsidR="00370C83" w:rsidRPr="00E77597">
        <w:rPr>
          <w:rFonts w:ascii="Times New Roman" w:hAnsi="Times New Roman"/>
          <w:color w:val="000000" w:themeColor="text1"/>
          <w:highlight w:val="yellow"/>
          <w:rPrChange w:id="201" w:author="Ekanayake-Weber, Marcy" w:date="2026-03-13T11:42:00Z" w16du:dateUtc="2026-03-13T15:42:00Z">
            <w:rPr>
              <w:rFonts w:ascii="Times New Roman" w:hAnsi="Times New Roman"/>
              <w:color w:val="000000" w:themeColor="text1"/>
            </w:rPr>
          </w:rPrChange>
        </w:rPr>
        <w:t>GISP</w:t>
      </w:r>
      <w:r w:rsidR="005144E6" w:rsidRPr="00E77597">
        <w:rPr>
          <w:rFonts w:ascii="Times New Roman" w:hAnsi="Times New Roman"/>
          <w:color w:val="000000" w:themeColor="text1"/>
          <w:highlight w:val="yellow"/>
          <w:rPrChange w:id="202" w:author="Ekanayake-Weber, Marcy" w:date="2026-03-13T11:42:00Z" w16du:dateUtc="2026-03-13T15:42:00Z">
            <w:rPr>
              <w:rFonts w:ascii="Times New Roman" w:hAnsi="Times New Roman"/>
              <w:color w:val="000000" w:themeColor="text1"/>
            </w:rPr>
          </w:rPrChange>
        </w:rPr>
        <w:t xml:space="preserve"> was</w:t>
      </w:r>
      <w:r w:rsidR="00370C83" w:rsidRPr="00E77597">
        <w:rPr>
          <w:rFonts w:ascii="Times New Roman" w:hAnsi="Times New Roman"/>
          <w:color w:val="000000" w:themeColor="text1"/>
          <w:highlight w:val="yellow"/>
          <w:rPrChange w:id="203" w:author="Ekanayake-Weber, Marcy" w:date="2026-03-13T11:42:00Z" w16du:dateUtc="2026-03-13T15:42:00Z">
            <w:rPr>
              <w:rFonts w:ascii="Times New Roman" w:hAnsi="Times New Roman"/>
              <w:color w:val="000000" w:themeColor="text1"/>
            </w:rPr>
          </w:rPrChange>
        </w:rPr>
        <w:t xml:space="preserve"> </w:t>
      </w:r>
      <w:r w:rsidR="00E72F97" w:rsidRPr="00E77597">
        <w:rPr>
          <w:rFonts w:ascii="Times New Roman" w:hAnsi="Times New Roman"/>
          <w:color w:val="000000" w:themeColor="text1"/>
          <w:highlight w:val="yellow"/>
          <w:rPrChange w:id="204" w:author="Ekanayake-Weber, Marcy" w:date="2026-03-13T11:42:00Z" w16du:dateUtc="2026-03-13T15:42:00Z">
            <w:rPr>
              <w:rFonts w:ascii="Times New Roman" w:hAnsi="Times New Roman"/>
              <w:color w:val="000000" w:themeColor="text1"/>
            </w:rPr>
          </w:rPrChange>
        </w:rPr>
        <w:t xml:space="preserve">marginally </w:t>
      </w:r>
      <w:r w:rsidR="005B013C" w:rsidRPr="00E77597">
        <w:rPr>
          <w:rFonts w:ascii="Times New Roman" w:hAnsi="Times New Roman"/>
          <w:color w:val="000000" w:themeColor="text1"/>
          <w:highlight w:val="yellow"/>
          <w:rPrChange w:id="205" w:author="Ekanayake-Weber, Marcy" w:date="2026-03-13T11:42:00Z" w16du:dateUtc="2026-03-13T15:42:00Z">
            <w:rPr>
              <w:rFonts w:ascii="Times New Roman" w:hAnsi="Times New Roman"/>
              <w:color w:val="000000" w:themeColor="text1"/>
            </w:rPr>
          </w:rPrChange>
        </w:rPr>
        <w:t>cost-effective compared to other strategies considered here</w:t>
      </w:r>
      <w:r w:rsidR="00FF0A59" w:rsidRPr="00E77597">
        <w:rPr>
          <w:rFonts w:ascii="Times New Roman" w:hAnsi="Times New Roman"/>
          <w:color w:val="000000" w:themeColor="text1"/>
          <w:highlight w:val="yellow"/>
          <w:rPrChange w:id="206" w:author="Ekanayake-Weber, Marcy" w:date="2026-03-13T11:42:00Z" w16du:dateUtc="2026-03-13T15:42:00Z">
            <w:rPr>
              <w:rFonts w:ascii="Times New Roman" w:hAnsi="Times New Roman"/>
              <w:color w:val="000000" w:themeColor="text1"/>
            </w:rPr>
          </w:rPrChange>
        </w:rPr>
        <w:t>,</w:t>
      </w:r>
      <w:r w:rsidR="00370C83" w:rsidRPr="00E77597">
        <w:rPr>
          <w:rFonts w:ascii="Times New Roman" w:hAnsi="Times New Roman"/>
          <w:color w:val="000000" w:themeColor="text1"/>
          <w:highlight w:val="yellow"/>
          <w:rPrChange w:id="207" w:author="Ekanayake-Weber, Marcy" w:date="2026-03-13T11:42:00Z" w16du:dateUtc="2026-03-13T15:42:00Z">
            <w:rPr>
              <w:rFonts w:ascii="Times New Roman" w:hAnsi="Times New Roman"/>
              <w:color w:val="000000" w:themeColor="text1"/>
            </w:rPr>
          </w:rPrChange>
        </w:rPr>
        <w:t xml:space="preserve"> </w:t>
      </w:r>
      <w:r w:rsidR="00FF0A59" w:rsidRPr="00E77597">
        <w:rPr>
          <w:rFonts w:ascii="Times New Roman" w:hAnsi="Times New Roman"/>
          <w:color w:val="000000" w:themeColor="text1"/>
          <w:highlight w:val="yellow"/>
          <w:rPrChange w:id="208" w:author="Ekanayake-Weber, Marcy" w:date="2026-03-13T11:42:00Z" w16du:dateUtc="2026-03-13T15:42:00Z">
            <w:rPr>
              <w:rFonts w:ascii="Times New Roman" w:hAnsi="Times New Roman"/>
              <w:color w:val="000000" w:themeColor="text1"/>
            </w:rPr>
          </w:rPrChange>
        </w:rPr>
        <w:t>it</w:t>
      </w:r>
      <w:r w:rsidR="00333B72" w:rsidRPr="00E77597">
        <w:rPr>
          <w:rFonts w:ascii="Times New Roman" w:hAnsi="Times New Roman"/>
          <w:color w:val="000000" w:themeColor="text1"/>
          <w:highlight w:val="yellow"/>
          <w:rPrChange w:id="209" w:author="Ekanayake-Weber, Marcy" w:date="2026-03-13T11:42:00Z" w16du:dateUtc="2026-03-13T15:42:00Z">
            <w:rPr>
              <w:rFonts w:ascii="Times New Roman" w:hAnsi="Times New Roman"/>
              <w:color w:val="000000" w:themeColor="text1"/>
            </w:rPr>
          </w:rPrChange>
        </w:rPr>
        <w:t xml:space="preserve"> </w:t>
      </w:r>
      <w:r w:rsidR="00FF0A59" w:rsidRPr="00E77597">
        <w:rPr>
          <w:rFonts w:ascii="Times New Roman" w:hAnsi="Times New Roman"/>
          <w:color w:val="000000" w:themeColor="text1"/>
          <w:highlight w:val="yellow"/>
          <w:rPrChange w:id="210" w:author="Ekanayake-Weber, Marcy" w:date="2026-03-13T11:42:00Z" w16du:dateUtc="2026-03-13T15:42:00Z">
            <w:rPr>
              <w:rFonts w:ascii="Times New Roman" w:hAnsi="Times New Roman"/>
              <w:color w:val="000000" w:themeColor="text1"/>
            </w:rPr>
          </w:rPrChange>
        </w:rPr>
        <w:t>could</w:t>
      </w:r>
      <w:r w:rsidR="00271F74" w:rsidRPr="00E77597">
        <w:rPr>
          <w:rFonts w:ascii="Times New Roman" w:hAnsi="Times New Roman"/>
          <w:color w:val="000000" w:themeColor="text1"/>
          <w:highlight w:val="yellow"/>
          <w:rPrChange w:id="211" w:author="Ekanayake-Weber, Marcy" w:date="2026-03-13T11:42:00Z" w16du:dateUtc="2026-03-13T15:42:00Z">
            <w:rPr>
              <w:rFonts w:ascii="Times New Roman" w:hAnsi="Times New Roman"/>
              <w:color w:val="000000" w:themeColor="text1"/>
            </w:rPr>
          </w:rPrChange>
        </w:rPr>
        <w:t xml:space="preserve"> </w:t>
      </w:r>
      <w:r w:rsidR="00B82EEB" w:rsidRPr="00E77597">
        <w:rPr>
          <w:rFonts w:ascii="Times New Roman" w:hAnsi="Times New Roman"/>
          <w:color w:val="000000" w:themeColor="text1"/>
          <w:highlight w:val="yellow"/>
          <w:rPrChange w:id="212" w:author="Ekanayake-Weber, Marcy" w:date="2026-03-13T11:42:00Z" w16du:dateUtc="2026-03-13T15:42:00Z">
            <w:rPr>
              <w:rFonts w:ascii="Times New Roman" w:hAnsi="Times New Roman"/>
              <w:color w:val="000000" w:themeColor="text1"/>
            </w:rPr>
          </w:rPrChange>
        </w:rPr>
        <w:t xml:space="preserve">lead to high use of last-line treatment </w:t>
      </w:r>
      <w:r w:rsidR="00FF0A59" w:rsidRPr="00E77597">
        <w:rPr>
          <w:rFonts w:ascii="Times New Roman" w:hAnsi="Times New Roman"/>
          <w:color w:val="000000" w:themeColor="text1"/>
          <w:highlight w:val="yellow"/>
          <w:rPrChange w:id="213" w:author="Ekanayake-Weber, Marcy" w:date="2026-03-13T11:42:00Z" w16du:dateUtc="2026-03-13T15:42:00Z">
            <w:rPr>
              <w:rFonts w:ascii="Times New Roman" w:hAnsi="Times New Roman"/>
              <w:color w:val="000000" w:themeColor="text1"/>
            </w:rPr>
          </w:rPrChange>
        </w:rPr>
        <w:t>(here, ertapenem</w:t>
      </w:r>
      <w:r w:rsidR="00FF0A59" w:rsidRPr="00603CE0">
        <w:rPr>
          <w:rFonts w:ascii="Times New Roman" w:hAnsi="Times New Roman"/>
          <w:color w:val="000000" w:themeColor="text1"/>
        </w:rPr>
        <w:t>)</w:t>
      </w:r>
      <w:r w:rsidR="00B82EEB" w:rsidRPr="00603CE0">
        <w:rPr>
          <w:rFonts w:ascii="Times New Roman" w:hAnsi="Times New Roman"/>
          <w:color w:val="000000" w:themeColor="text1"/>
        </w:rPr>
        <w:t xml:space="preserve"> </w:t>
      </w:r>
      <w:r w:rsidR="006834FE" w:rsidRPr="00603CE0">
        <w:rPr>
          <w:rFonts w:ascii="Times New Roman" w:hAnsi="Times New Roman"/>
          <w:color w:val="000000" w:themeColor="text1"/>
        </w:rPr>
        <w:t xml:space="preserve">if </w:t>
      </w:r>
      <w:r w:rsidR="003569B9" w:rsidRPr="00603CE0">
        <w:rPr>
          <w:rFonts w:ascii="Times New Roman" w:hAnsi="Times New Roman"/>
          <w:color w:val="000000" w:themeColor="text1"/>
        </w:rPr>
        <w:t xml:space="preserve">a </w:t>
      </w:r>
      <w:r w:rsidR="006834FE" w:rsidRPr="00603CE0">
        <w:rPr>
          <w:rFonts w:ascii="Times New Roman" w:hAnsi="Times New Roman"/>
          <w:color w:val="000000" w:themeColor="text1"/>
        </w:rPr>
        <w:t>new drug</w:t>
      </w:r>
      <w:r w:rsidR="00AF2EBB" w:rsidRPr="00603CE0">
        <w:rPr>
          <w:rFonts w:ascii="Times New Roman" w:hAnsi="Times New Roman"/>
          <w:color w:val="000000" w:themeColor="text1"/>
        </w:rPr>
        <w:t xml:space="preserve"> suitable for first-line therapy</w:t>
      </w:r>
      <w:r w:rsidR="00DA7A33" w:rsidRPr="00603CE0">
        <w:rPr>
          <w:rFonts w:ascii="Times New Roman" w:hAnsi="Times New Roman"/>
          <w:color w:val="000000" w:themeColor="text1"/>
        </w:rPr>
        <w:t xml:space="preserve"> do</w:t>
      </w:r>
      <w:r w:rsidR="003569B9" w:rsidRPr="00603CE0">
        <w:rPr>
          <w:rFonts w:ascii="Times New Roman" w:hAnsi="Times New Roman"/>
          <w:color w:val="000000" w:themeColor="text1"/>
        </w:rPr>
        <w:t>es</w:t>
      </w:r>
      <w:r w:rsidR="00DA7A33" w:rsidRPr="00603CE0">
        <w:rPr>
          <w:rFonts w:ascii="Times New Roman" w:hAnsi="Times New Roman"/>
          <w:color w:val="000000" w:themeColor="text1"/>
        </w:rPr>
        <w:t xml:space="preserve"> not reach the market in time</w:t>
      </w:r>
      <w:r w:rsidR="00B82EEB" w:rsidRPr="00603CE0">
        <w:rPr>
          <w:rFonts w:ascii="Times New Roman" w:hAnsi="Times New Roman"/>
          <w:color w:val="000000" w:themeColor="text1"/>
        </w:rPr>
        <w:t xml:space="preserve"> (</w:t>
      </w:r>
      <w:r w:rsidR="00E01B5E" w:rsidRPr="00603CE0">
        <w:rPr>
          <w:rFonts w:ascii="Times New Roman" w:hAnsi="Times New Roman"/>
          <w:color w:val="000000" w:themeColor="text1"/>
        </w:rPr>
        <w:t>s</w:t>
      </w:r>
      <w:r w:rsidR="00B82EEB" w:rsidRPr="00603CE0">
        <w:rPr>
          <w:rFonts w:ascii="Times New Roman" w:hAnsi="Times New Roman"/>
          <w:color w:val="000000" w:themeColor="text1"/>
        </w:rPr>
        <w:t>ee</w:t>
      </w:r>
      <w:r w:rsidR="00E01B5E" w:rsidRPr="00603CE0">
        <w:rPr>
          <w:rFonts w:ascii="Times New Roman" w:hAnsi="Times New Roman"/>
          <w:color w:val="000000" w:themeColor="text1"/>
        </w:rPr>
        <w:t xml:space="preserve"> </w:t>
      </w:r>
      <w:r w:rsidR="00E01B5E" w:rsidRPr="00603CE0">
        <w:rPr>
          <w:rFonts w:ascii="Times New Roman" w:hAnsi="Times New Roman"/>
          <w:color w:val="000000" w:themeColor="text1"/>
        </w:rPr>
        <w:fldChar w:fldCharType="begin"/>
      </w:r>
      <w:r w:rsidR="00E01B5E" w:rsidRPr="00603CE0">
        <w:rPr>
          <w:rFonts w:ascii="Times New Roman" w:hAnsi="Times New Roman"/>
          <w:color w:val="000000" w:themeColor="text1"/>
        </w:rPr>
        <w:instrText xml:space="preserve"> REF _Ref194060203 \h </w:instrText>
      </w:r>
      <w:r w:rsidR="003B6EC1" w:rsidRPr="00603CE0">
        <w:rPr>
          <w:rFonts w:ascii="Times New Roman" w:hAnsi="Times New Roman"/>
          <w:color w:val="000000" w:themeColor="text1"/>
        </w:rPr>
        <w:instrText xml:space="preserve"> \* MERGEFORMAT </w:instrText>
      </w:r>
      <w:r w:rsidR="00E01B5E" w:rsidRPr="00603CE0">
        <w:rPr>
          <w:rFonts w:ascii="Times New Roman" w:hAnsi="Times New Roman"/>
          <w:color w:val="000000" w:themeColor="text1"/>
        </w:rPr>
      </w:r>
      <w:r w:rsidR="00E01B5E"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S5</w:t>
      </w:r>
      <w:r w:rsidR="00E01B5E" w:rsidRPr="00603CE0">
        <w:rPr>
          <w:rFonts w:ascii="Times New Roman" w:hAnsi="Times New Roman"/>
          <w:color w:val="000000" w:themeColor="text1"/>
        </w:rPr>
        <w:fldChar w:fldCharType="end"/>
      </w:r>
      <w:r w:rsidR="00195D76" w:rsidRPr="00603CE0">
        <w:rPr>
          <w:rFonts w:ascii="Times New Roman" w:hAnsi="Times New Roman"/>
          <w:color w:val="000000" w:themeColor="text1"/>
        </w:rPr>
        <w:t>)</w:t>
      </w:r>
      <w:r w:rsidR="00B82EEB" w:rsidRPr="00603CE0">
        <w:rPr>
          <w:rFonts w:ascii="Times New Roman" w:hAnsi="Times New Roman"/>
          <w:color w:val="000000" w:themeColor="text1"/>
        </w:rPr>
        <w:t>.</w:t>
      </w:r>
      <w:r w:rsidR="00BB6D93" w:rsidRPr="00603CE0">
        <w:rPr>
          <w:rFonts w:ascii="Times New Roman" w:hAnsi="Times New Roman"/>
          <w:color w:val="000000" w:themeColor="text1"/>
        </w:rPr>
        <w:t xml:space="preserve"> </w:t>
      </w:r>
      <w:r w:rsidR="00C26018" w:rsidRPr="00603CE0">
        <w:rPr>
          <w:rFonts w:ascii="Times New Roman" w:hAnsi="Times New Roman"/>
          <w:color w:val="000000" w:themeColor="text1"/>
        </w:rPr>
        <w:t>E</w:t>
      </w:r>
      <w:r w:rsidR="00CF2426" w:rsidRPr="00603CE0">
        <w:rPr>
          <w:rFonts w:ascii="Times New Roman" w:hAnsi="Times New Roman"/>
          <w:color w:val="000000" w:themeColor="text1"/>
        </w:rPr>
        <w:t>rtapenem</w:t>
      </w:r>
      <w:r w:rsidR="001E0865" w:rsidRPr="00603CE0">
        <w:rPr>
          <w:rFonts w:ascii="Times New Roman" w:hAnsi="Times New Roman"/>
          <w:color w:val="000000" w:themeColor="text1"/>
        </w:rPr>
        <w:t xml:space="preserve"> </w:t>
      </w:r>
      <w:r w:rsidR="00C26018" w:rsidRPr="00603CE0">
        <w:rPr>
          <w:rFonts w:ascii="Times New Roman" w:hAnsi="Times New Roman"/>
          <w:color w:val="000000" w:themeColor="text1"/>
        </w:rPr>
        <w:t>has</w:t>
      </w:r>
      <w:r w:rsidR="001E0865" w:rsidRPr="00603CE0">
        <w:rPr>
          <w:rFonts w:ascii="Times New Roman" w:hAnsi="Times New Roman"/>
          <w:color w:val="000000" w:themeColor="text1"/>
        </w:rPr>
        <w:t xml:space="preserve"> high cost and </w:t>
      </w:r>
      <w:r w:rsidR="00175A48" w:rsidRPr="00603CE0">
        <w:rPr>
          <w:rFonts w:ascii="Times New Roman" w:hAnsi="Times New Roman"/>
          <w:color w:val="000000" w:themeColor="text1"/>
        </w:rPr>
        <w:t xml:space="preserve">adverse </w:t>
      </w:r>
      <w:r w:rsidR="00452871" w:rsidRPr="00603CE0">
        <w:rPr>
          <w:rFonts w:ascii="Times New Roman" w:hAnsi="Times New Roman"/>
          <w:color w:val="000000" w:themeColor="text1"/>
        </w:rPr>
        <w:t xml:space="preserve">side effects, </w:t>
      </w:r>
      <w:r w:rsidR="00003EA7" w:rsidRPr="00603CE0">
        <w:rPr>
          <w:rFonts w:ascii="Times New Roman" w:hAnsi="Times New Roman"/>
          <w:color w:val="000000" w:themeColor="text1"/>
        </w:rPr>
        <w:t xml:space="preserve">and hence, </w:t>
      </w:r>
      <w:r w:rsidR="00EA2291" w:rsidRPr="00603CE0">
        <w:rPr>
          <w:rFonts w:ascii="Times New Roman" w:hAnsi="Times New Roman"/>
          <w:color w:val="000000" w:themeColor="text1"/>
        </w:rPr>
        <w:t xml:space="preserve">if </w:t>
      </w:r>
      <w:r w:rsidR="00F37472" w:rsidRPr="00603CE0">
        <w:rPr>
          <w:rFonts w:ascii="Times New Roman" w:hAnsi="Times New Roman"/>
          <w:color w:val="000000" w:themeColor="text1"/>
        </w:rPr>
        <w:t>u</w:t>
      </w:r>
      <w:r w:rsidR="00EA2291" w:rsidRPr="00603CE0">
        <w:rPr>
          <w:rFonts w:ascii="Times New Roman" w:hAnsi="Times New Roman"/>
          <w:color w:val="000000" w:themeColor="text1"/>
        </w:rPr>
        <w:t xml:space="preserve">sed as first-line therapy, it could </w:t>
      </w:r>
      <w:r w:rsidR="00AA1460" w:rsidRPr="00603CE0">
        <w:rPr>
          <w:rFonts w:ascii="Times New Roman" w:hAnsi="Times New Roman"/>
          <w:color w:val="000000" w:themeColor="text1"/>
        </w:rPr>
        <w:t xml:space="preserve">result in </w:t>
      </w:r>
      <w:r w:rsidR="00DF1DC7" w:rsidRPr="00603CE0">
        <w:rPr>
          <w:rFonts w:ascii="Times New Roman" w:hAnsi="Times New Roman"/>
          <w:color w:val="000000" w:themeColor="text1"/>
        </w:rPr>
        <w:t xml:space="preserve">substantial </w:t>
      </w:r>
      <w:r w:rsidR="00AA1460" w:rsidRPr="00603CE0">
        <w:rPr>
          <w:rFonts w:ascii="Times New Roman" w:hAnsi="Times New Roman"/>
          <w:color w:val="000000" w:themeColor="text1"/>
        </w:rPr>
        <w:t>c</w:t>
      </w:r>
      <w:r w:rsidR="00CD12B3" w:rsidRPr="00603CE0">
        <w:rPr>
          <w:rFonts w:ascii="Times New Roman" w:hAnsi="Times New Roman"/>
          <w:color w:val="000000" w:themeColor="text1"/>
        </w:rPr>
        <w:t xml:space="preserve">ost and loss in population health. </w:t>
      </w:r>
      <w:r w:rsidR="002555F9" w:rsidRPr="00603CE0">
        <w:rPr>
          <w:rFonts w:ascii="Times New Roman" w:hAnsi="Times New Roman"/>
          <w:color w:val="000000" w:themeColor="text1"/>
        </w:rPr>
        <w:t>Developing rapid drug susceptibility testing for new gonorrhea treatments as they become available could keep treatment failure rates low, without relying on last-line or new antibiotics. This strategy, however, is currently more expensive than relying on GISP-informed empiric treatments, even disregarding the cost of developing such a test.</w:t>
      </w:r>
    </w:p>
    <w:p w14:paraId="085856CA" w14:textId="4822E9EB" w:rsidR="000F5885" w:rsidRPr="00603CE0" w:rsidRDefault="3EA6C967" w:rsidP="00A64967">
      <w:pPr>
        <w:ind w:firstLine="720"/>
        <w:rPr>
          <w:rFonts w:ascii="Times New Roman" w:hAnsi="Times New Roman"/>
          <w:color w:val="000000" w:themeColor="text1"/>
        </w:rPr>
      </w:pPr>
      <w:r w:rsidRPr="00603CE0">
        <w:rPr>
          <w:rFonts w:ascii="Times New Roman" w:hAnsi="Times New Roman"/>
          <w:color w:val="000000" w:themeColor="text1"/>
        </w:rPr>
        <w:t>In the absence of an AMR surveillance system to inform the national treatment guideline</w:t>
      </w:r>
      <w:r w:rsidR="007154F9" w:rsidRPr="00603CE0">
        <w:rPr>
          <w:rFonts w:ascii="Times New Roman" w:hAnsi="Times New Roman"/>
          <w:color w:val="000000" w:themeColor="text1"/>
        </w:rPr>
        <w:t>s</w:t>
      </w:r>
      <w:r w:rsidRPr="00603CE0">
        <w:rPr>
          <w:rFonts w:ascii="Times New Roman" w:hAnsi="Times New Roman"/>
          <w:color w:val="000000" w:themeColor="text1"/>
        </w:rPr>
        <w:t xml:space="preserve">, the selection of antibiotic could be made at the point-of-care for individual patients. These patient-level strategies might include those </w:t>
      </w:r>
      <w:r w:rsidR="00D932C5" w:rsidRPr="00603CE0">
        <w:rPr>
          <w:rFonts w:ascii="Times New Roman" w:hAnsi="Times New Roman"/>
          <w:color w:val="000000" w:themeColor="text1"/>
        </w:rPr>
        <w:t xml:space="preserve">three </w:t>
      </w:r>
      <w:r w:rsidRPr="00603CE0">
        <w:rPr>
          <w:rFonts w:ascii="Times New Roman" w:hAnsi="Times New Roman"/>
          <w:color w:val="000000" w:themeColor="text1"/>
        </w:rPr>
        <w:t>alternative strategies we evaluated here (i.e., RT, TOC</w:t>
      </w:r>
      <w:r w:rsidR="00D932C5" w:rsidRPr="00603CE0">
        <w:rPr>
          <w:rFonts w:ascii="Times New Roman" w:hAnsi="Times New Roman"/>
          <w:color w:val="000000" w:themeColor="text1"/>
        </w:rPr>
        <w:t xml:space="preserve">, </w:t>
      </w:r>
      <w:r w:rsidR="00BB1760" w:rsidRPr="00603CE0">
        <w:rPr>
          <w:rFonts w:ascii="Times New Roman" w:hAnsi="Times New Roman"/>
          <w:color w:val="000000" w:themeColor="text1"/>
        </w:rPr>
        <w:t xml:space="preserve">and </w:t>
      </w:r>
      <w:r w:rsidR="009D018B" w:rsidRPr="00603CE0">
        <w:rPr>
          <w:rFonts w:ascii="Times New Roman" w:hAnsi="Times New Roman"/>
          <w:color w:val="000000" w:themeColor="text1"/>
        </w:rPr>
        <w:t>C</w:t>
      </w:r>
      <w:r w:rsidR="00461849" w:rsidRPr="00603CE0">
        <w:rPr>
          <w:rFonts w:ascii="Times New Roman" w:hAnsi="Times New Roman"/>
          <w:color w:val="000000" w:themeColor="text1"/>
        </w:rPr>
        <w:t>ombo</w:t>
      </w:r>
      <w:r w:rsidRPr="00603CE0">
        <w:rPr>
          <w:rFonts w:ascii="Times New Roman" w:hAnsi="Times New Roman"/>
          <w:color w:val="000000" w:themeColor="text1"/>
        </w:rPr>
        <w:t xml:space="preserve">). </w:t>
      </w:r>
      <w:r w:rsidRPr="00E77597">
        <w:rPr>
          <w:rFonts w:ascii="Times New Roman" w:hAnsi="Times New Roman"/>
          <w:color w:val="000000" w:themeColor="text1"/>
          <w:highlight w:val="yellow"/>
          <w:rPrChange w:id="214" w:author="Ekanayake-Weber, Marcy" w:date="2026-03-13T11:43:00Z" w16du:dateUtc="2026-03-13T15:43:00Z">
            <w:rPr>
              <w:rFonts w:ascii="Times New Roman" w:hAnsi="Times New Roman"/>
              <w:color w:val="000000" w:themeColor="text1"/>
            </w:rPr>
          </w:rPrChange>
        </w:rPr>
        <w:t xml:space="preserve">We found that these strategies </w:t>
      </w:r>
      <w:r w:rsidR="00804FBD" w:rsidRPr="00E77597">
        <w:rPr>
          <w:rFonts w:ascii="Times New Roman" w:hAnsi="Times New Roman"/>
          <w:color w:val="000000" w:themeColor="text1"/>
          <w:highlight w:val="yellow"/>
          <w:rPrChange w:id="215" w:author="Ekanayake-Weber, Marcy" w:date="2026-03-13T11:43:00Z" w16du:dateUtc="2026-03-13T15:43:00Z">
            <w:rPr>
              <w:rFonts w:ascii="Times New Roman" w:hAnsi="Times New Roman"/>
              <w:color w:val="000000" w:themeColor="text1"/>
            </w:rPr>
          </w:rPrChange>
        </w:rPr>
        <w:t>are</w:t>
      </w:r>
      <w:r w:rsidRPr="00E77597">
        <w:rPr>
          <w:rFonts w:ascii="Times New Roman" w:hAnsi="Times New Roman"/>
          <w:color w:val="000000" w:themeColor="text1"/>
          <w:highlight w:val="yellow"/>
          <w:rPrChange w:id="216" w:author="Ekanayake-Weber, Marcy" w:date="2026-03-13T11:43:00Z" w16du:dateUtc="2026-03-13T15:43:00Z">
            <w:rPr>
              <w:rFonts w:ascii="Times New Roman" w:hAnsi="Times New Roman"/>
              <w:color w:val="000000" w:themeColor="text1"/>
            </w:rPr>
          </w:rPrChange>
        </w:rPr>
        <w:t xml:space="preserve"> </w:t>
      </w:r>
      <w:r w:rsidR="00804FBD" w:rsidRPr="00E77597">
        <w:rPr>
          <w:rFonts w:ascii="Times New Roman" w:hAnsi="Times New Roman"/>
          <w:color w:val="000000" w:themeColor="text1"/>
          <w:highlight w:val="yellow"/>
          <w:rPrChange w:id="217" w:author="Ekanayake-Weber, Marcy" w:date="2026-03-13T11:43:00Z" w16du:dateUtc="2026-03-13T15:43:00Z">
            <w:rPr>
              <w:rFonts w:ascii="Times New Roman" w:hAnsi="Times New Roman"/>
              <w:color w:val="000000" w:themeColor="text1"/>
            </w:rPr>
          </w:rPrChange>
        </w:rPr>
        <w:t>un</w:t>
      </w:r>
      <w:r w:rsidRPr="00E77597">
        <w:rPr>
          <w:rFonts w:ascii="Times New Roman" w:hAnsi="Times New Roman"/>
          <w:color w:val="000000" w:themeColor="text1"/>
          <w:highlight w:val="yellow"/>
          <w:rPrChange w:id="218" w:author="Ekanayake-Weber, Marcy" w:date="2026-03-13T11:43:00Z" w16du:dateUtc="2026-03-13T15:43:00Z">
            <w:rPr>
              <w:rFonts w:ascii="Times New Roman" w:hAnsi="Times New Roman"/>
              <w:color w:val="000000" w:themeColor="text1"/>
            </w:rPr>
          </w:rPrChange>
        </w:rPr>
        <w:t xml:space="preserve">likely to be </w:t>
      </w:r>
      <w:r w:rsidR="005E7017" w:rsidRPr="00E77597">
        <w:rPr>
          <w:rFonts w:ascii="Times New Roman" w:hAnsi="Times New Roman"/>
          <w:color w:val="000000" w:themeColor="text1"/>
          <w:highlight w:val="yellow"/>
          <w:rPrChange w:id="219" w:author="Ekanayake-Weber, Marcy" w:date="2026-03-13T11:43:00Z" w16du:dateUtc="2026-03-13T15:43:00Z">
            <w:rPr>
              <w:rFonts w:ascii="Times New Roman" w:hAnsi="Times New Roman"/>
              <w:color w:val="000000" w:themeColor="text1"/>
            </w:rPr>
          </w:rPrChange>
        </w:rPr>
        <w:t xml:space="preserve">more </w:t>
      </w:r>
      <w:r w:rsidRPr="00E77597">
        <w:rPr>
          <w:rFonts w:ascii="Times New Roman" w:hAnsi="Times New Roman"/>
          <w:color w:val="000000" w:themeColor="text1"/>
          <w:highlight w:val="yellow"/>
          <w:rPrChange w:id="220" w:author="Ekanayake-Weber, Marcy" w:date="2026-03-13T11:43:00Z" w16du:dateUtc="2026-03-13T15:43:00Z">
            <w:rPr>
              <w:rFonts w:ascii="Times New Roman" w:hAnsi="Times New Roman"/>
              <w:color w:val="000000" w:themeColor="text1"/>
            </w:rPr>
          </w:rPrChange>
        </w:rPr>
        <w:t xml:space="preserve">cost-effective </w:t>
      </w:r>
      <w:r w:rsidR="005E7017" w:rsidRPr="00E77597">
        <w:rPr>
          <w:rFonts w:ascii="Times New Roman" w:hAnsi="Times New Roman"/>
          <w:color w:val="000000" w:themeColor="text1"/>
          <w:highlight w:val="yellow"/>
          <w:rPrChange w:id="221" w:author="Ekanayake-Weber, Marcy" w:date="2026-03-13T11:43:00Z" w16du:dateUtc="2026-03-13T15:43:00Z">
            <w:rPr>
              <w:rFonts w:ascii="Times New Roman" w:hAnsi="Times New Roman"/>
              <w:color w:val="000000" w:themeColor="text1"/>
            </w:rPr>
          </w:rPrChange>
        </w:rPr>
        <w:t>than</w:t>
      </w:r>
      <w:r w:rsidRPr="00E77597">
        <w:rPr>
          <w:rFonts w:ascii="Times New Roman" w:hAnsi="Times New Roman"/>
          <w:color w:val="000000" w:themeColor="text1"/>
          <w:highlight w:val="yellow"/>
          <w:rPrChange w:id="222" w:author="Ekanayake-Weber, Marcy" w:date="2026-03-13T11:43:00Z" w16du:dateUtc="2026-03-13T15:43:00Z">
            <w:rPr>
              <w:rFonts w:ascii="Times New Roman" w:hAnsi="Times New Roman"/>
              <w:color w:val="000000" w:themeColor="text1"/>
            </w:rPr>
          </w:rPrChange>
        </w:rPr>
        <w:t xml:space="preserve"> GISP, since they are projected to cost </w:t>
      </w:r>
      <w:r w:rsidR="005E7017" w:rsidRPr="00E77597">
        <w:rPr>
          <w:rFonts w:ascii="Times New Roman" w:hAnsi="Times New Roman"/>
          <w:color w:val="000000" w:themeColor="text1"/>
          <w:highlight w:val="yellow"/>
          <w:rPrChange w:id="223" w:author="Ekanayake-Weber, Marcy" w:date="2026-03-13T11:43:00Z" w16du:dateUtc="2026-03-13T15:43:00Z">
            <w:rPr>
              <w:rFonts w:ascii="Times New Roman" w:hAnsi="Times New Roman"/>
              <w:color w:val="000000" w:themeColor="text1"/>
            </w:rPr>
          </w:rPrChange>
        </w:rPr>
        <w:t xml:space="preserve">the same or </w:t>
      </w:r>
      <w:r w:rsidRPr="00E77597">
        <w:rPr>
          <w:rFonts w:ascii="Times New Roman" w:hAnsi="Times New Roman"/>
          <w:color w:val="000000" w:themeColor="text1"/>
          <w:highlight w:val="yellow"/>
          <w:rPrChange w:id="224" w:author="Ekanayake-Weber, Marcy" w:date="2026-03-13T11:43:00Z" w16du:dateUtc="2026-03-13T15:43:00Z">
            <w:rPr>
              <w:rFonts w:ascii="Times New Roman" w:hAnsi="Times New Roman"/>
              <w:color w:val="000000" w:themeColor="text1"/>
            </w:rPr>
          </w:rPrChange>
        </w:rPr>
        <w:t>more</w:t>
      </w:r>
      <w:r w:rsidR="00DE324A" w:rsidRPr="00E77597">
        <w:rPr>
          <w:rFonts w:ascii="Times New Roman" w:hAnsi="Times New Roman"/>
          <w:color w:val="000000" w:themeColor="text1"/>
          <w:highlight w:val="yellow"/>
          <w:rPrChange w:id="225" w:author="Ekanayake-Weber, Marcy" w:date="2026-03-13T11:43:00Z" w16du:dateUtc="2026-03-13T15:43:00Z">
            <w:rPr>
              <w:rFonts w:ascii="Times New Roman" w:hAnsi="Times New Roman"/>
              <w:color w:val="000000" w:themeColor="text1"/>
            </w:rPr>
          </w:rPrChange>
        </w:rPr>
        <w:t xml:space="preserve">, </w:t>
      </w:r>
      <w:r w:rsidRPr="00E77597">
        <w:rPr>
          <w:rFonts w:ascii="Times New Roman" w:hAnsi="Times New Roman"/>
          <w:color w:val="000000" w:themeColor="text1"/>
          <w:highlight w:val="yellow"/>
          <w:rPrChange w:id="226" w:author="Ekanayake-Weber, Marcy" w:date="2026-03-13T11:43:00Z" w16du:dateUtc="2026-03-13T15:43:00Z">
            <w:rPr>
              <w:rFonts w:ascii="Times New Roman" w:hAnsi="Times New Roman"/>
              <w:color w:val="000000" w:themeColor="text1"/>
            </w:rPr>
          </w:rPrChange>
        </w:rPr>
        <w:t>produce similar</w:t>
      </w:r>
      <w:r w:rsidR="00DE324A" w:rsidRPr="00E77597">
        <w:rPr>
          <w:rFonts w:ascii="Times New Roman" w:hAnsi="Times New Roman"/>
          <w:color w:val="000000" w:themeColor="text1"/>
          <w:highlight w:val="yellow"/>
          <w:rPrChange w:id="227" w:author="Ekanayake-Weber, Marcy" w:date="2026-03-13T11:43:00Z" w16du:dateUtc="2026-03-13T15:43:00Z">
            <w:rPr>
              <w:rFonts w:ascii="Times New Roman" w:hAnsi="Times New Roman"/>
              <w:color w:val="000000" w:themeColor="text1"/>
            </w:rPr>
          </w:rPrChange>
        </w:rPr>
        <w:t xml:space="preserve"> health outcomes as measured by QALYs, and</w:t>
      </w:r>
      <w:r w:rsidRPr="00E77597">
        <w:rPr>
          <w:rFonts w:ascii="Times New Roman" w:hAnsi="Times New Roman"/>
          <w:color w:val="000000" w:themeColor="text1"/>
          <w:highlight w:val="yellow"/>
          <w:rPrChange w:id="228" w:author="Ekanayake-Weber, Marcy" w:date="2026-03-13T11:43:00Z" w16du:dateUtc="2026-03-13T15:43:00Z">
            <w:rPr>
              <w:rFonts w:ascii="Times New Roman" w:hAnsi="Times New Roman"/>
              <w:color w:val="000000" w:themeColor="text1"/>
            </w:rPr>
          </w:rPrChange>
        </w:rPr>
        <w:t xml:space="preserve"> worse health outcomes</w:t>
      </w:r>
      <w:r w:rsidR="00DE324A" w:rsidRPr="00E77597">
        <w:rPr>
          <w:rFonts w:ascii="Times New Roman" w:hAnsi="Times New Roman"/>
          <w:color w:val="000000" w:themeColor="text1"/>
          <w:highlight w:val="yellow"/>
          <w:rPrChange w:id="229" w:author="Ekanayake-Weber, Marcy" w:date="2026-03-13T11:43:00Z" w16du:dateUtc="2026-03-13T15:43:00Z">
            <w:rPr>
              <w:rFonts w:ascii="Times New Roman" w:hAnsi="Times New Roman"/>
              <w:color w:val="000000" w:themeColor="text1"/>
            </w:rPr>
          </w:rPrChange>
        </w:rPr>
        <w:t xml:space="preserve"> in terms of AMR and treatment failure</w:t>
      </w:r>
      <w:r w:rsidRPr="00E77597">
        <w:rPr>
          <w:rFonts w:ascii="Times New Roman" w:hAnsi="Times New Roman"/>
          <w:color w:val="000000" w:themeColor="text1"/>
          <w:highlight w:val="yellow"/>
          <w:rPrChange w:id="230" w:author="Ekanayake-Weber, Marcy" w:date="2026-03-13T11:43:00Z" w16du:dateUtc="2026-03-13T15:43:00Z">
            <w:rPr>
              <w:rFonts w:ascii="Times New Roman" w:hAnsi="Times New Roman"/>
              <w:color w:val="000000" w:themeColor="text1"/>
            </w:rPr>
          </w:rPrChange>
        </w:rPr>
        <w:t xml:space="preserve">. The only exception is that </w:t>
      </w:r>
      <w:r w:rsidR="00C4567C" w:rsidRPr="00E77597">
        <w:rPr>
          <w:rFonts w:ascii="Times New Roman" w:hAnsi="Times New Roman"/>
          <w:color w:val="000000" w:themeColor="text1"/>
          <w:highlight w:val="yellow"/>
          <w:rPrChange w:id="231" w:author="Ekanayake-Weber, Marcy" w:date="2026-03-13T11:43:00Z" w16du:dateUtc="2026-03-13T15:43:00Z">
            <w:rPr>
              <w:rFonts w:ascii="Times New Roman" w:hAnsi="Times New Roman"/>
              <w:color w:val="000000" w:themeColor="text1"/>
            </w:rPr>
          </w:rPrChange>
        </w:rPr>
        <w:t>R</w:t>
      </w:r>
      <w:r w:rsidR="00BA2B6D" w:rsidRPr="00E77597">
        <w:rPr>
          <w:rFonts w:ascii="Times New Roman" w:hAnsi="Times New Roman"/>
          <w:color w:val="000000" w:themeColor="text1"/>
          <w:highlight w:val="yellow"/>
          <w:rPrChange w:id="232" w:author="Ekanayake-Weber, Marcy" w:date="2026-03-13T11:43:00Z" w16du:dateUtc="2026-03-13T15:43:00Z">
            <w:rPr>
              <w:rFonts w:ascii="Times New Roman" w:hAnsi="Times New Roman"/>
              <w:color w:val="000000" w:themeColor="text1"/>
            </w:rPr>
          </w:rPrChange>
        </w:rPr>
        <w:t>T</w:t>
      </w:r>
      <w:r w:rsidR="00162B1A" w:rsidRPr="00E77597">
        <w:rPr>
          <w:rFonts w:ascii="Times New Roman" w:hAnsi="Times New Roman"/>
          <w:color w:val="000000" w:themeColor="text1"/>
          <w:highlight w:val="yellow"/>
          <w:rPrChange w:id="233" w:author="Ekanayake-Weber, Marcy" w:date="2026-03-13T11:43:00Z" w16du:dateUtc="2026-03-13T15:43:00Z">
            <w:rPr>
              <w:rFonts w:ascii="Times New Roman" w:hAnsi="Times New Roman"/>
              <w:color w:val="000000" w:themeColor="text1"/>
            </w:rPr>
          </w:rPrChange>
        </w:rPr>
        <w:t xml:space="preserve"> </w:t>
      </w:r>
      <w:r w:rsidRPr="00E77597">
        <w:rPr>
          <w:rFonts w:ascii="Times New Roman" w:hAnsi="Times New Roman"/>
          <w:color w:val="000000" w:themeColor="text1"/>
          <w:highlight w:val="yellow"/>
          <w:rPrChange w:id="234" w:author="Ekanayake-Weber, Marcy" w:date="2026-03-13T11:43:00Z" w16du:dateUtc="2026-03-13T15:43:00Z">
            <w:rPr>
              <w:rFonts w:ascii="Times New Roman" w:hAnsi="Times New Roman"/>
              <w:color w:val="000000" w:themeColor="text1"/>
            </w:rPr>
          </w:rPrChange>
        </w:rPr>
        <w:t xml:space="preserve">was predicted to be </w:t>
      </w:r>
      <w:r w:rsidR="00BA2B6D" w:rsidRPr="00E77597">
        <w:rPr>
          <w:rFonts w:ascii="Times New Roman" w:hAnsi="Times New Roman"/>
          <w:color w:val="000000" w:themeColor="text1"/>
          <w:highlight w:val="yellow"/>
          <w:rPrChange w:id="235" w:author="Ekanayake-Weber, Marcy" w:date="2026-03-13T11:43:00Z" w16du:dateUtc="2026-03-13T15:43:00Z">
            <w:rPr>
              <w:rFonts w:ascii="Times New Roman" w:hAnsi="Times New Roman"/>
              <w:color w:val="000000" w:themeColor="text1"/>
            </w:rPr>
          </w:rPrChange>
        </w:rPr>
        <w:t>similarly</w:t>
      </w:r>
      <w:r w:rsidR="00C4567C" w:rsidRPr="00E77597">
        <w:rPr>
          <w:rFonts w:ascii="Times New Roman" w:hAnsi="Times New Roman"/>
          <w:color w:val="000000" w:themeColor="text1"/>
          <w:highlight w:val="yellow"/>
          <w:rPrChange w:id="236" w:author="Ekanayake-Weber, Marcy" w:date="2026-03-13T11:43:00Z" w16du:dateUtc="2026-03-13T15:43:00Z">
            <w:rPr>
              <w:rFonts w:ascii="Times New Roman" w:hAnsi="Times New Roman"/>
              <w:color w:val="000000" w:themeColor="text1"/>
            </w:rPr>
          </w:rPrChange>
        </w:rPr>
        <w:t xml:space="preserve"> </w:t>
      </w:r>
      <w:r w:rsidRPr="00E77597">
        <w:rPr>
          <w:rFonts w:ascii="Times New Roman" w:hAnsi="Times New Roman"/>
          <w:color w:val="000000" w:themeColor="text1"/>
          <w:highlight w:val="yellow"/>
          <w:rPrChange w:id="237" w:author="Ekanayake-Weber, Marcy" w:date="2026-03-13T11:43:00Z" w16du:dateUtc="2026-03-13T15:43:00Z">
            <w:rPr>
              <w:rFonts w:ascii="Times New Roman" w:hAnsi="Times New Roman"/>
              <w:color w:val="000000" w:themeColor="text1"/>
            </w:rPr>
          </w:rPrChange>
        </w:rPr>
        <w:t xml:space="preserve">cost-effective </w:t>
      </w:r>
      <w:r w:rsidR="00BA2B6D" w:rsidRPr="00E77597">
        <w:rPr>
          <w:rFonts w:ascii="Times New Roman" w:hAnsi="Times New Roman"/>
          <w:color w:val="000000" w:themeColor="text1"/>
          <w:highlight w:val="yellow"/>
          <w:rPrChange w:id="238" w:author="Ekanayake-Weber, Marcy" w:date="2026-03-13T11:43:00Z" w16du:dateUtc="2026-03-13T15:43:00Z">
            <w:rPr>
              <w:rFonts w:ascii="Times New Roman" w:hAnsi="Times New Roman"/>
              <w:color w:val="000000" w:themeColor="text1"/>
            </w:rPr>
          </w:rPrChange>
        </w:rPr>
        <w:t>to GISP</w:t>
      </w:r>
      <w:r w:rsidR="00BA2B6D" w:rsidRPr="00603CE0">
        <w:rPr>
          <w:rFonts w:ascii="Times New Roman" w:hAnsi="Times New Roman"/>
          <w:color w:val="000000" w:themeColor="text1"/>
        </w:rPr>
        <w:t xml:space="preserve"> </w:t>
      </w:r>
      <w:r w:rsidRPr="00603CE0">
        <w:rPr>
          <w:rFonts w:ascii="Times New Roman" w:hAnsi="Times New Roman"/>
          <w:color w:val="000000" w:themeColor="text1"/>
        </w:rPr>
        <w:t xml:space="preserve">if a new </w:t>
      </w:r>
      <w:r w:rsidR="008F749A" w:rsidRPr="00603CE0">
        <w:rPr>
          <w:rFonts w:ascii="Times New Roman" w:hAnsi="Times New Roman"/>
          <w:color w:val="000000" w:themeColor="text1"/>
        </w:rPr>
        <w:t xml:space="preserve">first-line </w:t>
      </w:r>
      <w:r w:rsidRPr="00603CE0">
        <w:rPr>
          <w:rFonts w:ascii="Times New Roman" w:hAnsi="Times New Roman"/>
          <w:color w:val="000000" w:themeColor="text1"/>
        </w:rPr>
        <w:t>antibiotic (represented by drug X here) became available</w:t>
      </w:r>
      <w:r w:rsidR="00061A2D" w:rsidRPr="00603CE0">
        <w:rPr>
          <w:rFonts w:ascii="Times New Roman" w:hAnsi="Times New Roman"/>
          <w:color w:val="000000" w:themeColor="text1"/>
        </w:rPr>
        <w:t xml:space="preserve"> as soon as AMR began to emerge in the population</w:t>
      </w:r>
      <w:r w:rsidRPr="00603CE0">
        <w:rPr>
          <w:rFonts w:ascii="Times New Roman" w:hAnsi="Times New Roman"/>
          <w:color w:val="000000" w:themeColor="text1"/>
        </w:rPr>
        <w:t xml:space="preserve">. </w:t>
      </w:r>
    </w:p>
    <w:p w14:paraId="60CACFFB" w14:textId="5BDBC5AC" w:rsidR="00CC0802" w:rsidRPr="00603CE0" w:rsidRDefault="00CC0802" w:rsidP="00CC0802">
      <w:pPr>
        <w:rPr>
          <w:rFonts w:ascii="Times New Roman" w:hAnsi="Times New Roman"/>
          <w:color w:val="000000" w:themeColor="text1"/>
        </w:rPr>
      </w:pPr>
    </w:p>
    <w:p w14:paraId="7FD5AF81" w14:textId="49465274" w:rsidR="00C60EEA" w:rsidRPr="00603CE0" w:rsidRDefault="00C60EEA" w:rsidP="00222BC2">
      <w:pPr>
        <w:pStyle w:val="Heading2"/>
      </w:pPr>
      <w:r w:rsidRPr="00603CE0">
        <w:t>Limitations</w:t>
      </w:r>
    </w:p>
    <w:p w14:paraId="36364B78" w14:textId="465771C7" w:rsidR="005B767F" w:rsidRPr="00603CE0" w:rsidRDefault="00D1525F" w:rsidP="005B767F">
      <w:pPr>
        <w:ind w:firstLine="720"/>
        <w:rPr>
          <w:rFonts w:ascii="Times New Roman" w:hAnsi="Times New Roman"/>
          <w:color w:val="000000" w:themeColor="text1"/>
        </w:rPr>
      </w:pPr>
      <w:r w:rsidRPr="00603CE0">
        <w:rPr>
          <w:rFonts w:ascii="Times New Roman" w:hAnsi="Times New Roman"/>
          <w:color w:val="000000" w:themeColor="text1"/>
        </w:rPr>
        <w:t xml:space="preserve">As with any modeling study, there were several </w:t>
      </w:r>
      <w:r w:rsidR="002A23BE" w:rsidRPr="00603CE0">
        <w:rPr>
          <w:rFonts w:ascii="Times New Roman" w:hAnsi="Times New Roman"/>
          <w:color w:val="000000" w:themeColor="text1"/>
        </w:rPr>
        <w:t xml:space="preserve">simplifications and </w:t>
      </w:r>
      <w:r w:rsidRPr="00603CE0">
        <w:rPr>
          <w:rFonts w:ascii="Times New Roman" w:hAnsi="Times New Roman"/>
          <w:color w:val="000000" w:themeColor="text1"/>
        </w:rPr>
        <w:t>assumptions</w:t>
      </w:r>
      <w:r w:rsidR="002A23BE" w:rsidRPr="00603CE0">
        <w:rPr>
          <w:rFonts w:ascii="Times New Roman" w:hAnsi="Times New Roman"/>
          <w:color w:val="000000" w:themeColor="text1"/>
        </w:rPr>
        <w:t xml:space="preserve"> made</w:t>
      </w:r>
      <w:r w:rsidRPr="00603CE0">
        <w:rPr>
          <w:rFonts w:ascii="Times New Roman" w:hAnsi="Times New Roman"/>
          <w:color w:val="000000" w:themeColor="text1"/>
        </w:rPr>
        <w:t xml:space="preserve"> in model development</w:t>
      </w:r>
      <w:r w:rsidR="002A23BE" w:rsidRPr="00603CE0">
        <w:rPr>
          <w:rFonts w:ascii="Times New Roman" w:hAnsi="Times New Roman"/>
          <w:color w:val="000000" w:themeColor="text1"/>
        </w:rPr>
        <w:t xml:space="preserve"> which limit the applicability and interpretation of our results. </w:t>
      </w:r>
      <w:r w:rsidR="3EA6C967" w:rsidRPr="00603CE0">
        <w:rPr>
          <w:rFonts w:ascii="Times New Roman" w:hAnsi="Times New Roman"/>
          <w:color w:val="000000" w:themeColor="text1"/>
        </w:rPr>
        <w:t xml:space="preserve">Firstly, we only modeled gonorrhea in men who have sex with men (“MSM”) in the </w:t>
      </w:r>
      <w:r w:rsidR="00CE3528" w:rsidRPr="00603CE0">
        <w:rPr>
          <w:rFonts w:ascii="Times New Roman" w:hAnsi="Times New Roman"/>
          <w:color w:val="000000" w:themeColor="text1"/>
        </w:rPr>
        <w:t>US</w:t>
      </w:r>
      <w:r w:rsidR="3EA6C967" w:rsidRPr="00603CE0">
        <w:rPr>
          <w:rFonts w:ascii="Times New Roman" w:hAnsi="Times New Roman"/>
          <w:color w:val="000000" w:themeColor="text1"/>
        </w:rPr>
        <w:t>. In the US, gonorrhea prevalence and the levels of AMR are both higher in MSM than in men who have sex with women (MSW)</w:t>
      </w:r>
      <w:r w:rsidR="008C79F3" w:rsidRPr="00603CE0">
        <w:rPr>
          <w:rFonts w:ascii="Times New Roman" w:hAnsi="Times New Roman"/>
          <w:color w:val="000000" w:themeColor="text1"/>
        </w:rPr>
        <w:t xml:space="preserve"> and women</w:t>
      </w:r>
      <w:r w:rsidR="00CC7E4B" w:rsidRPr="00603CE0">
        <w:rPr>
          <w:rFonts w:ascii="Times New Roman" w:hAnsi="Times New Roman"/>
          <w:color w:val="000000" w:themeColor="text1"/>
        </w:rPr>
        <w:t>.</w:t>
      </w:r>
      <w:r w:rsidR="1B9881DB" w:rsidRPr="00603CE0">
        <w:rPr>
          <w:rFonts w:ascii="Times New Roman" w:hAnsi="Times New Roman"/>
          <w:color w:val="000000" w:themeColor="text1"/>
        </w:rPr>
        <w:fldChar w:fldCharType="begin"/>
      </w:r>
      <w:r w:rsidR="00AD768F" w:rsidRPr="00603CE0">
        <w:rPr>
          <w:rFonts w:ascii="Times New Roman" w:hAnsi="Times New Roman"/>
          <w:color w:val="000000" w:themeColor="text1"/>
        </w:rPr>
        <w:instrText xml:space="preserve"> ADDIN EN.CITE &lt;EndNote&gt;&lt;Cite&gt;&lt;Author&gt;Centers for Disease Control and Prevention&lt;/Author&gt;&lt;Year&gt;2019&lt;/Year&gt;&lt;RecNum&gt;2164&lt;/RecNum&gt;&lt;DisplayText&gt;&lt;style face="superscript"&gt;17,37&lt;/style&gt;&lt;/DisplayText&gt;&lt;record&gt;&lt;rec-number&gt;2164&lt;/rec-number&gt;&lt;foreign-keys&gt;&lt;key app="EN" db-id="wptxs2svnezeaaex5ebp2d9tvv0d9sw25p2p" timestamp="1701716719" guid="64fc2092-03e2-46f3-b423-fe15f14ed085"&gt;2164&lt;/key&gt;&lt;/foreign-keys&gt;&lt;ref-type name="Report"&gt;27&lt;/ref-type&gt;&lt;contributors&gt;&lt;authors&gt;&lt;author&gt;Centers for Disease Control and Prevention,&lt;/author&gt;&lt;/authors&gt;&lt;/contributors&gt;&lt;titles&gt;&lt;title&gt;Sexually Transmitted Disease Surveillance 2018&lt;/title&gt;&lt;/titles&gt;&lt;dates&gt;&lt;year&gt;2019&lt;/year&gt;&lt;/dates&gt;&lt;urls&gt;&lt;/urls&gt;&lt;/record&gt;&lt;/Cite&gt;&lt;Cite&gt;&lt;Author&gt;Centers for Disease Control and Prevention&lt;/Author&gt;&lt;Year&gt;2021&lt;/Year&gt;&lt;RecNum&gt;2163&lt;/RecNum&gt;&lt;record&gt;&lt;rec-number&gt;2163&lt;/rec-number&gt;&lt;foreign-keys&gt;&lt;key app="EN" db-id="wptxs2svnezeaaex5ebp2d9tvv0d9sw25p2p" timestamp="1701716547" guid="6b471779-ad30-4887-ba82-ae27b37dd77e"&gt;2163&lt;/key&gt;&lt;/foreign-keys&gt;&lt;ref-type name="Report"&gt;27&lt;/ref-type&gt;&lt;contributors&gt;&lt;authors&gt;&lt;author&gt;Centers for Disease Control and Prevention,&lt;/author&gt;&lt;/authors&gt;&lt;/contributors&gt;&lt;titles&gt;&lt;title&gt;Sexually Transmitted Disease Surveillance 2020&lt;/title&gt;&lt;/titles&gt;&lt;dates&gt;&lt;year&gt;2021&lt;/year&gt;&lt;/dates&gt;&lt;urls&gt;&lt;/urls&gt;&lt;/record&gt;&lt;/Cite&gt;&lt;/EndNote&gt;</w:instrText>
      </w:r>
      <w:r w:rsidR="1B9881DB" w:rsidRPr="00603CE0">
        <w:rPr>
          <w:rFonts w:ascii="Times New Roman" w:hAnsi="Times New Roman"/>
          <w:color w:val="000000" w:themeColor="text1"/>
        </w:rPr>
        <w:fldChar w:fldCharType="separate"/>
      </w:r>
      <w:r w:rsidR="00AD768F" w:rsidRPr="00603CE0">
        <w:rPr>
          <w:rFonts w:ascii="Times New Roman" w:hAnsi="Times New Roman"/>
          <w:noProof/>
          <w:color w:val="000000" w:themeColor="text1"/>
          <w:vertAlign w:val="superscript"/>
        </w:rPr>
        <w:t>17,37</w:t>
      </w:r>
      <w:r w:rsidR="1B9881DB" w:rsidRPr="00603CE0">
        <w:rPr>
          <w:rFonts w:ascii="Times New Roman" w:hAnsi="Times New Roman"/>
          <w:color w:val="000000" w:themeColor="text1"/>
        </w:rPr>
        <w:fldChar w:fldCharType="end"/>
      </w:r>
      <w:r w:rsidR="3EA6C967" w:rsidRPr="00603CE0">
        <w:rPr>
          <w:rFonts w:ascii="Times New Roman" w:hAnsi="Times New Roman"/>
          <w:color w:val="000000" w:themeColor="text1"/>
        </w:rPr>
        <w:t xml:space="preserve"> </w:t>
      </w:r>
      <w:r w:rsidR="00CC7E4B" w:rsidRPr="00603CE0">
        <w:rPr>
          <w:rFonts w:ascii="Times New Roman" w:hAnsi="Times New Roman"/>
          <w:color w:val="000000" w:themeColor="text1"/>
        </w:rPr>
        <w:t>We note that GISP includes isolates only from men with urethral infection who seek treatment in participating sentinel sites each month. In 2017, GISP was updated to the Enhanced Gonococcal Isolate Surveillance Program (eGISP), which also include isolates from women and from different anatomical sites of infection.</w:t>
      </w:r>
      <w:r w:rsidR="000F65CD" w:rsidRPr="00603CE0">
        <w:rPr>
          <w:rFonts w:ascii="Times New Roman" w:hAnsi="Times New Roman"/>
          <w:color w:val="000000" w:themeColor="text1"/>
        </w:rPr>
        <w:t xml:space="preserve"> While the </w:t>
      </w:r>
      <w:r w:rsidR="00FA74DB" w:rsidRPr="00603CE0">
        <w:rPr>
          <w:rFonts w:ascii="Times New Roman" w:hAnsi="Times New Roman"/>
          <w:color w:val="000000" w:themeColor="text1"/>
        </w:rPr>
        <w:t>prevalence of gonorrhea and AMR gonorrhea is lower among MS</w:t>
      </w:r>
      <w:r w:rsidR="005B767F" w:rsidRPr="00603CE0">
        <w:rPr>
          <w:rFonts w:ascii="Times New Roman" w:hAnsi="Times New Roman"/>
          <w:color w:val="000000" w:themeColor="text1"/>
        </w:rPr>
        <w:t xml:space="preserve">W and women, the long-term impact </w:t>
      </w:r>
      <w:r w:rsidR="00B07CBB" w:rsidRPr="00603CE0">
        <w:rPr>
          <w:rFonts w:ascii="Times New Roman" w:hAnsi="Times New Roman"/>
          <w:color w:val="000000" w:themeColor="text1"/>
        </w:rPr>
        <w:t>per</w:t>
      </w:r>
      <w:r w:rsidR="005B767F" w:rsidRPr="00603CE0">
        <w:rPr>
          <w:rFonts w:ascii="Times New Roman" w:hAnsi="Times New Roman"/>
          <w:color w:val="000000" w:themeColor="text1"/>
        </w:rPr>
        <w:t xml:space="preserve"> gonococcal infection on quality of life is much greater for women than for men.</w:t>
      </w:r>
      <w:r w:rsidR="005B767F" w:rsidRPr="00603CE0">
        <w:rPr>
          <w:rFonts w:ascii="Times New Roman" w:hAnsi="Times New Roman"/>
          <w:color w:val="000000" w:themeColor="text1"/>
        </w:rPr>
        <w:fldChar w:fldCharType="begin"/>
      </w:r>
      <w:r w:rsidR="00AD768F" w:rsidRPr="00603CE0">
        <w:rPr>
          <w:rFonts w:ascii="Times New Roman" w:hAnsi="Times New Roman"/>
          <w:color w:val="000000" w:themeColor="text1"/>
        </w:rPr>
        <w:instrText xml:space="preserve"> ADDIN EN.CITE &lt;EndNote&gt;&lt;Cite&gt;&lt;Author&gt;Li&lt;/Author&gt;&lt;Year&gt;2023&lt;/Year&gt;&lt;RecNum&gt;2345&lt;/RecNum&gt;&lt;DisplayText&gt;&lt;style face="superscript"&gt;38&lt;/style&gt;&lt;/DisplayText&gt;&lt;record&gt;&lt;rec-number&gt;2345&lt;/rec-number&gt;&lt;foreign-keys&gt;&lt;key app="EN" db-id="wptxs2svnezeaaex5ebp2d9tvv0d9sw25p2p" timestamp="1727981189" guid="b86a2d9f-9036-401a-8c69-69b320fc10ed"&gt;2345&lt;/key&gt;&lt;/foreign-keys&gt;&lt;ref-type name="Journal Article"&gt;17&lt;/ref-type&gt;&lt;contributors&gt;&lt;authors&gt;&lt;author&gt;Li, Y&lt;/author&gt;&lt;author&gt;You, S&lt;/author&gt;&lt;author&gt;Lee, K&lt;/author&gt;&lt;author&gt;Yaesoubi, R&lt;/author&gt;&lt;author&gt;Hsu, K&lt;/author&gt;&lt;author&gt;Gift, TL&lt;/author&gt;&lt;author&gt;Chesson, HW&lt;/author&gt;&lt;author&gt;Berruti, AA&lt;/author&gt;&lt;author&gt;Salomon, JA&lt;/author&gt;&lt;author&gt;Rönn, MM&lt;/author&gt;&lt;/authors&gt;&lt;/contributors&gt;&lt;titles&gt;&lt;title&gt;The Estimated Lifetime Quality-Adjusted Life-Years Lost Due to Chlamydia, Gonorrhea, and Trichomoniasis in the United States in 2018 - PubMed&lt;/title&gt;&lt;secondary-title&gt;The Journal of infectious diseases&lt;/secondary-title&gt;&lt;/titles&gt;&lt;periodical&gt;&lt;full-title&gt;The Journal of Infectious Diseases&lt;/full-title&gt;&lt;/periodical&gt;&lt;volume&gt;227&lt;/volume&gt;&lt;number&gt;8&lt;/number&gt;&lt;dates&gt;&lt;year&gt;2023&lt;/year&gt;&lt;/dates&gt;&lt;isbn&gt;1537-6613&lt;/isbn&gt;&lt;urls&gt;&lt;related-urls&gt;&lt;url&gt;https://pubmed.ncbi.nlm.nih.gov/36806950/&lt;/url&gt;&lt;/related-urls&gt;&lt;/urls&gt;&lt;electronic-resource-num&gt;10.1093/infdis/jiad047&lt;/electronic-resource-num&gt;&lt;/record&gt;&lt;/Cite&gt;&lt;/EndNote&gt;</w:instrText>
      </w:r>
      <w:r w:rsidR="005B767F" w:rsidRPr="00603CE0">
        <w:rPr>
          <w:rFonts w:ascii="Times New Roman" w:hAnsi="Times New Roman"/>
          <w:color w:val="000000" w:themeColor="text1"/>
        </w:rPr>
        <w:fldChar w:fldCharType="separate"/>
      </w:r>
      <w:r w:rsidR="00AD768F" w:rsidRPr="00603CE0">
        <w:rPr>
          <w:rFonts w:ascii="Times New Roman" w:hAnsi="Times New Roman"/>
          <w:noProof/>
          <w:color w:val="000000" w:themeColor="text1"/>
          <w:vertAlign w:val="superscript"/>
        </w:rPr>
        <w:t>38</w:t>
      </w:r>
      <w:r w:rsidR="005B767F" w:rsidRPr="00603CE0">
        <w:rPr>
          <w:rFonts w:ascii="Times New Roman" w:hAnsi="Times New Roman"/>
          <w:color w:val="000000" w:themeColor="text1"/>
        </w:rPr>
        <w:fldChar w:fldCharType="end"/>
      </w:r>
      <w:r w:rsidR="005B767F" w:rsidRPr="00603CE0">
        <w:rPr>
          <w:rFonts w:ascii="Times New Roman" w:hAnsi="Times New Roman"/>
          <w:color w:val="000000" w:themeColor="text1"/>
        </w:rPr>
        <w:t xml:space="preserve"> These sequelae, which include pelvic inflammatory disease, infertility, and causing congenital blindness, could lead to much greater loss in QALYs due to gonorrhea than we modeled here</w:t>
      </w:r>
      <w:r w:rsidR="00371898" w:rsidRPr="00603CE0">
        <w:rPr>
          <w:rFonts w:ascii="Times New Roman" w:hAnsi="Times New Roman"/>
          <w:color w:val="000000" w:themeColor="text1"/>
        </w:rPr>
        <w:t xml:space="preserve">, since we only </w:t>
      </w:r>
      <w:r w:rsidR="00E60096" w:rsidRPr="00603CE0">
        <w:rPr>
          <w:rFonts w:ascii="Times New Roman" w:hAnsi="Times New Roman"/>
          <w:color w:val="000000" w:themeColor="text1"/>
        </w:rPr>
        <w:t>included</w:t>
      </w:r>
      <w:r w:rsidR="00371898" w:rsidRPr="00603CE0">
        <w:rPr>
          <w:rFonts w:ascii="Times New Roman" w:hAnsi="Times New Roman"/>
          <w:color w:val="000000" w:themeColor="text1"/>
        </w:rPr>
        <w:t xml:space="preserve"> MSM</w:t>
      </w:r>
      <w:r w:rsidR="005B767F" w:rsidRPr="00603CE0">
        <w:rPr>
          <w:rFonts w:ascii="Times New Roman" w:hAnsi="Times New Roman"/>
          <w:color w:val="000000" w:themeColor="text1"/>
        </w:rPr>
        <w:t xml:space="preserve">. Future studies </w:t>
      </w:r>
      <w:r w:rsidR="00A93EE7" w:rsidRPr="00603CE0">
        <w:rPr>
          <w:rFonts w:ascii="Times New Roman" w:hAnsi="Times New Roman"/>
          <w:color w:val="000000" w:themeColor="text1"/>
        </w:rPr>
        <w:t>can</w:t>
      </w:r>
      <w:r w:rsidR="005B767F" w:rsidRPr="00603CE0">
        <w:rPr>
          <w:rFonts w:ascii="Times New Roman" w:hAnsi="Times New Roman"/>
          <w:color w:val="000000" w:themeColor="text1"/>
        </w:rPr>
        <w:t xml:space="preserve"> investigate the cost-effectiveness of eGISP. </w:t>
      </w:r>
    </w:p>
    <w:p w14:paraId="41FD1290" w14:textId="375E0041" w:rsidR="00B65177" w:rsidRPr="00603CE0" w:rsidRDefault="0070440B" w:rsidP="001F7DBC">
      <w:pPr>
        <w:ind w:firstLine="720"/>
        <w:rPr>
          <w:rFonts w:ascii="Times New Roman" w:hAnsi="Times New Roman"/>
          <w:color w:val="000000" w:themeColor="text1"/>
        </w:rPr>
      </w:pPr>
      <w:r w:rsidRPr="00603CE0">
        <w:rPr>
          <w:rFonts w:ascii="Times New Roman" w:hAnsi="Times New Roman"/>
          <w:color w:val="000000" w:themeColor="text1"/>
        </w:rPr>
        <w:lastRenderedPageBreak/>
        <w:t>Secondly</w:t>
      </w:r>
      <w:r w:rsidR="004059F6" w:rsidRPr="00603CE0">
        <w:rPr>
          <w:rFonts w:ascii="Times New Roman" w:hAnsi="Times New Roman"/>
          <w:color w:val="000000" w:themeColor="text1"/>
        </w:rPr>
        <w:t xml:space="preserve">, </w:t>
      </w:r>
      <w:r w:rsidR="009478D5" w:rsidRPr="00603CE0">
        <w:rPr>
          <w:rFonts w:ascii="Times New Roman" w:hAnsi="Times New Roman"/>
          <w:color w:val="000000" w:themeColor="text1"/>
        </w:rPr>
        <w:t>due to high computational burden of our agent-based model, we limit</w:t>
      </w:r>
      <w:r w:rsidR="00506720" w:rsidRPr="00603CE0">
        <w:rPr>
          <w:rFonts w:ascii="Times New Roman" w:hAnsi="Times New Roman"/>
          <w:color w:val="000000" w:themeColor="text1"/>
        </w:rPr>
        <w:t>ed</w:t>
      </w:r>
      <w:r w:rsidR="009478D5" w:rsidRPr="00603CE0">
        <w:rPr>
          <w:rFonts w:ascii="Times New Roman" w:hAnsi="Times New Roman"/>
          <w:color w:val="000000" w:themeColor="text1"/>
        </w:rPr>
        <w:t xml:space="preserve"> our analysis to an MSM population of size 100,000</w:t>
      </w:r>
      <w:r w:rsidR="0089646F">
        <w:rPr>
          <w:rFonts w:ascii="Times New Roman" w:hAnsi="Times New Roman"/>
          <w:color w:val="000000" w:themeColor="text1"/>
        </w:rPr>
        <w:t xml:space="preserve">, consistent with </w:t>
      </w:r>
      <w:r w:rsidR="00201EA4">
        <w:rPr>
          <w:rFonts w:ascii="Times New Roman" w:hAnsi="Times New Roman"/>
          <w:color w:val="000000" w:themeColor="text1"/>
        </w:rPr>
        <w:t>previous models</w:t>
      </w:r>
      <w:r w:rsidR="009478D5" w:rsidRPr="00603CE0">
        <w:rPr>
          <w:rFonts w:ascii="Times New Roman" w:hAnsi="Times New Roman"/>
          <w:color w:val="000000" w:themeColor="text1"/>
        </w:rPr>
        <w:t>.</w:t>
      </w:r>
      <w:r w:rsidR="00201EA4" w:rsidRPr="0026510E">
        <w:rPr>
          <w:rFonts w:ascii="Times New Roman" w:hAnsi="Times New Roman"/>
          <w:color w:val="000000" w:themeColor="text1"/>
          <w:vertAlign w:val="superscript"/>
        </w:rPr>
        <w:t>39,</w:t>
      </w:r>
      <w:r w:rsidR="00F66BF8" w:rsidRPr="00603CE0">
        <w:rPr>
          <w:rFonts w:ascii="Times New Roman" w:hAnsi="Times New Roman"/>
          <w:color w:val="000000" w:themeColor="text1"/>
        </w:rPr>
        <w:t xml:space="preserve"> </w:t>
      </w:r>
      <w:r w:rsidR="009F0EDA" w:rsidRPr="00603CE0">
        <w:rPr>
          <w:rFonts w:ascii="Times New Roman" w:hAnsi="Times New Roman"/>
          <w:color w:val="000000" w:themeColor="text1"/>
        </w:rPr>
        <w:t>We do not anticipate that increasing the population size impacts the relative performance of strategies considered here</w:t>
      </w:r>
      <w:r w:rsidR="00334A70" w:rsidRPr="00603CE0">
        <w:rPr>
          <w:rFonts w:ascii="Times New Roman" w:hAnsi="Times New Roman"/>
          <w:color w:val="000000" w:themeColor="text1"/>
        </w:rPr>
        <w:t xml:space="preserve">, provided that </w:t>
      </w:r>
      <w:r w:rsidR="00DB64B3" w:rsidRPr="00603CE0">
        <w:rPr>
          <w:rFonts w:ascii="Times New Roman" w:hAnsi="Times New Roman"/>
          <w:color w:val="000000" w:themeColor="text1"/>
        </w:rPr>
        <w:t xml:space="preserve">the </w:t>
      </w:r>
      <w:r w:rsidR="00DB5B87" w:rsidRPr="00603CE0">
        <w:rPr>
          <w:rFonts w:ascii="Times New Roman" w:hAnsi="Times New Roman"/>
          <w:color w:val="000000" w:themeColor="text1"/>
        </w:rPr>
        <w:t xml:space="preserve">GISP </w:t>
      </w:r>
      <w:r w:rsidR="00DB64B3" w:rsidRPr="00603CE0">
        <w:rPr>
          <w:rFonts w:ascii="Times New Roman" w:hAnsi="Times New Roman"/>
          <w:color w:val="000000" w:themeColor="text1"/>
        </w:rPr>
        <w:t xml:space="preserve">sampling proportion </w:t>
      </w:r>
      <w:r w:rsidR="00D02E45" w:rsidRPr="00603CE0">
        <w:rPr>
          <w:rFonts w:ascii="Times New Roman" w:hAnsi="Times New Roman"/>
          <w:color w:val="000000" w:themeColor="text1"/>
        </w:rPr>
        <w:t xml:space="preserve">remains </w:t>
      </w:r>
      <w:r w:rsidR="00783D88" w:rsidRPr="00603CE0">
        <w:rPr>
          <w:rFonts w:ascii="Times New Roman" w:hAnsi="Times New Roman"/>
          <w:color w:val="000000" w:themeColor="text1"/>
        </w:rPr>
        <w:t xml:space="preserve">the same. If instead the </w:t>
      </w:r>
      <w:r w:rsidR="00506720" w:rsidRPr="00603CE0">
        <w:rPr>
          <w:rFonts w:ascii="Times New Roman" w:hAnsi="Times New Roman"/>
          <w:color w:val="000000" w:themeColor="text1"/>
        </w:rPr>
        <w:t>population increased</w:t>
      </w:r>
      <w:r w:rsidR="000D7C31" w:rsidRPr="00603CE0">
        <w:rPr>
          <w:rFonts w:ascii="Times New Roman" w:hAnsi="Times New Roman"/>
          <w:color w:val="000000" w:themeColor="text1"/>
        </w:rPr>
        <w:t xml:space="preserve"> from 100,000</w:t>
      </w:r>
      <w:r w:rsidR="00506720" w:rsidRPr="00603CE0">
        <w:rPr>
          <w:rFonts w:ascii="Times New Roman" w:hAnsi="Times New Roman"/>
          <w:color w:val="000000" w:themeColor="text1"/>
        </w:rPr>
        <w:t xml:space="preserve"> but </w:t>
      </w:r>
      <w:r w:rsidR="000D7C31" w:rsidRPr="00603CE0">
        <w:rPr>
          <w:rFonts w:ascii="Times New Roman" w:hAnsi="Times New Roman"/>
          <w:color w:val="000000" w:themeColor="text1"/>
        </w:rPr>
        <w:t xml:space="preserve">still only 25 isolates were being sampled each month, then </w:t>
      </w:r>
      <w:r w:rsidR="0054563D" w:rsidRPr="00603CE0">
        <w:rPr>
          <w:rFonts w:ascii="Times New Roman" w:hAnsi="Times New Roman"/>
          <w:color w:val="000000" w:themeColor="text1"/>
        </w:rPr>
        <w:t>GISP might be less able to detect increases in AMR, and therefore</w:t>
      </w:r>
      <w:r w:rsidR="00B448A3" w:rsidRPr="00603CE0">
        <w:rPr>
          <w:rFonts w:ascii="Times New Roman" w:hAnsi="Times New Roman"/>
          <w:color w:val="000000" w:themeColor="text1"/>
        </w:rPr>
        <w:t xml:space="preserve">, not prevent as many treatment failures and AMR </w:t>
      </w:r>
      <w:r w:rsidR="00764B4A">
        <w:rPr>
          <w:rFonts w:ascii="Times New Roman" w:hAnsi="Times New Roman"/>
          <w:color w:val="000000" w:themeColor="text1"/>
        </w:rPr>
        <w:t>infections</w:t>
      </w:r>
      <w:r w:rsidR="00375B9D" w:rsidRPr="00603CE0">
        <w:rPr>
          <w:rFonts w:ascii="Times New Roman" w:hAnsi="Times New Roman"/>
          <w:color w:val="000000" w:themeColor="text1"/>
        </w:rPr>
        <w:t>.</w:t>
      </w:r>
      <w:r w:rsidR="009D2E3C" w:rsidRPr="00603CE0">
        <w:rPr>
          <w:rFonts w:ascii="Times New Roman" w:hAnsi="Times New Roman"/>
          <w:color w:val="000000" w:themeColor="text1"/>
        </w:rPr>
        <w:t xml:space="preserve"> However, finding the optimal level of sampling for GISP is outside the purview of this study.</w:t>
      </w:r>
    </w:p>
    <w:p w14:paraId="39E23EED" w14:textId="40BB4F44" w:rsidR="00B65177" w:rsidRPr="00603CE0" w:rsidRDefault="00DE56E3" w:rsidP="001F7DBC">
      <w:pPr>
        <w:ind w:firstLine="720"/>
        <w:rPr>
          <w:rFonts w:ascii="Times New Roman" w:hAnsi="Times New Roman"/>
          <w:color w:val="000000" w:themeColor="text1"/>
        </w:rPr>
      </w:pPr>
      <w:r w:rsidRPr="00603CE0">
        <w:rPr>
          <w:rFonts w:ascii="Times New Roman" w:hAnsi="Times New Roman"/>
          <w:color w:val="000000" w:themeColor="text1"/>
        </w:rPr>
        <w:t xml:space="preserve">Thirdly, </w:t>
      </w:r>
      <w:r w:rsidR="006A45D2" w:rsidRPr="00603CE0">
        <w:rPr>
          <w:rFonts w:ascii="Times New Roman" w:hAnsi="Times New Roman"/>
          <w:color w:val="000000" w:themeColor="text1"/>
        </w:rPr>
        <w:t xml:space="preserve">we assumed that when the </w:t>
      </w:r>
      <w:r w:rsidR="007C60DC" w:rsidRPr="00603CE0">
        <w:rPr>
          <w:rFonts w:ascii="Times New Roman" w:hAnsi="Times New Roman"/>
          <w:color w:val="000000" w:themeColor="text1"/>
        </w:rPr>
        <w:t>GISP</w:t>
      </w:r>
      <w:r w:rsidR="00D350AF" w:rsidRPr="00603CE0">
        <w:rPr>
          <w:rFonts w:ascii="Times New Roman" w:hAnsi="Times New Roman"/>
          <w:color w:val="000000" w:themeColor="text1"/>
        </w:rPr>
        <w:t xml:space="preserve"> isolates are reviewed annually</w:t>
      </w:r>
      <w:r w:rsidR="00433EDC" w:rsidRPr="00603CE0">
        <w:rPr>
          <w:rFonts w:ascii="Times New Roman" w:hAnsi="Times New Roman"/>
          <w:color w:val="000000" w:themeColor="text1"/>
        </w:rPr>
        <w:t>, if the</w:t>
      </w:r>
      <w:r w:rsidR="007C60DC" w:rsidRPr="00603CE0">
        <w:rPr>
          <w:rFonts w:ascii="Times New Roman" w:hAnsi="Times New Roman"/>
          <w:color w:val="000000" w:themeColor="text1"/>
        </w:rPr>
        <w:t xml:space="preserve"> </w:t>
      </w:r>
      <w:r w:rsidR="006A45D2" w:rsidRPr="00603CE0">
        <w:rPr>
          <w:rFonts w:ascii="Times New Roman" w:hAnsi="Times New Roman"/>
          <w:color w:val="000000" w:themeColor="text1"/>
        </w:rPr>
        <w:t xml:space="preserve">prevalence of resistance to current first-line therapy </w:t>
      </w:r>
      <w:r w:rsidR="00433EDC" w:rsidRPr="00603CE0">
        <w:rPr>
          <w:rFonts w:ascii="Times New Roman" w:hAnsi="Times New Roman"/>
          <w:color w:val="000000" w:themeColor="text1"/>
        </w:rPr>
        <w:t xml:space="preserve">has </w:t>
      </w:r>
      <w:r w:rsidR="006A45D2" w:rsidRPr="00603CE0">
        <w:rPr>
          <w:rFonts w:ascii="Times New Roman" w:hAnsi="Times New Roman"/>
          <w:color w:val="000000" w:themeColor="text1"/>
        </w:rPr>
        <w:t>reache</w:t>
      </w:r>
      <w:r w:rsidR="00433EDC" w:rsidRPr="00603CE0">
        <w:rPr>
          <w:rFonts w:ascii="Times New Roman" w:hAnsi="Times New Roman"/>
          <w:color w:val="000000" w:themeColor="text1"/>
        </w:rPr>
        <w:t>d</w:t>
      </w:r>
      <w:r w:rsidR="006A45D2" w:rsidRPr="00603CE0">
        <w:rPr>
          <w:rFonts w:ascii="Times New Roman" w:hAnsi="Times New Roman"/>
          <w:color w:val="000000" w:themeColor="text1"/>
        </w:rPr>
        <w:t xml:space="preserve"> the specified switch threshold, the recommendation for the first-line therapy is </w:t>
      </w:r>
      <w:r w:rsidR="0040719A" w:rsidRPr="00603CE0">
        <w:rPr>
          <w:rFonts w:ascii="Times New Roman" w:hAnsi="Times New Roman"/>
          <w:color w:val="000000" w:themeColor="text1"/>
        </w:rPr>
        <w:t xml:space="preserve">immediately </w:t>
      </w:r>
      <w:r w:rsidR="006A45D2" w:rsidRPr="00603CE0">
        <w:rPr>
          <w:rFonts w:ascii="Times New Roman" w:hAnsi="Times New Roman"/>
          <w:color w:val="000000" w:themeColor="text1"/>
        </w:rPr>
        <w:t>updated for the entire population. However, a recent modeling study suggests that revising treatment recommendations locally</w:t>
      </w:r>
      <w:r w:rsidR="000E2F76" w:rsidRPr="00603CE0">
        <w:rPr>
          <w:rFonts w:ascii="Times New Roman" w:hAnsi="Times New Roman"/>
          <w:color w:val="000000" w:themeColor="text1"/>
        </w:rPr>
        <w:t xml:space="preserve">, </w:t>
      </w:r>
      <w:r w:rsidR="006A45D2" w:rsidRPr="00603CE0">
        <w:rPr>
          <w:rFonts w:ascii="Times New Roman" w:hAnsi="Times New Roman"/>
          <w:color w:val="000000" w:themeColor="text1"/>
        </w:rPr>
        <w:t>based on the local estimate for the resistance prevalence could increase the effectiveness of first-line therapy and extend the useful lifespan of newer antibiotics.</w:t>
      </w:r>
      <w:r w:rsidR="000E2F76" w:rsidRPr="00603CE0">
        <w:rPr>
          <w:rFonts w:ascii="Times New Roman" w:hAnsi="Times New Roman"/>
          <w:color w:val="000000" w:themeColor="text1"/>
        </w:rPr>
        <w:fldChar w:fldCharType="begin"/>
      </w:r>
      <w:r w:rsidR="00AD768F" w:rsidRPr="00603CE0">
        <w:rPr>
          <w:rFonts w:ascii="Times New Roman" w:hAnsi="Times New Roman"/>
          <w:color w:val="000000" w:themeColor="text1"/>
        </w:rPr>
        <w:instrText xml:space="preserve"> ADDIN EN.CITE &lt;EndNote&gt;&lt;Cite&gt;&lt;Author&gt;Yaesoubi&lt;/Author&gt;&lt;Year&gt;2022&lt;/Year&gt;&lt;RecNum&gt;2297&lt;/RecNum&gt;&lt;DisplayText&gt;&lt;style face="superscript"&gt;39&lt;/style&gt;&lt;/DisplayText&gt;&lt;record&gt;&lt;rec-number&gt;2297&lt;/rec-number&gt;&lt;foreign-keys&gt;&lt;key app="EN" db-id="wptxs2svnezeaaex5ebp2d9tvv0d9sw25p2p" timestamp="1719330953" guid="ff815e4d-617b-4d35-9bba-9273b858e012"&gt;2297&lt;/key&gt;&lt;/foreign-keys&gt;&lt;ref-type name="Journal Article"&gt;17&lt;/ref-type&gt;&lt;contributors&gt;&lt;authors&gt;&lt;author&gt;Reza Yaesoubi&lt;/author&gt;&lt;author&gt;Ted Cohen&lt;/author&gt;&lt;author&gt;Katherine Hsu&lt;/author&gt;&lt;author&gt;Thomas L. Gift&lt;/author&gt;&lt;author&gt;Sancta B. St. Cyr&lt;/author&gt;&lt;author&gt;Joshua A. Salomon&lt;/author&gt;&lt;author&gt;Yonatan H. Grad&lt;/author&gt;&lt;/authors&gt;&lt;/contributors&gt;&lt;titles&gt;&lt;title&gt;Evaluating spatially adaptive guidelines for the treatment of gonorrhea to reduce the incidence of gonococcal infection and increase the effective lifespan of antibiotics&lt;/title&gt;&lt;secondary-title&gt;PLOS Computational Biology&lt;/secondary-title&gt;&lt;/titles&gt;&lt;periodical&gt;&lt;full-title&gt;PLoS Computational Biology&lt;/full-title&gt;&lt;/periodical&gt;&lt;volume&gt;18&lt;/volume&gt;&lt;number&gt;2&lt;/number&gt;&lt;dates&gt;&lt;year&gt;2022&lt;/year&gt;&lt;/dates&gt;&lt;isbn&gt;1553-7358&lt;/isbn&gt;&lt;urls&gt;&lt;related-urls&gt;&lt;url&gt;https://journals.plos.org/ploscompbiol/article?id=10.1371/journal.pcbi.1009842&lt;/url&gt;&lt;/related-urls&gt;&lt;/urls&gt;&lt;electronic-resource-num&gt;10.1371/journal.pcbi.1009842&lt;/electronic-resource-num&gt;&lt;/record&gt;&lt;/Cite&gt;&lt;/EndNote&gt;</w:instrText>
      </w:r>
      <w:r w:rsidR="000E2F76" w:rsidRPr="00603CE0">
        <w:rPr>
          <w:rFonts w:ascii="Times New Roman" w:hAnsi="Times New Roman"/>
          <w:color w:val="000000" w:themeColor="text1"/>
        </w:rPr>
        <w:fldChar w:fldCharType="separate"/>
      </w:r>
      <w:r w:rsidR="00AD768F" w:rsidRPr="0026510E">
        <w:rPr>
          <w:rFonts w:ascii="Times New Roman" w:hAnsi="Times New Roman"/>
          <w:strike/>
          <w:noProof/>
          <w:color w:val="000000" w:themeColor="text1"/>
          <w:vertAlign w:val="superscript"/>
        </w:rPr>
        <w:t>3</w:t>
      </w:r>
      <w:r w:rsidR="00AD768F" w:rsidRPr="00603CE0">
        <w:rPr>
          <w:rFonts w:ascii="Times New Roman" w:hAnsi="Times New Roman"/>
          <w:noProof/>
          <w:color w:val="000000" w:themeColor="text1"/>
          <w:vertAlign w:val="superscript"/>
        </w:rPr>
        <w:t>9</w:t>
      </w:r>
      <w:r w:rsidR="000E2F76" w:rsidRPr="00603CE0">
        <w:rPr>
          <w:rFonts w:ascii="Times New Roman" w:hAnsi="Times New Roman"/>
          <w:color w:val="000000" w:themeColor="text1"/>
        </w:rPr>
        <w:fldChar w:fldCharType="end"/>
      </w:r>
      <w:r w:rsidR="0089646F" w:rsidRPr="0026510E">
        <w:rPr>
          <w:rFonts w:ascii="Times New Roman" w:hAnsi="Times New Roman"/>
          <w:color w:val="000000" w:themeColor="text1"/>
          <w:vertAlign w:val="superscript"/>
        </w:rPr>
        <w:t>40</w:t>
      </w:r>
      <w:r w:rsidR="006A45D2" w:rsidRPr="00603CE0">
        <w:rPr>
          <w:rFonts w:ascii="Times New Roman" w:hAnsi="Times New Roman"/>
          <w:color w:val="000000" w:themeColor="text1"/>
        </w:rPr>
        <w:t xml:space="preserve"> </w:t>
      </w:r>
      <w:r w:rsidR="005B5A3A" w:rsidRPr="00603CE0">
        <w:rPr>
          <w:rFonts w:ascii="Times New Roman" w:hAnsi="Times New Roman"/>
          <w:color w:val="000000" w:themeColor="text1"/>
        </w:rPr>
        <w:t xml:space="preserve">This </w:t>
      </w:r>
      <w:r w:rsidR="006721F9" w:rsidRPr="00603CE0">
        <w:rPr>
          <w:rFonts w:ascii="Times New Roman" w:hAnsi="Times New Roman"/>
          <w:color w:val="000000" w:themeColor="text1"/>
        </w:rPr>
        <w:t xml:space="preserve">suggests that the cost-effectiveness of </w:t>
      </w:r>
      <w:r w:rsidR="002A2838" w:rsidRPr="00603CE0">
        <w:rPr>
          <w:rFonts w:ascii="Times New Roman" w:hAnsi="Times New Roman"/>
          <w:color w:val="000000" w:themeColor="text1"/>
        </w:rPr>
        <w:t xml:space="preserve">GISP </w:t>
      </w:r>
      <w:r w:rsidR="006721F9" w:rsidRPr="00603CE0">
        <w:rPr>
          <w:rFonts w:ascii="Times New Roman" w:hAnsi="Times New Roman"/>
          <w:color w:val="000000" w:themeColor="text1"/>
        </w:rPr>
        <w:t xml:space="preserve">would also depend on </w:t>
      </w:r>
      <w:r w:rsidR="0028535B" w:rsidRPr="00603CE0">
        <w:rPr>
          <w:rFonts w:ascii="Times New Roman" w:hAnsi="Times New Roman"/>
          <w:color w:val="000000" w:themeColor="text1"/>
        </w:rPr>
        <w:t>whether the data</w:t>
      </w:r>
      <w:r w:rsidR="002A2838" w:rsidRPr="00603CE0">
        <w:rPr>
          <w:rFonts w:ascii="Times New Roman" w:hAnsi="Times New Roman"/>
          <w:color w:val="000000" w:themeColor="text1"/>
        </w:rPr>
        <w:t xml:space="preserve"> from </w:t>
      </w:r>
      <w:r w:rsidR="0028535B" w:rsidRPr="00603CE0">
        <w:rPr>
          <w:rFonts w:ascii="Times New Roman" w:hAnsi="Times New Roman"/>
          <w:color w:val="000000" w:themeColor="text1"/>
        </w:rPr>
        <w:t>GISP surveillance sites are used to inform treatment</w:t>
      </w:r>
      <w:r w:rsidR="002A2838" w:rsidRPr="00603CE0">
        <w:rPr>
          <w:rFonts w:ascii="Times New Roman" w:hAnsi="Times New Roman"/>
          <w:color w:val="000000" w:themeColor="text1"/>
        </w:rPr>
        <w:t xml:space="preserve"> guidelines </w:t>
      </w:r>
      <w:r w:rsidR="0028535B" w:rsidRPr="00603CE0">
        <w:rPr>
          <w:rFonts w:ascii="Times New Roman" w:hAnsi="Times New Roman"/>
          <w:color w:val="000000" w:themeColor="text1"/>
        </w:rPr>
        <w:t xml:space="preserve">at the local level or at the national level. </w:t>
      </w:r>
      <w:r w:rsidR="000060D3" w:rsidRPr="00603CE0">
        <w:rPr>
          <w:rFonts w:ascii="Times New Roman" w:hAnsi="Times New Roman"/>
          <w:color w:val="000000" w:themeColor="text1"/>
        </w:rPr>
        <w:t xml:space="preserve">Given that our </w:t>
      </w:r>
      <w:r w:rsidR="00E727E9" w:rsidRPr="00603CE0">
        <w:rPr>
          <w:rFonts w:ascii="Times New Roman" w:hAnsi="Times New Roman"/>
          <w:color w:val="000000" w:themeColor="text1"/>
        </w:rPr>
        <w:t xml:space="preserve">model </w:t>
      </w:r>
      <w:r w:rsidR="001E7611" w:rsidRPr="00603CE0">
        <w:rPr>
          <w:rFonts w:ascii="Times New Roman" w:hAnsi="Times New Roman"/>
          <w:color w:val="000000" w:themeColor="text1"/>
        </w:rPr>
        <w:t xml:space="preserve">represents a population of size 100,000, </w:t>
      </w:r>
      <w:r w:rsidR="008B786E" w:rsidRPr="00603CE0">
        <w:rPr>
          <w:rFonts w:ascii="Times New Roman" w:hAnsi="Times New Roman"/>
          <w:color w:val="000000" w:themeColor="text1"/>
        </w:rPr>
        <w:t>our projection would be more suitable for the scenario where GISP estimate</w:t>
      </w:r>
      <w:r w:rsidR="002F36F3" w:rsidRPr="00603CE0">
        <w:rPr>
          <w:rFonts w:ascii="Times New Roman" w:hAnsi="Times New Roman"/>
          <w:color w:val="000000" w:themeColor="text1"/>
        </w:rPr>
        <w:t xml:space="preserve">s </w:t>
      </w:r>
      <w:r w:rsidR="00182950" w:rsidRPr="00603CE0">
        <w:rPr>
          <w:rFonts w:ascii="Times New Roman" w:hAnsi="Times New Roman"/>
          <w:color w:val="000000" w:themeColor="text1"/>
        </w:rPr>
        <w:t xml:space="preserve">are used locally. </w:t>
      </w:r>
      <w:r w:rsidR="001F4436" w:rsidRPr="00603CE0">
        <w:rPr>
          <w:rFonts w:ascii="Times New Roman" w:hAnsi="Times New Roman"/>
          <w:color w:val="000000" w:themeColor="text1"/>
        </w:rPr>
        <w:t>Using GISP estimates</w:t>
      </w:r>
      <w:r w:rsidR="00665E94" w:rsidRPr="00603CE0">
        <w:rPr>
          <w:rFonts w:ascii="Times New Roman" w:hAnsi="Times New Roman"/>
          <w:color w:val="000000" w:themeColor="text1"/>
        </w:rPr>
        <w:t xml:space="preserve"> to inform national treatment guideline</w:t>
      </w:r>
      <w:r w:rsidR="00AB4EF3" w:rsidRPr="00603CE0">
        <w:rPr>
          <w:rFonts w:ascii="Times New Roman" w:hAnsi="Times New Roman"/>
          <w:color w:val="000000" w:themeColor="text1"/>
        </w:rPr>
        <w:t>s</w:t>
      </w:r>
      <w:r w:rsidR="00665E94" w:rsidRPr="00603CE0">
        <w:rPr>
          <w:rFonts w:ascii="Times New Roman" w:hAnsi="Times New Roman"/>
          <w:color w:val="000000" w:themeColor="text1"/>
        </w:rPr>
        <w:t xml:space="preserve"> </w:t>
      </w:r>
      <w:r w:rsidR="00AB4EF3" w:rsidRPr="00603CE0">
        <w:rPr>
          <w:rFonts w:ascii="Times New Roman" w:hAnsi="Times New Roman"/>
          <w:color w:val="000000" w:themeColor="text1"/>
        </w:rPr>
        <w:t>c</w:t>
      </w:r>
      <w:r w:rsidR="00665E94" w:rsidRPr="00603CE0">
        <w:rPr>
          <w:rFonts w:ascii="Times New Roman" w:hAnsi="Times New Roman"/>
          <w:color w:val="000000" w:themeColor="text1"/>
        </w:rPr>
        <w:t xml:space="preserve">ould </w:t>
      </w:r>
      <w:r w:rsidR="00C66AD6" w:rsidRPr="00603CE0">
        <w:rPr>
          <w:rFonts w:ascii="Times New Roman" w:hAnsi="Times New Roman"/>
          <w:color w:val="000000" w:themeColor="text1"/>
        </w:rPr>
        <w:t>lower</w:t>
      </w:r>
      <w:r w:rsidR="00AE0BEB" w:rsidRPr="00603CE0">
        <w:rPr>
          <w:rFonts w:ascii="Times New Roman" w:hAnsi="Times New Roman"/>
          <w:color w:val="000000" w:themeColor="text1"/>
        </w:rPr>
        <w:t xml:space="preserve"> the cost-effectiveness of GISP</w:t>
      </w:r>
      <w:r w:rsidR="00182950" w:rsidRPr="00603CE0">
        <w:rPr>
          <w:rFonts w:ascii="Times New Roman" w:hAnsi="Times New Roman"/>
          <w:color w:val="000000" w:themeColor="text1"/>
        </w:rPr>
        <w:t xml:space="preserve"> </w:t>
      </w:r>
      <w:r w:rsidR="00AE0BEB" w:rsidRPr="00603CE0">
        <w:rPr>
          <w:rFonts w:ascii="Times New Roman" w:hAnsi="Times New Roman"/>
          <w:color w:val="000000" w:themeColor="text1"/>
        </w:rPr>
        <w:t>d</w:t>
      </w:r>
      <w:r w:rsidR="001F4436" w:rsidRPr="00603CE0">
        <w:rPr>
          <w:rFonts w:ascii="Times New Roman" w:hAnsi="Times New Roman"/>
          <w:color w:val="000000" w:themeColor="text1"/>
        </w:rPr>
        <w:t>ue to overlooking the local prevalence and trend</w:t>
      </w:r>
      <w:r w:rsidR="00425EAE" w:rsidRPr="00603CE0">
        <w:rPr>
          <w:rFonts w:ascii="Times New Roman" w:hAnsi="Times New Roman"/>
          <w:color w:val="000000" w:themeColor="text1"/>
        </w:rPr>
        <w:t>s</w:t>
      </w:r>
      <w:r w:rsidR="001F4436" w:rsidRPr="00603CE0">
        <w:rPr>
          <w:rFonts w:ascii="Times New Roman" w:hAnsi="Times New Roman"/>
          <w:color w:val="000000" w:themeColor="text1"/>
        </w:rPr>
        <w:t xml:space="preserve"> in AMR gonorrhea.</w:t>
      </w:r>
      <w:r w:rsidR="009447D7" w:rsidRPr="00603CE0">
        <w:rPr>
          <w:rFonts w:ascii="Times New Roman" w:hAnsi="Times New Roman"/>
          <w:color w:val="000000" w:themeColor="text1"/>
        </w:rPr>
        <w:t xml:space="preserve"> </w:t>
      </w:r>
    </w:p>
    <w:p w14:paraId="5EEB4E86" w14:textId="08F44BB9" w:rsidR="006840BC" w:rsidRPr="00603CE0" w:rsidRDefault="006840BC" w:rsidP="001F7DBC">
      <w:pPr>
        <w:ind w:firstLine="720"/>
        <w:rPr>
          <w:rFonts w:ascii="Times New Roman" w:hAnsi="Times New Roman"/>
          <w:color w:val="000000" w:themeColor="text1"/>
        </w:rPr>
      </w:pPr>
      <w:r w:rsidRPr="00603CE0">
        <w:rPr>
          <w:rFonts w:ascii="Times New Roman" w:hAnsi="Times New Roman"/>
          <w:color w:val="000000" w:themeColor="text1"/>
        </w:rPr>
        <w:t xml:space="preserve">Fourthly, we were not able to </w:t>
      </w:r>
      <w:r w:rsidR="00B16391" w:rsidRPr="00603CE0">
        <w:rPr>
          <w:rFonts w:ascii="Times New Roman" w:hAnsi="Times New Roman"/>
          <w:color w:val="000000" w:themeColor="text1"/>
        </w:rPr>
        <w:t xml:space="preserve">represent all possible costs of each of the counterfactual scenarios, which might affect their relative cost-effectiveness. </w:t>
      </w:r>
      <w:r w:rsidR="00634B96" w:rsidRPr="00603CE0">
        <w:rPr>
          <w:rFonts w:ascii="Times New Roman" w:hAnsi="Times New Roman"/>
          <w:color w:val="000000" w:themeColor="text1"/>
        </w:rPr>
        <w:t>For GISP</w:t>
      </w:r>
      <w:r w:rsidR="00723070" w:rsidRPr="00603CE0">
        <w:rPr>
          <w:rFonts w:ascii="Times New Roman" w:hAnsi="Times New Roman"/>
          <w:color w:val="000000" w:themeColor="text1"/>
        </w:rPr>
        <w:t xml:space="preserve">’s surveillance mechanism, we used the cost of 25 </w:t>
      </w:r>
      <w:r w:rsidR="00DE36CA" w:rsidRPr="00603CE0">
        <w:rPr>
          <w:rFonts w:ascii="Times New Roman" w:hAnsi="Times New Roman"/>
          <w:color w:val="000000" w:themeColor="text1"/>
        </w:rPr>
        <w:t>drug susceptibility tests</w:t>
      </w:r>
      <w:r w:rsidR="00723070" w:rsidRPr="00603CE0">
        <w:rPr>
          <w:rFonts w:ascii="Times New Roman" w:hAnsi="Times New Roman"/>
          <w:color w:val="000000" w:themeColor="text1"/>
        </w:rPr>
        <w:t xml:space="preserve"> each month</w:t>
      </w:r>
      <w:r w:rsidR="00727509" w:rsidRPr="00603CE0">
        <w:rPr>
          <w:rFonts w:ascii="Times New Roman" w:hAnsi="Times New Roman"/>
          <w:color w:val="000000" w:themeColor="text1"/>
        </w:rPr>
        <w:t xml:space="preserve">. While we recognize that this is an inexact </w:t>
      </w:r>
      <w:r w:rsidR="00256957" w:rsidRPr="00603CE0">
        <w:rPr>
          <w:rFonts w:ascii="Times New Roman" w:hAnsi="Times New Roman"/>
          <w:color w:val="000000" w:themeColor="text1"/>
        </w:rPr>
        <w:t>way of accounting for GISP’s costs, the total annual cost of surveillance</w:t>
      </w:r>
      <w:r w:rsidR="00BB78D0" w:rsidRPr="00603CE0">
        <w:rPr>
          <w:rFonts w:ascii="Times New Roman" w:hAnsi="Times New Roman"/>
          <w:color w:val="000000" w:themeColor="text1"/>
        </w:rPr>
        <w:t xml:space="preserve"> is </w:t>
      </w:r>
      <w:r w:rsidR="00E44FC3" w:rsidRPr="00603CE0">
        <w:rPr>
          <w:rFonts w:ascii="Times New Roman" w:hAnsi="Times New Roman"/>
          <w:color w:val="000000" w:themeColor="text1"/>
        </w:rPr>
        <w:t xml:space="preserve">similar to </w:t>
      </w:r>
      <w:r w:rsidR="00D76CCB" w:rsidRPr="00603CE0">
        <w:rPr>
          <w:rFonts w:ascii="Times New Roman" w:hAnsi="Times New Roman"/>
          <w:color w:val="000000" w:themeColor="text1"/>
        </w:rPr>
        <w:t xml:space="preserve">unpublished </w:t>
      </w:r>
      <w:r w:rsidR="00E44FC3" w:rsidRPr="00603CE0">
        <w:rPr>
          <w:rFonts w:ascii="Times New Roman" w:hAnsi="Times New Roman"/>
          <w:color w:val="000000" w:themeColor="text1"/>
        </w:rPr>
        <w:t xml:space="preserve">CDC estimates of </w:t>
      </w:r>
      <w:r w:rsidR="00CB30D3" w:rsidRPr="00603CE0">
        <w:rPr>
          <w:rFonts w:ascii="Times New Roman" w:hAnsi="Times New Roman"/>
          <w:color w:val="000000" w:themeColor="text1"/>
        </w:rPr>
        <w:t>the annual cost of a GISP sentinel surveillance site.</w:t>
      </w:r>
      <w:r w:rsidR="00647726" w:rsidRPr="00603CE0">
        <w:rPr>
          <w:rFonts w:ascii="Times New Roman" w:hAnsi="Times New Roman"/>
          <w:color w:val="000000" w:themeColor="text1"/>
        </w:rPr>
        <w:t xml:space="preserve"> </w:t>
      </w:r>
      <w:r w:rsidR="00726681" w:rsidRPr="00603CE0">
        <w:rPr>
          <w:rFonts w:ascii="Times New Roman" w:hAnsi="Times New Roman"/>
          <w:color w:val="000000" w:themeColor="text1"/>
        </w:rPr>
        <w:t xml:space="preserve">Therefore, </w:t>
      </w:r>
      <w:r w:rsidR="00FE1A72" w:rsidRPr="00603CE0">
        <w:rPr>
          <w:rFonts w:ascii="Times New Roman" w:hAnsi="Times New Roman"/>
          <w:color w:val="000000" w:themeColor="text1"/>
        </w:rPr>
        <w:t xml:space="preserve">despite not explicitly </w:t>
      </w:r>
      <w:r w:rsidR="00E4704B" w:rsidRPr="00603CE0">
        <w:rPr>
          <w:rFonts w:ascii="Times New Roman" w:hAnsi="Times New Roman"/>
          <w:color w:val="000000" w:themeColor="text1"/>
        </w:rPr>
        <w:t xml:space="preserve">modeling overhead costs of surveillance, </w:t>
      </w:r>
      <w:r w:rsidR="00726681" w:rsidRPr="00603CE0">
        <w:rPr>
          <w:rFonts w:ascii="Times New Roman" w:hAnsi="Times New Roman"/>
          <w:color w:val="000000" w:themeColor="text1"/>
        </w:rPr>
        <w:t>we are satisfied that our</w:t>
      </w:r>
      <w:r w:rsidR="00294544" w:rsidRPr="00603CE0">
        <w:rPr>
          <w:rFonts w:ascii="Times New Roman" w:hAnsi="Times New Roman"/>
          <w:color w:val="000000" w:themeColor="text1"/>
        </w:rPr>
        <w:t xml:space="preserve"> overall</w:t>
      </w:r>
      <w:r w:rsidR="00726681" w:rsidRPr="00603CE0">
        <w:rPr>
          <w:rFonts w:ascii="Times New Roman" w:hAnsi="Times New Roman"/>
          <w:color w:val="000000" w:themeColor="text1"/>
        </w:rPr>
        <w:t xml:space="preserve"> GISP cost estimates are realistic</w:t>
      </w:r>
      <w:r w:rsidR="00FE1A72" w:rsidRPr="00603CE0">
        <w:rPr>
          <w:rFonts w:ascii="Times New Roman" w:hAnsi="Times New Roman"/>
          <w:color w:val="000000" w:themeColor="text1"/>
        </w:rPr>
        <w:t xml:space="preserve">. </w:t>
      </w:r>
      <w:r w:rsidR="00812243" w:rsidRPr="00603CE0">
        <w:rPr>
          <w:rFonts w:ascii="Times New Roman" w:hAnsi="Times New Roman"/>
          <w:color w:val="000000" w:themeColor="text1"/>
        </w:rPr>
        <w:t xml:space="preserve">However, we note that the </w:t>
      </w:r>
      <w:r w:rsidR="004F0B8E" w:rsidRPr="00603CE0">
        <w:rPr>
          <w:rFonts w:ascii="Times New Roman" w:hAnsi="Times New Roman"/>
          <w:color w:val="000000" w:themeColor="text1"/>
        </w:rPr>
        <w:t xml:space="preserve">economic and health costs of using ertapenem </w:t>
      </w:r>
      <w:r w:rsidR="00A40C7D" w:rsidRPr="00603CE0">
        <w:rPr>
          <w:rFonts w:ascii="Times New Roman" w:hAnsi="Times New Roman"/>
          <w:color w:val="000000" w:themeColor="text1"/>
        </w:rPr>
        <w:t>at the scale predicted by our model may be difficult to anticipate</w:t>
      </w:r>
      <w:r w:rsidR="00341DAE" w:rsidRPr="00603CE0">
        <w:rPr>
          <w:rFonts w:ascii="Times New Roman" w:hAnsi="Times New Roman"/>
          <w:color w:val="000000" w:themeColor="text1"/>
        </w:rPr>
        <w:t>, and may represent an additional cost of using GISP which we were unable to account for</w:t>
      </w:r>
      <w:r w:rsidR="00114CB7" w:rsidRPr="00603CE0">
        <w:rPr>
          <w:rFonts w:ascii="Times New Roman" w:hAnsi="Times New Roman"/>
          <w:color w:val="000000" w:themeColor="text1"/>
        </w:rPr>
        <w:t>.</w:t>
      </w:r>
    </w:p>
    <w:p w14:paraId="03775CE3" w14:textId="150C8EF9" w:rsidR="00E04713" w:rsidRPr="00603CE0" w:rsidRDefault="006C021D" w:rsidP="001F7DBC">
      <w:pPr>
        <w:ind w:firstLine="720"/>
        <w:rPr>
          <w:rFonts w:ascii="Times New Roman" w:hAnsi="Times New Roman"/>
          <w:color w:val="000000" w:themeColor="text1"/>
        </w:rPr>
      </w:pPr>
      <w:r w:rsidRPr="00603CE0">
        <w:rPr>
          <w:rFonts w:ascii="Times New Roman" w:hAnsi="Times New Roman"/>
          <w:color w:val="000000" w:themeColor="text1"/>
        </w:rPr>
        <w:t>Finally</w:t>
      </w:r>
      <w:r w:rsidR="00E04713" w:rsidRPr="00603CE0">
        <w:rPr>
          <w:rFonts w:ascii="Times New Roman" w:hAnsi="Times New Roman"/>
          <w:color w:val="000000" w:themeColor="text1"/>
        </w:rPr>
        <w:t xml:space="preserve">, we did not distinguish among anatomical sites </w:t>
      </w:r>
      <w:r w:rsidR="00AE1CEB" w:rsidRPr="00603CE0">
        <w:rPr>
          <w:rFonts w:ascii="Times New Roman" w:hAnsi="Times New Roman"/>
          <w:color w:val="000000" w:themeColor="text1"/>
        </w:rPr>
        <w:t xml:space="preserve">of gonococcal infection </w:t>
      </w:r>
      <w:r w:rsidR="00E04713" w:rsidRPr="00603CE0">
        <w:rPr>
          <w:rFonts w:ascii="Times New Roman" w:hAnsi="Times New Roman"/>
          <w:color w:val="000000" w:themeColor="text1"/>
        </w:rPr>
        <w:t>in this model</w:t>
      </w:r>
      <w:r w:rsidR="00AE1CEB" w:rsidRPr="00603CE0">
        <w:rPr>
          <w:rFonts w:ascii="Times New Roman" w:hAnsi="Times New Roman"/>
          <w:color w:val="000000" w:themeColor="text1"/>
        </w:rPr>
        <w:t xml:space="preserve">. </w:t>
      </w:r>
      <w:r w:rsidR="007761A0" w:rsidRPr="00603CE0">
        <w:rPr>
          <w:rFonts w:ascii="Times New Roman" w:hAnsi="Times New Roman"/>
          <w:color w:val="000000" w:themeColor="text1"/>
        </w:rPr>
        <w:t>In addition to the urogenital region, g</w:t>
      </w:r>
      <w:r w:rsidR="00DC00F0" w:rsidRPr="00603CE0">
        <w:rPr>
          <w:rFonts w:ascii="Times New Roman" w:hAnsi="Times New Roman"/>
          <w:color w:val="000000" w:themeColor="text1"/>
        </w:rPr>
        <w:t>onorrhea is known to infect the rectum and the pharynx, especially among MSM</w:t>
      </w:r>
      <w:r w:rsidR="0078559D" w:rsidRPr="00603CE0">
        <w:rPr>
          <w:rFonts w:ascii="Times New Roman" w:hAnsi="Times New Roman"/>
          <w:color w:val="000000" w:themeColor="text1"/>
        </w:rPr>
        <w:t xml:space="preserve">. Infection of </w:t>
      </w:r>
      <w:r w:rsidR="00A50078" w:rsidRPr="00603CE0">
        <w:rPr>
          <w:rFonts w:ascii="Times New Roman" w:hAnsi="Times New Roman"/>
          <w:color w:val="000000" w:themeColor="text1"/>
        </w:rPr>
        <w:t xml:space="preserve">these sites </w:t>
      </w:r>
      <w:r w:rsidR="0078559D" w:rsidRPr="00603CE0">
        <w:rPr>
          <w:rFonts w:ascii="Times New Roman" w:hAnsi="Times New Roman"/>
          <w:color w:val="000000" w:themeColor="text1"/>
        </w:rPr>
        <w:t>is</w:t>
      </w:r>
      <w:r w:rsidR="00A50078" w:rsidRPr="00603CE0">
        <w:rPr>
          <w:rFonts w:ascii="Times New Roman" w:hAnsi="Times New Roman"/>
          <w:color w:val="000000" w:themeColor="text1"/>
        </w:rPr>
        <w:t xml:space="preserve"> </w:t>
      </w:r>
      <w:r w:rsidR="005E7DD3" w:rsidRPr="00603CE0">
        <w:rPr>
          <w:rFonts w:ascii="Times New Roman" w:hAnsi="Times New Roman"/>
          <w:color w:val="000000" w:themeColor="text1"/>
        </w:rPr>
        <w:t xml:space="preserve">usually </w:t>
      </w:r>
      <w:r w:rsidR="00B2614C" w:rsidRPr="00603CE0">
        <w:rPr>
          <w:rFonts w:ascii="Times New Roman" w:hAnsi="Times New Roman"/>
          <w:color w:val="000000" w:themeColor="text1"/>
        </w:rPr>
        <w:t xml:space="preserve">asymptomatic and may also </w:t>
      </w:r>
      <w:r w:rsidR="0078559D" w:rsidRPr="00603CE0">
        <w:rPr>
          <w:rFonts w:ascii="Times New Roman" w:hAnsi="Times New Roman"/>
          <w:color w:val="000000" w:themeColor="text1"/>
        </w:rPr>
        <w:t xml:space="preserve">have different </w:t>
      </w:r>
      <w:r w:rsidR="00B2614C" w:rsidRPr="00603CE0">
        <w:rPr>
          <w:rFonts w:ascii="Times New Roman" w:hAnsi="Times New Roman"/>
          <w:color w:val="000000" w:themeColor="text1"/>
        </w:rPr>
        <w:t>likelihood</w:t>
      </w:r>
      <w:r w:rsidR="0078559D" w:rsidRPr="00603CE0">
        <w:rPr>
          <w:rFonts w:ascii="Times New Roman" w:hAnsi="Times New Roman"/>
          <w:color w:val="000000" w:themeColor="text1"/>
        </w:rPr>
        <w:t>s</w:t>
      </w:r>
      <w:r w:rsidR="00B2614C" w:rsidRPr="00603CE0">
        <w:rPr>
          <w:rFonts w:ascii="Times New Roman" w:hAnsi="Times New Roman"/>
          <w:color w:val="000000" w:themeColor="text1"/>
        </w:rPr>
        <w:t xml:space="preserve"> of developing AMR. </w:t>
      </w:r>
      <w:del w:id="239" w:author="Ekanayake-Weber, Marcy" w:date="2026-04-30T15:22:00Z" w16du:dateUtc="2026-04-30T19:22:00Z">
        <w:r w:rsidRPr="00603CE0" w:rsidDel="001C3396">
          <w:rPr>
            <w:rFonts w:ascii="Times New Roman" w:hAnsi="Times New Roman"/>
            <w:color w:val="000000" w:themeColor="text1"/>
          </w:rPr>
          <w:delText xml:space="preserve">The need to test a single patient at multiple sites (either diagnostically or </w:delText>
        </w:r>
        <w:r w:rsidR="00227515" w:rsidRPr="00603CE0" w:rsidDel="001C3396">
          <w:rPr>
            <w:rFonts w:ascii="Times New Roman" w:hAnsi="Times New Roman"/>
            <w:color w:val="000000" w:themeColor="text1"/>
          </w:rPr>
          <w:delText xml:space="preserve">for drug susceptibility) </w:delText>
        </w:r>
        <w:r w:rsidR="00D3721A" w:rsidRPr="00603CE0" w:rsidDel="001C3396">
          <w:rPr>
            <w:rFonts w:ascii="Times New Roman" w:hAnsi="Times New Roman"/>
            <w:color w:val="000000" w:themeColor="text1"/>
          </w:rPr>
          <w:delText xml:space="preserve">is likely more burdensome for </w:delText>
        </w:r>
        <w:r w:rsidR="00BC2081" w:rsidRPr="00603CE0" w:rsidDel="001C3396">
          <w:rPr>
            <w:rFonts w:ascii="Times New Roman" w:hAnsi="Times New Roman"/>
            <w:color w:val="000000" w:themeColor="text1"/>
          </w:rPr>
          <w:delText>strategies considered here</w:delText>
        </w:r>
        <w:r w:rsidR="00FE7F32" w:rsidRPr="00603CE0" w:rsidDel="001C3396">
          <w:rPr>
            <w:rFonts w:ascii="Times New Roman" w:hAnsi="Times New Roman"/>
            <w:color w:val="000000" w:themeColor="text1"/>
          </w:rPr>
          <w:delText>, which could impact their relative cost-effectiveness</w:delText>
        </w:r>
        <w:r w:rsidR="00D3721A" w:rsidRPr="00603CE0" w:rsidDel="001C3396">
          <w:rPr>
            <w:rFonts w:ascii="Times New Roman" w:hAnsi="Times New Roman"/>
            <w:color w:val="000000" w:themeColor="text1"/>
          </w:rPr>
          <w:delText>.</w:delText>
        </w:r>
        <w:r w:rsidR="00464160" w:rsidRPr="00603CE0" w:rsidDel="001C3396">
          <w:rPr>
            <w:rFonts w:ascii="Times New Roman" w:hAnsi="Times New Roman"/>
            <w:color w:val="000000" w:themeColor="text1"/>
          </w:rPr>
          <w:delText xml:space="preserve"> </w:delText>
        </w:r>
      </w:del>
      <w:r w:rsidR="00464160" w:rsidRPr="00603CE0">
        <w:rPr>
          <w:rFonts w:ascii="Times New Roman" w:hAnsi="Times New Roman"/>
          <w:color w:val="000000" w:themeColor="text1"/>
        </w:rPr>
        <w:t>Accounting for multi-site infection</w:t>
      </w:r>
      <w:r w:rsidR="00656E62" w:rsidRPr="00603CE0">
        <w:rPr>
          <w:rFonts w:ascii="Times New Roman" w:hAnsi="Times New Roman"/>
          <w:color w:val="000000" w:themeColor="text1"/>
        </w:rPr>
        <w:t>, including differing likelihoods of develop</w:t>
      </w:r>
      <w:r w:rsidR="008D3591">
        <w:rPr>
          <w:rFonts w:ascii="Times New Roman" w:hAnsi="Times New Roman"/>
          <w:color w:val="000000" w:themeColor="text1"/>
        </w:rPr>
        <w:t>ing</w:t>
      </w:r>
      <w:r w:rsidR="00656E62" w:rsidRPr="00603CE0">
        <w:rPr>
          <w:rFonts w:ascii="Times New Roman" w:hAnsi="Times New Roman"/>
          <w:color w:val="000000" w:themeColor="text1"/>
        </w:rPr>
        <w:t xml:space="preserve"> symptoms and drug resistance,</w:t>
      </w:r>
      <w:r w:rsidR="00464160" w:rsidRPr="00603CE0">
        <w:rPr>
          <w:rFonts w:ascii="Times New Roman" w:hAnsi="Times New Roman"/>
          <w:color w:val="000000" w:themeColor="text1"/>
        </w:rPr>
        <w:t xml:space="preserve"> </w:t>
      </w:r>
      <w:r w:rsidR="00F5653E">
        <w:rPr>
          <w:rFonts w:ascii="Times New Roman" w:hAnsi="Times New Roman"/>
          <w:color w:val="000000" w:themeColor="text1"/>
        </w:rPr>
        <w:t xml:space="preserve">could </w:t>
      </w:r>
      <w:r w:rsidR="00464160" w:rsidRPr="00603CE0">
        <w:rPr>
          <w:rFonts w:ascii="Times New Roman" w:hAnsi="Times New Roman"/>
          <w:color w:val="000000" w:themeColor="text1"/>
        </w:rPr>
        <w:t>be a priority for future gonorrhea modeling studies.</w:t>
      </w:r>
    </w:p>
    <w:p w14:paraId="256CAAF5" w14:textId="77777777" w:rsidR="00E64DED" w:rsidRPr="00603CE0" w:rsidRDefault="00E64DED" w:rsidP="00726A8D">
      <w:pPr>
        <w:rPr>
          <w:rFonts w:ascii="Times New Roman" w:hAnsi="Times New Roman"/>
          <w:color w:val="000000" w:themeColor="text1"/>
        </w:rPr>
      </w:pPr>
    </w:p>
    <w:p w14:paraId="4D9255E0" w14:textId="69B92BE4" w:rsidR="00F43647" w:rsidRPr="00603CE0" w:rsidRDefault="00F43647" w:rsidP="00222BC2">
      <w:pPr>
        <w:pStyle w:val="Heading2"/>
      </w:pPr>
      <w:r w:rsidRPr="00603CE0">
        <w:t>Conclusions</w:t>
      </w:r>
    </w:p>
    <w:p w14:paraId="10A60E88" w14:textId="00A502B8" w:rsidR="00BB3E68" w:rsidRPr="00603CE0" w:rsidRDefault="00C60EEA" w:rsidP="00375EF5">
      <w:pPr>
        <w:ind w:firstLine="720"/>
        <w:rPr>
          <w:rFonts w:ascii="Times New Roman" w:hAnsi="Times New Roman"/>
          <w:color w:val="000000" w:themeColor="text1"/>
        </w:rPr>
      </w:pPr>
      <w:r w:rsidRPr="00603CE0">
        <w:rPr>
          <w:rFonts w:ascii="Times New Roman" w:hAnsi="Times New Roman"/>
          <w:color w:val="000000" w:themeColor="text1"/>
        </w:rPr>
        <w:t>Using an agent-based model</w:t>
      </w:r>
      <w:r w:rsidR="009917B2" w:rsidRPr="00603CE0">
        <w:rPr>
          <w:rFonts w:ascii="Times New Roman" w:hAnsi="Times New Roman"/>
          <w:color w:val="000000" w:themeColor="text1"/>
        </w:rPr>
        <w:t xml:space="preserve"> </w:t>
      </w:r>
      <w:r w:rsidR="00806A04" w:rsidRPr="00603CE0">
        <w:rPr>
          <w:rFonts w:ascii="Times New Roman" w:hAnsi="Times New Roman"/>
          <w:color w:val="000000" w:themeColor="text1"/>
        </w:rPr>
        <w:t>of MSM</w:t>
      </w:r>
      <w:r w:rsidRPr="00603CE0">
        <w:rPr>
          <w:rFonts w:ascii="Times New Roman" w:hAnsi="Times New Roman"/>
          <w:color w:val="000000" w:themeColor="text1"/>
        </w:rPr>
        <w:t xml:space="preserve">, we </w:t>
      </w:r>
      <w:r w:rsidR="00B57F86" w:rsidRPr="00603CE0">
        <w:rPr>
          <w:rFonts w:ascii="Times New Roman" w:hAnsi="Times New Roman"/>
          <w:color w:val="000000" w:themeColor="text1"/>
        </w:rPr>
        <w:t>demonstrate</w:t>
      </w:r>
      <w:r w:rsidR="00B36A6B" w:rsidRPr="00603CE0">
        <w:rPr>
          <w:rFonts w:ascii="Times New Roman" w:hAnsi="Times New Roman"/>
          <w:color w:val="000000" w:themeColor="text1"/>
        </w:rPr>
        <w:t>d</w:t>
      </w:r>
      <w:r w:rsidR="00B57F86" w:rsidRPr="00603CE0">
        <w:rPr>
          <w:rFonts w:ascii="Times New Roman" w:hAnsi="Times New Roman"/>
          <w:color w:val="000000" w:themeColor="text1"/>
        </w:rPr>
        <w:t xml:space="preserve"> that GISP is effective at </w:t>
      </w:r>
      <w:r w:rsidR="00FE08F0" w:rsidRPr="00603CE0">
        <w:rPr>
          <w:rFonts w:ascii="Times New Roman" w:hAnsi="Times New Roman"/>
          <w:color w:val="000000" w:themeColor="text1"/>
        </w:rPr>
        <w:t xml:space="preserve">limiting the </w:t>
      </w:r>
      <w:r w:rsidR="00852B3D" w:rsidRPr="00603CE0">
        <w:rPr>
          <w:rFonts w:ascii="Times New Roman" w:hAnsi="Times New Roman"/>
          <w:color w:val="000000" w:themeColor="text1"/>
        </w:rPr>
        <w:t xml:space="preserve">health </w:t>
      </w:r>
      <w:r w:rsidR="00852B3D" w:rsidRPr="0007197E">
        <w:rPr>
          <w:rFonts w:ascii="Times New Roman" w:hAnsi="Times New Roman"/>
          <w:color w:val="000000" w:themeColor="text1"/>
          <w:highlight w:val="yellow"/>
          <w:rPrChange w:id="240" w:author="Ekanayake-Weber, Marcy" w:date="2026-03-13T11:44:00Z" w16du:dateUtc="2026-03-13T15:44:00Z">
            <w:rPr>
              <w:rFonts w:ascii="Times New Roman" w:hAnsi="Times New Roman"/>
              <w:color w:val="000000" w:themeColor="text1"/>
            </w:rPr>
          </w:rPrChange>
        </w:rPr>
        <w:t>and financial burdens</w:t>
      </w:r>
      <w:r w:rsidR="00852B3D" w:rsidRPr="00603CE0">
        <w:rPr>
          <w:rFonts w:ascii="Times New Roman" w:hAnsi="Times New Roman"/>
          <w:color w:val="000000" w:themeColor="text1"/>
        </w:rPr>
        <w:t xml:space="preserve"> associated with gonorrhea</w:t>
      </w:r>
      <w:r w:rsidR="00ED3761" w:rsidRPr="00603CE0">
        <w:rPr>
          <w:rFonts w:ascii="Times New Roman" w:hAnsi="Times New Roman"/>
          <w:color w:val="000000" w:themeColor="text1"/>
        </w:rPr>
        <w:t xml:space="preserve"> among the MSM</w:t>
      </w:r>
      <w:r w:rsidR="00B16EFC" w:rsidRPr="00603CE0">
        <w:rPr>
          <w:rFonts w:ascii="Times New Roman" w:hAnsi="Times New Roman"/>
          <w:color w:val="000000" w:themeColor="text1"/>
        </w:rPr>
        <w:t xml:space="preserve"> population</w:t>
      </w:r>
      <w:r w:rsidR="00C2419C" w:rsidRPr="00603CE0">
        <w:rPr>
          <w:rFonts w:ascii="Times New Roman" w:hAnsi="Times New Roman"/>
          <w:color w:val="000000" w:themeColor="text1"/>
        </w:rPr>
        <w:t xml:space="preserve"> in the </w:t>
      </w:r>
      <w:r w:rsidR="00C2419C" w:rsidRPr="00603CE0">
        <w:rPr>
          <w:rFonts w:ascii="Times New Roman" w:hAnsi="Times New Roman"/>
          <w:color w:val="000000" w:themeColor="text1"/>
        </w:rPr>
        <w:lastRenderedPageBreak/>
        <w:t>US</w:t>
      </w:r>
      <w:r w:rsidR="00852B3D" w:rsidRPr="00603CE0">
        <w:rPr>
          <w:rFonts w:ascii="Times New Roman" w:hAnsi="Times New Roman"/>
          <w:color w:val="000000" w:themeColor="text1"/>
        </w:rPr>
        <w:t xml:space="preserve">. </w:t>
      </w:r>
      <w:r w:rsidR="00974A0E" w:rsidRPr="00603CE0">
        <w:rPr>
          <w:rFonts w:ascii="Times New Roman" w:hAnsi="Times New Roman"/>
          <w:color w:val="000000" w:themeColor="text1"/>
        </w:rPr>
        <w:t xml:space="preserve">Our analysis suggests that </w:t>
      </w:r>
      <w:r w:rsidR="00092616" w:rsidRPr="00603CE0">
        <w:rPr>
          <w:rFonts w:ascii="Times New Roman" w:hAnsi="Times New Roman"/>
          <w:color w:val="000000" w:themeColor="text1"/>
        </w:rPr>
        <w:t xml:space="preserve">empiric treatment recommendations </w:t>
      </w:r>
      <w:r w:rsidR="00974A0E" w:rsidRPr="00603CE0">
        <w:rPr>
          <w:rFonts w:ascii="Times New Roman" w:hAnsi="Times New Roman"/>
          <w:color w:val="000000" w:themeColor="text1"/>
        </w:rPr>
        <w:t>informed by GISP could</w:t>
      </w:r>
      <w:r w:rsidR="00092616" w:rsidRPr="00603CE0">
        <w:rPr>
          <w:rFonts w:ascii="Times New Roman" w:hAnsi="Times New Roman"/>
          <w:color w:val="000000" w:themeColor="text1"/>
        </w:rPr>
        <w:t xml:space="preserve"> keep the treatment failure rate </w:t>
      </w:r>
      <w:r w:rsidR="00F84C58" w:rsidRPr="00603CE0">
        <w:rPr>
          <w:rFonts w:ascii="Times New Roman" w:hAnsi="Times New Roman"/>
          <w:color w:val="000000" w:themeColor="text1"/>
        </w:rPr>
        <w:t>and treatment costs relatively low</w:t>
      </w:r>
      <w:r w:rsidR="00BD72EC" w:rsidRPr="00603CE0">
        <w:rPr>
          <w:rFonts w:ascii="Times New Roman" w:hAnsi="Times New Roman"/>
          <w:color w:val="000000" w:themeColor="text1"/>
        </w:rPr>
        <w:t xml:space="preserve">. </w:t>
      </w:r>
      <w:r w:rsidR="00CD32BE" w:rsidRPr="00603CE0">
        <w:rPr>
          <w:rFonts w:ascii="Times New Roman" w:hAnsi="Times New Roman"/>
          <w:color w:val="000000" w:themeColor="text1"/>
        </w:rPr>
        <w:t xml:space="preserve">In fact, GISP </w:t>
      </w:r>
      <w:r w:rsidR="008F3274" w:rsidRPr="00603CE0">
        <w:rPr>
          <w:rFonts w:ascii="Times New Roman" w:hAnsi="Times New Roman"/>
          <w:color w:val="000000" w:themeColor="text1"/>
        </w:rPr>
        <w:t>costs</w:t>
      </w:r>
      <w:r w:rsidR="00CD32BE" w:rsidRPr="00603CE0">
        <w:rPr>
          <w:rFonts w:ascii="Times New Roman" w:hAnsi="Times New Roman"/>
          <w:color w:val="000000" w:themeColor="text1"/>
        </w:rPr>
        <w:t xml:space="preserve"> about the same as our naïve randomized treatment (RT) strategy, </w:t>
      </w:r>
      <w:r w:rsidR="005C6050" w:rsidRPr="00603CE0">
        <w:rPr>
          <w:rFonts w:ascii="Times New Roman" w:hAnsi="Times New Roman"/>
          <w:color w:val="000000" w:themeColor="text1"/>
        </w:rPr>
        <w:t xml:space="preserve">but </w:t>
      </w:r>
      <w:r w:rsidR="00ED4AB0" w:rsidRPr="00603CE0">
        <w:rPr>
          <w:rFonts w:ascii="Times New Roman" w:hAnsi="Times New Roman"/>
          <w:color w:val="000000" w:themeColor="text1"/>
        </w:rPr>
        <w:t xml:space="preserve">GISP </w:t>
      </w:r>
      <w:r w:rsidR="005C6050" w:rsidRPr="00603CE0">
        <w:rPr>
          <w:rFonts w:ascii="Times New Roman" w:hAnsi="Times New Roman"/>
          <w:color w:val="000000" w:themeColor="text1"/>
        </w:rPr>
        <w:t>prevented treatment failure</w:t>
      </w:r>
      <w:r w:rsidR="00ED4AB0" w:rsidRPr="00603CE0">
        <w:rPr>
          <w:rFonts w:ascii="Times New Roman" w:hAnsi="Times New Roman"/>
          <w:color w:val="000000" w:themeColor="text1"/>
        </w:rPr>
        <w:t xml:space="preserve"> and limited the </w:t>
      </w:r>
      <w:r w:rsidR="00764B4A">
        <w:rPr>
          <w:rFonts w:ascii="Times New Roman" w:hAnsi="Times New Roman"/>
          <w:color w:val="000000" w:themeColor="text1"/>
        </w:rPr>
        <w:t xml:space="preserve">incidence </w:t>
      </w:r>
      <w:r w:rsidR="00ED4AB0" w:rsidRPr="00603CE0">
        <w:rPr>
          <w:rFonts w:ascii="Times New Roman" w:hAnsi="Times New Roman"/>
          <w:color w:val="000000" w:themeColor="text1"/>
        </w:rPr>
        <w:t>of AMR gonorrhea.</w:t>
      </w:r>
      <w:r w:rsidR="00CD32BE" w:rsidRPr="00603CE0">
        <w:rPr>
          <w:rFonts w:ascii="Times New Roman" w:hAnsi="Times New Roman"/>
          <w:color w:val="000000" w:themeColor="text1"/>
        </w:rPr>
        <w:t xml:space="preserve"> </w:t>
      </w:r>
      <w:r w:rsidR="00041459" w:rsidRPr="00603CE0">
        <w:rPr>
          <w:rFonts w:ascii="Times New Roman" w:hAnsi="Times New Roman"/>
          <w:color w:val="000000" w:themeColor="text1"/>
        </w:rPr>
        <w:t>W</w:t>
      </w:r>
      <w:r w:rsidR="00BD72EC" w:rsidRPr="00603CE0">
        <w:rPr>
          <w:rFonts w:ascii="Times New Roman" w:hAnsi="Times New Roman"/>
          <w:color w:val="000000" w:themeColor="text1"/>
        </w:rPr>
        <w:t xml:space="preserve">ithout a national AMR surveillance system to guide empiric treatments, gonorrhea treatment </w:t>
      </w:r>
      <w:r w:rsidR="00C178AD" w:rsidRPr="00603CE0">
        <w:rPr>
          <w:rFonts w:ascii="Times New Roman" w:hAnsi="Times New Roman"/>
          <w:color w:val="000000" w:themeColor="text1"/>
        </w:rPr>
        <w:t xml:space="preserve">would likely </w:t>
      </w:r>
      <w:r w:rsidR="00BD72EC" w:rsidRPr="00603CE0">
        <w:rPr>
          <w:rFonts w:ascii="Times New Roman" w:hAnsi="Times New Roman"/>
          <w:color w:val="000000" w:themeColor="text1"/>
        </w:rPr>
        <w:t>be informed by individualized care strategies (such as test</w:t>
      </w:r>
      <w:r w:rsidR="00201737" w:rsidRPr="00603CE0">
        <w:rPr>
          <w:rFonts w:ascii="Times New Roman" w:hAnsi="Times New Roman"/>
          <w:color w:val="000000" w:themeColor="text1"/>
        </w:rPr>
        <w:t>-</w:t>
      </w:r>
      <w:r w:rsidR="00BD72EC" w:rsidRPr="00603CE0">
        <w:rPr>
          <w:rFonts w:ascii="Times New Roman" w:hAnsi="Times New Roman"/>
          <w:color w:val="000000" w:themeColor="text1"/>
        </w:rPr>
        <w:t>of</w:t>
      </w:r>
      <w:r w:rsidR="00201737" w:rsidRPr="00603CE0">
        <w:rPr>
          <w:rFonts w:ascii="Times New Roman" w:hAnsi="Times New Roman"/>
          <w:color w:val="000000" w:themeColor="text1"/>
        </w:rPr>
        <w:t>-</w:t>
      </w:r>
      <w:r w:rsidR="00BD72EC" w:rsidRPr="00603CE0">
        <w:rPr>
          <w:rFonts w:ascii="Times New Roman" w:hAnsi="Times New Roman"/>
          <w:color w:val="000000" w:themeColor="text1"/>
        </w:rPr>
        <w:t xml:space="preserve">cure). </w:t>
      </w:r>
      <w:r w:rsidR="00555FFB" w:rsidRPr="00603CE0">
        <w:rPr>
          <w:rFonts w:ascii="Times New Roman" w:hAnsi="Times New Roman"/>
          <w:color w:val="000000" w:themeColor="text1"/>
        </w:rPr>
        <w:t xml:space="preserve">Our analysis suggests </w:t>
      </w:r>
      <w:r w:rsidR="001A7E57" w:rsidRPr="00603CE0">
        <w:rPr>
          <w:rFonts w:ascii="Times New Roman" w:hAnsi="Times New Roman"/>
          <w:color w:val="000000" w:themeColor="text1"/>
        </w:rPr>
        <w:t xml:space="preserve">that </w:t>
      </w:r>
      <w:r w:rsidR="00555FFB" w:rsidRPr="00603CE0">
        <w:rPr>
          <w:rFonts w:ascii="Times New Roman" w:hAnsi="Times New Roman"/>
          <w:color w:val="000000" w:themeColor="text1"/>
        </w:rPr>
        <w:t xml:space="preserve">a test-of-cure strategy, even with very high </w:t>
      </w:r>
      <w:r w:rsidR="00265033" w:rsidRPr="00603CE0">
        <w:rPr>
          <w:rFonts w:ascii="Times New Roman" w:hAnsi="Times New Roman"/>
          <w:color w:val="000000" w:themeColor="text1"/>
        </w:rPr>
        <w:t>probability that patients will return for re-testing</w:t>
      </w:r>
      <w:r w:rsidR="00555FFB" w:rsidRPr="00603CE0">
        <w:rPr>
          <w:rFonts w:ascii="Times New Roman" w:hAnsi="Times New Roman"/>
          <w:color w:val="000000" w:themeColor="text1"/>
        </w:rPr>
        <w:t xml:space="preserve">, </w:t>
      </w:r>
      <w:r w:rsidR="001A7E57" w:rsidRPr="00603CE0">
        <w:rPr>
          <w:rFonts w:ascii="Times New Roman" w:hAnsi="Times New Roman"/>
          <w:color w:val="000000" w:themeColor="text1"/>
        </w:rPr>
        <w:t xml:space="preserve">is not a viable alternative to GISP, </w:t>
      </w:r>
      <w:r w:rsidR="002E4663" w:rsidRPr="00603CE0">
        <w:rPr>
          <w:rFonts w:ascii="Times New Roman" w:hAnsi="Times New Roman"/>
          <w:color w:val="000000" w:themeColor="text1"/>
        </w:rPr>
        <w:t xml:space="preserve">since it is likely to cost more </w:t>
      </w:r>
      <w:r w:rsidR="00FA40BB" w:rsidRPr="00603CE0">
        <w:rPr>
          <w:rFonts w:ascii="Times New Roman" w:hAnsi="Times New Roman"/>
          <w:color w:val="000000" w:themeColor="text1"/>
        </w:rPr>
        <w:t>while leading to higher levels of AMR</w:t>
      </w:r>
      <w:r w:rsidR="002879AD" w:rsidRPr="00603CE0">
        <w:rPr>
          <w:rFonts w:ascii="Times New Roman" w:hAnsi="Times New Roman"/>
          <w:color w:val="000000" w:themeColor="text1"/>
        </w:rPr>
        <w:t>.</w:t>
      </w:r>
      <w:r w:rsidR="007E1744" w:rsidRPr="00603CE0" w:rsidDel="001C538C">
        <w:rPr>
          <w:rFonts w:ascii="Times New Roman" w:hAnsi="Times New Roman"/>
          <w:color w:val="000000" w:themeColor="text1"/>
        </w:rPr>
        <w:t xml:space="preserve"> </w:t>
      </w:r>
      <w:r w:rsidR="004D6D02" w:rsidRPr="00603CE0">
        <w:rPr>
          <w:rFonts w:ascii="Times New Roman" w:hAnsi="Times New Roman"/>
          <w:color w:val="000000" w:themeColor="text1"/>
        </w:rPr>
        <w:t xml:space="preserve">Therefore, </w:t>
      </w:r>
      <w:r w:rsidR="00511D08" w:rsidRPr="00666FE6">
        <w:rPr>
          <w:rFonts w:ascii="Times New Roman" w:hAnsi="Times New Roman"/>
          <w:color w:val="000000" w:themeColor="text1"/>
          <w:highlight w:val="yellow"/>
          <w:rPrChange w:id="241" w:author="Ekanayake-Weber, Marcy" w:date="2026-03-13T11:43:00Z" w16du:dateUtc="2026-03-13T15:43:00Z">
            <w:rPr>
              <w:rFonts w:ascii="Times New Roman" w:hAnsi="Times New Roman"/>
              <w:color w:val="000000" w:themeColor="text1"/>
            </w:rPr>
          </w:rPrChange>
        </w:rPr>
        <w:t>our model suggests that GISP has been a cost-effective use of public health resources</w:t>
      </w:r>
      <w:r w:rsidR="00511D08" w:rsidRPr="00603CE0">
        <w:rPr>
          <w:rFonts w:ascii="Times New Roman" w:hAnsi="Times New Roman"/>
          <w:color w:val="000000" w:themeColor="text1"/>
        </w:rPr>
        <w:t xml:space="preserve">. </w:t>
      </w:r>
      <w:del w:id="242" w:author="Ekanayake-Weber, Marcy" w:date="2026-03-19T14:19:00Z" w16du:dateUtc="2026-03-19T18:19:00Z">
        <w:r w:rsidR="00511D08" w:rsidRPr="00603CE0" w:rsidDel="00FD43DA">
          <w:rPr>
            <w:rFonts w:ascii="Times New Roman" w:hAnsi="Times New Roman"/>
            <w:color w:val="000000" w:themeColor="text1"/>
          </w:rPr>
          <w:delText xml:space="preserve"> </w:delText>
        </w:r>
      </w:del>
      <w:r w:rsidR="00511D08" w:rsidRPr="00603CE0">
        <w:rPr>
          <w:rFonts w:ascii="Times New Roman" w:hAnsi="Times New Roman"/>
          <w:color w:val="000000" w:themeColor="text1"/>
        </w:rPr>
        <w:t xml:space="preserve">Relative to </w:t>
      </w:r>
      <w:del w:id="243" w:author="Ekanayake-Weber, Marcy" w:date="2026-02-19T11:19:00Z" w16du:dateUtc="2026-02-19T16:19:00Z">
        <w:r w:rsidR="00511D08" w:rsidRPr="00603CE0" w:rsidDel="00182F15">
          <w:rPr>
            <w:rFonts w:ascii="Times New Roman" w:hAnsi="Times New Roman"/>
            <w:color w:val="000000" w:themeColor="text1"/>
          </w:rPr>
          <w:delText xml:space="preserve">other </w:delText>
        </w:r>
        <w:r w:rsidR="00937B52" w:rsidRPr="00603CE0" w:rsidDel="00182F15">
          <w:rPr>
            <w:rFonts w:ascii="Times New Roman" w:hAnsi="Times New Roman"/>
            <w:color w:val="000000" w:themeColor="text1"/>
          </w:rPr>
          <w:delText>possible</w:delText>
        </w:r>
        <w:r w:rsidR="00511D08" w:rsidRPr="00603CE0" w:rsidDel="00182F15">
          <w:rPr>
            <w:rFonts w:ascii="Times New Roman" w:hAnsi="Times New Roman"/>
            <w:color w:val="000000" w:themeColor="text1"/>
          </w:rPr>
          <w:delText xml:space="preserve"> gonorrhea treatment strategies</w:delText>
        </w:r>
      </w:del>
      <w:ins w:id="244" w:author="Ekanayake-Weber, Marcy" w:date="2026-02-19T11:19:00Z" w16du:dateUtc="2026-02-19T16:19:00Z">
        <w:r w:rsidR="00182F15">
          <w:rPr>
            <w:rFonts w:ascii="Times New Roman" w:hAnsi="Times New Roman"/>
            <w:color w:val="000000" w:themeColor="text1"/>
          </w:rPr>
          <w:t>treating gonorrhea</w:t>
        </w:r>
      </w:ins>
      <w:r w:rsidR="00511D08" w:rsidRPr="00603CE0">
        <w:rPr>
          <w:rFonts w:ascii="Times New Roman" w:hAnsi="Times New Roman"/>
          <w:color w:val="000000" w:themeColor="text1"/>
        </w:rPr>
        <w:t xml:space="preserve"> in </w:t>
      </w:r>
      <w:del w:id="245" w:author="Ekanayake-Weber, Marcy" w:date="2026-02-19T11:19:00Z" w16du:dateUtc="2026-02-19T16:19:00Z">
        <w:r w:rsidR="00511D08" w:rsidRPr="00603CE0" w:rsidDel="002507BF">
          <w:rPr>
            <w:rFonts w:ascii="Times New Roman" w:hAnsi="Times New Roman"/>
            <w:color w:val="000000" w:themeColor="text1"/>
          </w:rPr>
          <w:delText xml:space="preserve">the </w:delText>
        </w:r>
      </w:del>
      <w:ins w:id="246" w:author="Ekanayake-Weber, Marcy" w:date="2026-02-19T11:19:00Z" w16du:dateUtc="2026-02-19T16:19:00Z">
        <w:r w:rsidR="002507BF">
          <w:rPr>
            <w:rFonts w:ascii="Times New Roman" w:hAnsi="Times New Roman"/>
            <w:color w:val="000000" w:themeColor="text1"/>
          </w:rPr>
          <w:t>its</w:t>
        </w:r>
        <w:r w:rsidR="002507BF" w:rsidRPr="00603CE0">
          <w:rPr>
            <w:rFonts w:ascii="Times New Roman" w:hAnsi="Times New Roman"/>
            <w:color w:val="000000" w:themeColor="text1"/>
          </w:rPr>
          <w:t xml:space="preserve"> </w:t>
        </w:r>
      </w:ins>
      <w:r w:rsidR="00511D08" w:rsidRPr="00603CE0">
        <w:rPr>
          <w:rFonts w:ascii="Times New Roman" w:hAnsi="Times New Roman"/>
          <w:color w:val="000000" w:themeColor="text1"/>
        </w:rPr>
        <w:t>absence</w:t>
      </w:r>
      <w:del w:id="247" w:author="Ekanayake-Weber, Marcy" w:date="2026-02-19T11:19:00Z" w16du:dateUtc="2026-02-19T16:19:00Z">
        <w:r w:rsidR="00511D08" w:rsidRPr="00603CE0" w:rsidDel="002507BF">
          <w:rPr>
            <w:rFonts w:ascii="Times New Roman" w:hAnsi="Times New Roman"/>
            <w:color w:val="000000" w:themeColor="text1"/>
          </w:rPr>
          <w:delText xml:space="preserve"> of the GISP program</w:delText>
        </w:r>
      </w:del>
      <w:r w:rsidR="00511D08" w:rsidRPr="00603CE0">
        <w:rPr>
          <w:rFonts w:ascii="Times New Roman" w:hAnsi="Times New Roman"/>
          <w:color w:val="000000" w:themeColor="text1"/>
        </w:rPr>
        <w:t>, GISP has likely helped to slow the development of AMR, reduced the rate of treatment failure, and improved health outcomes for decades</w:t>
      </w:r>
      <w:r w:rsidR="00AA73A3" w:rsidRPr="00603CE0">
        <w:rPr>
          <w:rFonts w:ascii="Times New Roman" w:hAnsi="Times New Roman"/>
          <w:color w:val="000000" w:themeColor="text1"/>
        </w:rPr>
        <w:t xml:space="preserve">, while costing similar to </w:t>
      </w:r>
      <w:r w:rsidR="00D31CC4" w:rsidRPr="00603CE0">
        <w:rPr>
          <w:rFonts w:ascii="Times New Roman" w:hAnsi="Times New Roman"/>
          <w:color w:val="000000" w:themeColor="text1"/>
        </w:rPr>
        <w:t>a naïve strategy</w:t>
      </w:r>
      <w:r w:rsidR="004D6D02" w:rsidRPr="00603CE0">
        <w:rPr>
          <w:rFonts w:ascii="Times New Roman" w:hAnsi="Times New Roman"/>
          <w:color w:val="000000" w:themeColor="text1"/>
        </w:rPr>
        <w:t xml:space="preserve">. </w:t>
      </w:r>
    </w:p>
    <w:p w14:paraId="7257B72F" w14:textId="77777777" w:rsidR="00CD737D" w:rsidRPr="00603CE0" w:rsidRDefault="001A6C39" w:rsidP="00375EF5">
      <w:pPr>
        <w:pStyle w:val="Heading1"/>
        <w:rPr>
          <w:rFonts w:ascii="Times New Roman" w:hAnsi="Times New Roman"/>
          <w:color w:val="000000" w:themeColor="text1"/>
        </w:rPr>
      </w:pPr>
      <w:r w:rsidRPr="00603CE0">
        <w:rPr>
          <w:rFonts w:ascii="Times New Roman" w:hAnsi="Times New Roman" w:cs="Times New Roman"/>
          <w:color w:val="000000" w:themeColor="text1"/>
        </w:rPr>
        <w:t>Acknowledgements</w:t>
      </w:r>
    </w:p>
    <w:p w14:paraId="6FE1C968" w14:textId="691E1B92" w:rsidR="00016367" w:rsidRPr="00603CE0" w:rsidRDefault="00255224" w:rsidP="00996BAA">
      <w:pPr>
        <w:rPr>
          <w:rFonts w:ascii="Times New Roman" w:hAnsi="Times New Roman"/>
          <w:color w:val="000000" w:themeColor="text1"/>
        </w:rPr>
      </w:pPr>
      <w:r w:rsidRPr="00603CE0">
        <w:rPr>
          <w:rFonts w:ascii="Times New Roman" w:hAnsi="Times New Roman"/>
          <w:color w:val="000000" w:themeColor="text1"/>
        </w:rPr>
        <w:t>This work was supported by the Centers for Disease Control and Prevention (CDC) through the National Center for HIV, Viral Hepatitis, STD, and TB Prevention (Economic Modeling for HIV/AIDS, Viral Hepatitis, STD, and TB agreement 5NU38PS004651 awarded to J.A.S.)</w:t>
      </w:r>
      <w:r w:rsidR="00EA7FC0" w:rsidRPr="00603CE0">
        <w:rPr>
          <w:rFonts w:ascii="Times New Roman" w:hAnsi="Times New Roman"/>
          <w:color w:val="000000" w:themeColor="text1"/>
        </w:rPr>
        <w:t>, and</w:t>
      </w:r>
      <w:r w:rsidRPr="00603CE0">
        <w:rPr>
          <w:rFonts w:ascii="Times New Roman" w:hAnsi="Times New Roman"/>
          <w:color w:val="000000" w:themeColor="text1"/>
        </w:rPr>
        <w:t xml:space="preserve"> by the National Institute of Allergy and Infectious Diseases (grants R01AI153351 </w:t>
      </w:r>
      <w:r w:rsidR="0035356E" w:rsidRPr="00603CE0">
        <w:rPr>
          <w:rFonts w:ascii="Times New Roman" w:hAnsi="Times New Roman"/>
          <w:color w:val="000000" w:themeColor="text1"/>
        </w:rPr>
        <w:t>awarded to R.Y.</w:t>
      </w:r>
      <w:r w:rsidRPr="00603CE0">
        <w:rPr>
          <w:rFonts w:ascii="Times New Roman" w:hAnsi="Times New Roman"/>
          <w:color w:val="000000" w:themeColor="text1"/>
        </w:rPr>
        <w:t>).</w:t>
      </w:r>
    </w:p>
    <w:p w14:paraId="4F326AB8" w14:textId="078F1FA4" w:rsidR="0035356E" w:rsidRPr="00603CE0" w:rsidRDefault="004865F5" w:rsidP="00996BAA">
      <w:pPr>
        <w:rPr>
          <w:rFonts w:ascii="Times New Roman" w:hAnsi="Times New Roman"/>
          <w:color w:val="000000" w:themeColor="text1"/>
        </w:rPr>
      </w:pPr>
      <w:r w:rsidRPr="00603CE0">
        <w:rPr>
          <w:rFonts w:ascii="Times New Roman" w:hAnsi="Times New Roman"/>
          <w:color w:val="000000" w:themeColor="text1"/>
        </w:rPr>
        <w:t xml:space="preserve">The CDC contributed to the design of this study and to manuscript preparation. The corresponding author had full access to all of the data in the study, and all authors had final responsibility for the decision to submit the article for publication. </w:t>
      </w:r>
    </w:p>
    <w:p w14:paraId="761413FE" w14:textId="2AC059D6" w:rsidR="002D632E" w:rsidRDefault="002D632E" w:rsidP="00996BAA">
      <w:pPr>
        <w:rPr>
          <w:rFonts w:ascii="Times New Roman" w:hAnsi="Times New Roman"/>
          <w:color w:val="000000" w:themeColor="text1"/>
        </w:rPr>
      </w:pPr>
      <w:r w:rsidRPr="00603CE0">
        <w:rPr>
          <w:rFonts w:ascii="Times New Roman" w:hAnsi="Times New Roman"/>
          <w:color w:val="000000" w:themeColor="text1"/>
        </w:rPr>
        <w:t>T.L.G.</w:t>
      </w:r>
      <w:r w:rsidR="00B947D4" w:rsidRPr="00603CE0">
        <w:rPr>
          <w:rFonts w:ascii="Times New Roman" w:hAnsi="Times New Roman"/>
          <w:color w:val="000000" w:themeColor="text1"/>
        </w:rPr>
        <w:t xml:space="preserve">, </w:t>
      </w:r>
      <w:r w:rsidRPr="00603CE0">
        <w:rPr>
          <w:rFonts w:ascii="Times New Roman" w:hAnsi="Times New Roman"/>
          <w:color w:val="000000" w:themeColor="text1"/>
        </w:rPr>
        <w:t>H</w:t>
      </w:r>
      <w:r w:rsidR="00B947D4" w:rsidRPr="00603CE0">
        <w:rPr>
          <w:rFonts w:ascii="Times New Roman" w:hAnsi="Times New Roman"/>
          <w:color w:val="000000" w:themeColor="text1"/>
        </w:rPr>
        <w:t>.</w:t>
      </w:r>
      <w:r w:rsidRPr="00603CE0">
        <w:rPr>
          <w:rFonts w:ascii="Times New Roman" w:hAnsi="Times New Roman"/>
          <w:color w:val="000000" w:themeColor="text1"/>
        </w:rPr>
        <w:t>C</w:t>
      </w:r>
      <w:r w:rsidR="00B947D4" w:rsidRPr="00603CE0">
        <w:rPr>
          <w:rFonts w:ascii="Times New Roman" w:hAnsi="Times New Roman"/>
          <w:color w:val="000000" w:themeColor="text1"/>
        </w:rPr>
        <w:t>.</w:t>
      </w:r>
      <w:r w:rsidRPr="00603CE0">
        <w:rPr>
          <w:rFonts w:ascii="Times New Roman" w:hAnsi="Times New Roman"/>
          <w:color w:val="000000" w:themeColor="text1"/>
        </w:rPr>
        <w:t>,</w:t>
      </w:r>
      <w:r w:rsidR="00B947D4" w:rsidRPr="00603CE0">
        <w:rPr>
          <w:rFonts w:ascii="Times New Roman" w:hAnsi="Times New Roman"/>
          <w:color w:val="000000" w:themeColor="text1"/>
        </w:rPr>
        <w:t xml:space="preserve"> and</w:t>
      </w:r>
      <w:r w:rsidRPr="00603CE0">
        <w:rPr>
          <w:rFonts w:ascii="Times New Roman" w:hAnsi="Times New Roman"/>
          <w:color w:val="000000" w:themeColor="text1"/>
        </w:rPr>
        <w:t xml:space="preserve"> R</w:t>
      </w:r>
      <w:r w:rsidR="00B947D4" w:rsidRPr="00603CE0">
        <w:rPr>
          <w:rFonts w:ascii="Times New Roman" w:hAnsi="Times New Roman"/>
          <w:color w:val="000000" w:themeColor="text1"/>
        </w:rPr>
        <w:t>.</w:t>
      </w:r>
      <w:r w:rsidRPr="00603CE0">
        <w:rPr>
          <w:rFonts w:ascii="Times New Roman" w:hAnsi="Times New Roman"/>
          <w:color w:val="000000" w:themeColor="text1"/>
        </w:rPr>
        <w:t>F. are employed by CDC.</w:t>
      </w:r>
    </w:p>
    <w:p w14:paraId="7FC42E42" w14:textId="64870AAF" w:rsidR="00E725F3" w:rsidRPr="00603CE0" w:rsidRDefault="00E725F3" w:rsidP="00996BAA">
      <w:pPr>
        <w:rPr>
          <w:rFonts w:ascii="Times New Roman" w:hAnsi="Times New Roman"/>
          <w:color w:val="000000" w:themeColor="text1"/>
        </w:rPr>
      </w:pPr>
      <w:r w:rsidRPr="00E725F3">
        <w:rPr>
          <w:rFonts w:ascii="Times New Roman" w:hAnsi="Times New Roman"/>
          <w:color w:val="000000" w:themeColor="text1"/>
        </w:rPr>
        <w:t>The content is solely the responsibility of the authors and does not necessarily represent the official views of the National Institutes of Health or the Centers for Disease Control and Prevention</w:t>
      </w:r>
      <w:r w:rsidR="00C039A3">
        <w:rPr>
          <w:rFonts w:ascii="Times New Roman" w:hAnsi="Times New Roman"/>
          <w:color w:val="000000" w:themeColor="text1"/>
        </w:rPr>
        <w:t>.</w:t>
      </w:r>
    </w:p>
    <w:p w14:paraId="126A6362" w14:textId="77777777" w:rsidR="00233EA7" w:rsidRPr="00603CE0" w:rsidRDefault="00233EA7" w:rsidP="00233EA7">
      <w:pPr>
        <w:pStyle w:val="Heading1"/>
        <w:rPr>
          <w:rFonts w:ascii="Times New Roman" w:hAnsi="Times New Roman"/>
          <w:color w:val="000000" w:themeColor="text1"/>
        </w:rPr>
      </w:pPr>
      <w:r w:rsidRPr="00603CE0">
        <w:rPr>
          <w:rFonts w:ascii="Times New Roman" w:hAnsi="Times New Roman"/>
          <w:color w:val="000000" w:themeColor="text1"/>
        </w:rPr>
        <w:t>References</w:t>
      </w:r>
    </w:p>
    <w:p w14:paraId="165070DF" w14:textId="77777777" w:rsidR="003168F3" w:rsidRPr="00603CE0" w:rsidRDefault="00C27ABC" w:rsidP="003168F3">
      <w:pPr>
        <w:pStyle w:val="EndNoteBibliography"/>
        <w:spacing w:after="0"/>
        <w:rPr>
          <w:noProof/>
          <w:color w:val="000000" w:themeColor="text1"/>
        </w:rPr>
      </w:pPr>
      <w:r w:rsidRPr="00603CE0">
        <w:rPr>
          <w:rFonts w:ascii="Times New Roman" w:hAnsi="Times New Roman"/>
          <w:color w:val="000000" w:themeColor="text1"/>
        </w:rPr>
        <w:fldChar w:fldCharType="begin"/>
      </w:r>
      <w:r w:rsidRPr="00603CE0">
        <w:rPr>
          <w:rFonts w:ascii="Times New Roman" w:hAnsi="Times New Roman" w:cs="Times New Roman"/>
          <w:color w:val="000000" w:themeColor="text1"/>
        </w:rPr>
        <w:instrText xml:space="preserve"> ADDIN EN.SECTION.REFLIST </w:instrText>
      </w:r>
      <w:r w:rsidRPr="00603CE0">
        <w:rPr>
          <w:rFonts w:ascii="Times New Roman" w:hAnsi="Times New Roman"/>
          <w:color w:val="000000" w:themeColor="text1"/>
        </w:rPr>
        <w:fldChar w:fldCharType="separate"/>
      </w:r>
      <w:r w:rsidR="003168F3" w:rsidRPr="00603CE0">
        <w:rPr>
          <w:noProof/>
          <w:color w:val="000000" w:themeColor="text1"/>
        </w:rPr>
        <w:t>1.</w:t>
      </w:r>
      <w:r w:rsidR="003168F3" w:rsidRPr="00603CE0">
        <w:rPr>
          <w:noProof/>
          <w:color w:val="000000" w:themeColor="text1"/>
        </w:rPr>
        <w:tab/>
        <w:t xml:space="preserve">Murray CJL, Ikuta KS, Sharara F, et al. Global burden of bacterial antimicrobial resistance in 2019: a systematic analysis. </w:t>
      </w:r>
      <w:r w:rsidR="003168F3" w:rsidRPr="00603CE0">
        <w:rPr>
          <w:i/>
          <w:noProof/>
          <w:color w:val="000000" w:themeColor="text1"/>
        </w:rPr>
        <w:t>The Lancet</w:t>
      </w:r>
      <w:r w:rsidR="003168F3" w:rsidRPr="00603CE0">
        <w:rPr>
          <w:noProof/>
          <w:color w:val="000000" w:themeColor="text1"/>
        </w:rPr>
        <w:t xml:space="preserve"> 2022; </w:t>
      </w:r>
      <w:r w:rsidR="003168F3" w:rsidRPr="00603CE0">
        <w:rPr>
          <w:b/>
          <w:noProof/>
          <w:color w:val="000000" w:themeColor="text1"/>
        </w:rPr>
        <w:t>399</w:t>
      </w:r>
      <w:r w:rsidR="003168F3" w:rsidRPr="00603CE0">
        <w:rPr>
          <w:noProof/>
          <w:color w:val="000000" w:themeColor="text1"/>
        </w:rPr>
        <w:t>(10325).</w:t>
      </w:r>
    </w:p>
    <w:p w14:paraId="4F25A47F" w14:textId="77777777" w:rsidR="003168F3" w:rsidRPr="00603CE0" w:rsidRDefault="003168F3" w:rsidP="003168F3">
      <w:pPr>
        <w:pStyle w:val="EndNoteBibliography"/>
        <w:spacing w:after="0"/>
        <w:rPr>
          <w:noProof/>
          <w:color w:val="000000" w:themeColor="text1"/>
        </w:rPr>
      </w:pPr>
      <w:r w:rsidRPr="00603CE0">
        <w:rPr>
          <w:noProof/>
          <w:color w:val="000000" w:themeColor="text1"/>
        </w:rPr>
        <w:t>2.</w:t>
      </w:r>
      <w:r w:rsidRPr="00603CE0">
        <w:rPr>
          <w:noProof/>
          <w:color w:val="000000" w:themeColor="text1"/>
        </w:rPr>
        <w:tab/>
        <w:t xml:space="preserve">Groseclose SL, Buckeridge DL, Groseclose SL, Buckeridge DL. Public Health Surveillance Systems: Recent Advances in Their Use and Evaluation. </w:t>
      </w:r>
      <w:r w:rsidRPr="00603CE0">
        <w:rPr>
          <w:i/>
          <w:noProof/>
          <w:color w:val="000000" w:themeColor="text1"/>
        </w:rPr>
        <w:t>Annual Review of Public Health</w:t>
      </w:r>
      <w:r w:rsidRPr="00603CE0">
        <w:rPr>
          <w:noProof/>
          <w:color w:val="000000" w:themeColor="text1"/>
        </w:rPr>
        <w:t xml:space="preserve"> 2017; </w:t>
      </w:r>
      <w:r w:rsidRPr="00603CE0">
        <w:rPr>
          <w:b/>
          <w:noProof/>
          <w:color w:val="000000" w:themeColor="text1"/>
        </w:rPr>
        <w:t>38</w:t>
      </w:r>
      <w:r w:rsidRPr="00603CE0">
        <w:rPr>
          <w:noProof/>
          <w:color w:val="000000" w:themeColor="text1"/>
        </w:rPr>
        <w:t>(Volume 38, 2017).</w:t>
      </w:r>
    </w:p>
    <w:p w14:paraId="7DBA5360" w14:textId="30433305" w:rsidR="003168F3" w:rsidRPr="00603CE0" w:rsidRDefault="003168F3" w:rsidP="003168F3">
      <w:pPr>
        <w:pStyle w:val="EndNoteBibliography"/>
        <w:spacing w:after="0"/>
        <w:rPr>
          <w:noProof/>
          <w:color w:val="000000" w:themeColor="text1"/>
        </w:rPr>
      </w:pPr>
      <w:r w:rsidRPr="00603CE0">
        <w:rPr>
          <w:noProof/>
          <w:color w:val="000000" w:themeColor="text1"/>
        </w:rPr>
        <w:t>3.</w:t>
      </w:r>
      <w:r w:rsidRPr="00603CE0">
        <w:rPr>
          <w:noProof/>
          <w:color w:val="000000" w:themeColor="text1"/>
        </w:rPr>
        <w:tab/>
        <w:t>Tacconelli E, Sifakis F,</w:t>
      </w:r>
      <w:r w:rsidR="0089328A">
        <w:rPr>
          <w:noProof/>
          <w:color w:val="000000" w:themeColor="text1"/>
        </w:rPr>
        <w:t xml:space="preserve"> Harbarth S,</w:t>
      </w:r>
      <w:r w:rsidRPr="00603CE0">
        <w:rPr>
          <w:noProof/>
          <w:color w:val="000000" w:themeColor="text1"/>
        </w:rPr>
        <w:t xml:space="preserve"> et al. Surveillance for control of antimicrobial resistance. </w:t>
      </w:r>
      <w:r w:rsidRPr="00603CE0">
        <w:rPr>
          <w:i/>
          <w:noProof/>
          <w:color w:val="000000" w:themeColor="text1"/>
        </w:rPr>
        <w:t>The Lancet Infectious Diseases</w:t>
      </w:r>
      <w:r w:rsidRPr="00603CE0">
        <w:rPr>
          <w:noProof/>
          <w:color w:val="000000" w:themeColor="text1"/>
        </w:rPr>
        <w:t xml:space="preserve"> 2018; </w:t>
      </w:r>
      <w:r w:rsidRPr="00603CE0">
        <w:rPr>
          <w:b/>
          <w:noProof/>
          <w:color w:val="000000" w:themeColor="text1"/>
        </w:rPr>
        <w:t>18</w:t>
      </w:r>
      <w:r w:rsidRPr="00603CE0">
        <w:rPr>
          <w:noProof/>
          <w:color w:val="000000" w:themeColor="text1"/>
        </w:rPr>
        <w:t>(3).</w:t>
      </w:r>
    </w:p>
    <w:p w14:paraId="03895BBD" w14:textId="77777777" w:rsidR="003168F3" w:rsidRPr="00603CE0" w:rsidRDefault="003168F3" w:rsidP="003168F3">
      <w:pPr>
        <w:pStyle w:val="EndNoteBibliography"/>
        <w:spacing w:after="0"/>
        <w:rPr>
          <w:noProof/>
          <w:color w:val="000000" w:themeColor="text1"/>
        </w:rPr>
      </w:pPr>
      <w:r w:rsidRPr="00603CE0">
        <w:rPr>
          <w:noProof/>
          <w:color w:val="000000" w:themeColor="text1"/>
        </w:rPr>
        <w:t>4.</w:t>
      </w:r>
      <w:r w:rsidRPr="00603CE0">
        <w:rPr>
          <w:noProof/>
          <w:color w:val="000000" w:themeColor="text1"/>
        </w:rPr>
        <w:tab/>
        <w:t xml:space="preserve">Shrestha P, Cooper BS, Coast J, et al. Enumerating the economic cost of antimicrobial resistance per antibiotic consumed to inform the evaluation of interventions affecting their use. </w:t>
      </w:r>
      <w:r w:rsidRPr="00603CE0">
        <w:rPr>
          <w:i/>
          <w:noProof/>
          <w:color w:val="000000" w:themeColor="text1"/>
        </w:rPr>
        <w:t>Antimicrobial Resistance &amp; Infection Control 2018 7:1</w:t>
      </w:r>
      <w:r w:rsidRPr="00603CE0">
        <w:rPr>
          <w:noProof/>
          <w:color w:val="000000" w:themeColor="text1"/>
        </w:rPr>
        <w:t xml:space="preserve"> 2018; </w:t>
      </w:r>
      <w:r w:rsidRPr="00603CE0">
        <w:rPr>
          <w:b/>
          <w:noProof/>
          <w:color w:val="000000" w:themeColor="text1"/>
        </w:rPr>
        <w:t>7</w:t>
      </w:r>
      <w:r w:rsidRPr="00603CE0">
        <w:rPr>
          <w:noProof/>
          <w:color w:val="000000" w:themeColor="text1"/>
        </w:rPr>
        <w:t>(1).</w:t>
      </w:r>
    </w:p>
    <w:p w14:paraId="54974082" w14:textId="77777777" w:rsidR="003168F3" w:rsidRPr="00603CE0" w:rsidRDefault="003168F3" w:rsidP="003168F3">
      <w:pPr>
        <w:pStyle w:val="EndNoteBibliography"/>
        <w:spacing w:after="0"/>
        <w:rPr>
          <w:noProof/>
          <w:color w:val="000000" w:themeColor="text1"/>
        </w:rPr>
      </w:pPr>
      <w:r w:rsidRPr="00603CE0">
        <w:rPr>
          <w:noProof/>
          <w:color w:val="000000" w:themeColor="text1"/>
        </w:rPr>
        <w:t>5.</w:t>
      </w:r>
      <w:r w:rsidRPr="00603CE0">
        <w:rPr>
          <w:noProof/>
          <w:color w:val="000000" w:themeColor="text1"/>
        </w:rPr>
        <w:tab/>
        <w:t xml:space="preserve">Yaesoubi R, Xi Q, Hsu K, et al. The Impact of Rapid Drug Susceptibility Tests on Gonorrhea Burden and the Life Span of Antibiotic Treatments: A Modeling Study Among Men Who Have Sex With Men in the United States. </w:t>
      </w:r>
      <w:r w:rsidRPr="00603CE0">
        <w:rPr>
          <w:i/>
          <w:noProof/>
          <w:color w:val="000000" w:themeColor="text1"/>
        </w:rPr>
        <w:t>American Journal of Epidemiology</w:t>
      </w:r>
      <w:r w:rsidRPr="00603CE0">
        <w:rPr>
          <w:noProof/>
          <w:color w:val="000000" w:themeColor="text1"/>
        </w:rPr>
        <w:t xml:space="preserve"> 2024; </w:t>
      </w:r>
      <w:r w:rsidRPr="00603CE0">
        <w:rPr>
          <w:b/>
          <w:noProof/>
          <w:color w:val="000000" w:themeColor="text1"/>
        </w:rPr>
        <w:t>193</w:t>
      </w:r>
      <w:r w:rsidRPr="00603CE0">
        <w:rPr>
          <w:noProof/>
          <w:color w:val="000000" w:themeColor="text1"/>
        </w:rPr>
        <w:t>(1).</w:t>
      </w:r>
    </w:p>
    <w:p w14:paraId="19D4A32D" w14:textId="77777777" w:rsidR="003168F3" w:rsidRPr="00603CE0" w:rsidRDefault="003168F3" w:rsidP="003168F3">
      <w:pPr>
        <w:pStyle w:val="EndNoteBibliography"/>
        <w:spacing w:after="0"/>
        <w:rPr>
          <w:noProof/>
          <w:color w:val="000000" w:themeColor="text1"/>
        </w:rPr>
      </w:pPr>
      <w:r w:rsidRPr="00603CE0">
        <w:rPr>
          <w:noProof/>
          <w:color w:val="000000" w:themeColor="text1"/>
        </w:rPr>
        <w:lastRenderedPageBreak/>
        <w:t>6.</w:t>
      </w:r>
      <w:r w:rsidRPr="00603CE0">
        <w:rPr>
          <w:noProof/>
          <w:color w:val="000000" w:themeColor="text1"/>
        </w:rPr>
        <w:tab/>
        <w:t xml:space="preserve">Trotter A, Aydin A, Strinden MJ, O’Grady J. Recent and emerging technologies for the rapid diagnosis of infection and antimicrobial resistance. </w:t>
      </w:r>
      <w:r w:rsidRPr="00603CE0">
        <w:rPr>
          <w:i/>
          <w:noProof/>
          <w:color w:val="000000" w:themeColor="text1"/>
        </w:rPr>
        <w:t>Current Opinion in Microbiology</w:t>
      </w:r>
      <w:r w:rsidRPr="00603CE0">
        <w:rPr>
          <w:noProof/>
          <w:color w:val="000000" w:themeColor="text1"/>
        </w:rPr>
        <w:t xml:space="preserve"> 2019; </w:t>
      </w:r>
      <w:r w:rsidRPr="00603CE0">
        <w:rPr>
          <w:b/>
          <w:noProof/>
          <w:color w:val="000000" w:themeColor="text1"/>
        </w:rPr>
        <w:t>51</w:t>
      </w:r>
      <w:r w:rsidRPr="00603CE0">
        <w:rPr>
          <w:noProof/>
          <w:color w:val="000000" w:themeColor="text1"/>
        </w:rPr>
        <w:t>.</w:t>
      </w:r>
    </w:p>
    <w:p w14:paraId="780DE18A" w14:textId="77777777" w:rsidR="003168F3" w:rsidRPr="00603CE0" w:rsidRDefault="003168F3" w:rsidP="003168F3">
      <w:pPr>
        <w:pStyle w:val="EndNoteBibliography"/>
        <w:spacing w:after="0"/>
        <w:rPr>
          <w:noProof/>
          <w:color w:val="000000" w:themeColor="text1"/>
        </w:rPr>
      </w:pPr>
      <w:r w:rsidRPr="00603CE0">
        <w:rPr>
          <w:noProof/>
          <w:color w:val="000000" w:themeColor="text1"/>
        </w:rPr>
        <w:t>7.</w:t>
      </w:r>
      <w:r w:rsidRPr="00603CE0">
        <w:rPr>
          <w:noProof/>
          <w:color w:val="000000" w:themeColor="text1"/>
        </w:rPr>
        <w:tab/>
        <w:t xml:space="preserve">Kaprou GD, Bergšpica I, Alexa EA, et al. Rapid Methods for Antimicrobial Resistance Diagnostics. </w:t>
      </w:r>
      <w:r w:rsidRPr="00603CE0">
        <w:rPr>
          <w:i/>
          <w:noProof/>
          <w:color w:val="000000" w:themeColor="text1"/>
        </w:rPr>
        <w:t>Antibiotics 2021, Vol 10, Page 209</w:t>
      </w:r>
      <w:r w:rsidRPr="00603CE0">
        <w:rPr>
          <w:noProof/>
          <w:color w:val="000000" w:themeColor="text1"/>
        </w:rPr>
        <w:t xml:space="preserve"> 2021; </w:t>
      </w:r>
      <w:r w:rsidRPr="00603CE0">
        <w:rPr>
          <w:b/>
          <w:noProof/>
          <w:color w:val="000000" w:themeColor="text1"/>
        </w:rPr>
        <w:t>10</w:t>
      </w:r>
      <w:r w:rsidRPr="00603CE0">
        <w:rPr>
          <w:noProof/>
          <w:color w:val="000000" w:themeColor="text1"/>
        </w:rPr>
        <w:t>(2).</w:t>
      </w:r>
    </w:p>
    <w:p w14:paraId="1F913459" w14:textId="77777777" w:rsidR="003168F3" w:rsidRPr="00603CE0" w:rsidRDefault="003168F3" w:rsidP="003168F3">
      <w:pPr>
        <w:pStyle w:val="EndNoteBibliography"/>
        <w:spacing w:after="0"/>
        <w:rPr>
          <w:noProof/>
          <w:color w:val="000000" w:themeColor="text1"/>
        </w:rPr>
      </w:pPr>
      <w:r w:rsidRPr="00603CE0">
        <w:rPr>
          <w:noProof/>
          <w:color w:val="000000" w:themeColor="text1"/>
        </w:rPr>
        <w:t>8.</w:t>
      </w:r>
      <w:r w:rsidRPr="00603CE0">
        <w:rPr>
          <w:noProof/>
          <w:color w:val="000000" w:themeColor="text1"/>
        </w:rPr>
        <w:tab/>
        <w:t xml:space="preserve">Vasala A, Hytönen VP, Laitinen OH. Frontiers | Modern Tools for Rapid Diagnostics of Antimicrobial Resistance. </w:t>
      </w:r>
      <w:r w:rsidRPr="00603CE0">
        <w:rPr>
          <w:i/>
          <w:noProof/>
          <w:color w:val="000000" w:themeColor="text1"/>
        </w:rPr>
        <w:t>Frontiers in Cellular and Infection Microbiology</w:t>
      </w:r>
      <w:r w:rsidRPr="00603CE0">
        <w:rPr>
          <w:noProof/>
          <w:color w:val="000000" w:themeColor="text1"/>
        </w:rPr>
        <w:t xml:space="preserve"> 2020; </w:t>
      </w:r>
      <w:r w:rsidRPr="00603CE0">
        <w:rPr>
          <w:b/>
          <w:noProof/>
          <w:color w:val="000000" w:themeColor="text1"/>
        </w:rPr>
        <w:t>10</w:t>
      </w:r>
      <w:r w:rsidRPr="00603CE0">
        <w:rPr>
          <w:noProof/>
          <w:color w:val="000000" w:themeColor="text1"/>
        </w:rPr>
        <w:t>.</w:t>
      </w:r>
    </w:p>
    <w:p w14:paraId="1A6B23B8" w14:textId="77777777" w:rsidR="003168F3" w:rsidRPr="00603CE0" w:rsidRDefault="003168F3" w:rsidP="003168F3">
      <w:pPr>
        <w:pStyle w:val="EndNoteBibliography"/>
        <w:spacing w:after="0"/>
        <w:rPr>
          <w:noProof/>
          <w:color w:val="000000" w:themeColor="text1"/>
        </w:rPr>
      </w:pPr>
      <w:r w:rsidRPr="00603CE0">
        <w:rPr>
          <w:noProof/>
          <w:color w:val="000000" w:themeColor="text1"/>
        </w:rPr>
        <w:t>9.</w:t>
      </w:r>
      <w:r w:rsidRPr="00603CE0">
        <w:rPr>
          <w:noProof/>
          <w:color w:val="000000" w:themeColor="text1"/>
        </w:rPr>
        <w:tab/>
        <w:t xml:space="preserve">Burnham C-AD, Leeds J, Nordmann P, et al. Diagnosing antimicrobial resistance. </w:t>
      </w:r>
      <w:r w:rsidRPr="00603CE0">
        <w:rPr>
          <w:i/>
          <w:noProof/>
          <w:color w:val="000000" w:themeColor="text1"/>
        </w:rPr>
        <w:t>Nature Reviews Microbiology 2017 15:11</w:t>
      </w:r>
      <w:r w:rsidRPr="00603CE0">
        <w:rPr>
          <w:noProof/>
          <w:color w:val="000000" w:themeColor="text1"/>
        </w:rPr>
        <w:t xml:space="preserve"> 2017; </w:t>
      </w:r>
      <w:r w:rsidRPr="00603CE0">
        <w:rPr>
          <w:b/>
          <w:noProof/>
          <w:color w:val="000000" w:themeColor="text1"/>
        </w:rPr>
        <w:t>15</w:t>
      </w:r>
      <w:r w:rsidRPr="00603CE0">
        <w:rPr>
          <w:noProof/>
          <w:color w:val="000000" w:themeColor="text1"/>
        </w:rPr>
        <w:t>(11).</w:t>
      </w:r>
    </w:p>
    <w:p w14:paraId="6694D261" w14:textId="77777777" w:rsidR="003168F3" w:rsidRPr="00603CE0" w:rsidRDefault="003168F3" w:rsidP="003168F3">
      <w:pPr>
        <w:pStyle w:val="EndNoteBibliography"/>
        <w:spacing w:after="0"/>
        <w:rPr>
          <w:noProof/>
          <w:color w:val="000000" w:themeColor="text1"/>
        </w:rPr>
      </w:pPr>
      <w:r w:rsidRPr="00603CE0">
        <w:rPr>
          <w:noProof/>
          <w:color w:val="000000" w:themeColor="text1"/>
        </w:rPr>
        <w:t>10.</w:t>
      </w:r>
      <w:r w:rsidRPr="00603CE0">
        <w:rPr>
          <w:noProof/>
          <w:color w:val="000000" w:themeColor="text1"/>
        </w:rPr>
        <w:tab/>
        <w:t>St. Cyr S, Kreisel K, Belanger M, Schmerer M. Gonococcal Isolate Surveillance Project (GISP) and Enhanced GISP (eGISP) Protocol. Atlanta, GA: Centers for Disease Control and Prevention, 2023.</w:t>
      </w:r>
    </w:p>
    <w:p w14:paraId="2C8D0F3C" w14:textId="77777777" w:rsidR="003168F3" w:rsidRPr="00603CE0" w:rsidRDefault="003168F3" w:rsidP="003168F3">
      <w:pPr>
        <w:pStyle w:val="EndNoteBibliography"/>
        <w:spacing w:after="0"/>
        <w:rPr>
          <w:noProof/>
          <w:color w:val="000000" w:themeColor="text1"/>
        </w:rPr>
      </w:pPr>
      <w:r w:rsidRPr="00603CE0">
        <w:rPr>
          <w:noProof/>
          <w:color w:val="000000" w:themeColor="text1"/>
        </w:rPr>
        <w:t>11.</w:t>
      </w:r>
      <w:r w:rsidRPr="00603CE0">
        <w:rPr>
          <w:noProof/>
          <w:color w:val="000000" w:themeColor="text1"/>
        </w:rPr>
        <w:tab/>
        <w:t>Centers for Disease Control and Prevention. Sexually Transmitted Infection Surveillance 2021: Gonococcal Isolate Surveillance Project Profile. Atlanta, GA: US Department of Health and Human Services, 2023.</w:t>
      </w:r>
    </w:p>
    <w:p w14:paraId="51485085" w14:textId="77777777" w:rsidR="003168F3" w:rsidRPr="00603CE0" w:rsidRDefault="003168F3" w:rsidP="003168F3">
      <w:pPr>
        <w:pStyle w:val="EndNoteBibliography"/>
        <w:spacing w:after="0"/>
        <w:rPr>
          <w:noProof/>
          <w:color w:val="000000" w:themeColor="text1"/>
        </w:rPr>
      </w:pPr>
      <w:r w:rsidRPr="00603CE0">
        <w:rPr>
          <w:noProof/>
          <w:color w:val="000000" w:themeColor="text1"/>
        </w:rPr>
        <w:t>12.</w:t>
      </w:r>
      <w:r w:rsidRPr="00603CE0">
        <w:rPr>
          <w:noProof/>
          <w:color w:val="000000" w:themeColor="text1"/>
        </w:rPr>
        <w:tab/>
        <w:t>Centers for Disease Control and Prevention. Sexually Transmitted Infection Surveillance 2021: Gonococcal Isolate Surveillance Project Site-Specific Profiles. Atlanta, GA: US Department of Health and Human Services, 2023.</w:t>
      </w:r>
    </w:p>
    <w:p w14:paraId="37A7D208" w14:textId="77777777" w:rsidR="003168F3" w:rsidRPr="00603CE0" w:rsidRDefault="003168F3" w:rsidP="003168F3">
      <w:pPr>
        <w:pStyle w:val="EndNoteBibliography"/>
        <w:spacing w:after="0"/>
        <w:rPr>
          <w:noProof/>
          <w:color w:val="000000" w:themeColor="text1"/>
        </w:rPr>
      </w:pPr>
      <w:r w:rsidRPr="00603CE0">
        <w:rPr>
          <w:noProof/>
          <w:color w:val="000000" w:themeColor="text1"/>
        </w:rPr>
        <w:t>13.</w:t>
      </w:r>
      <w:r w:rsidRPr="00603CE0">
        <w:rPr>
          <w:noProof/>
          <w:color w:val="000000" w:themeColor="text1"/>
        </w:rPr>
        <w:tab/>
        <w:t xml:space="preserve">Medland NA, Zhang Y, Gunaratnam P, et al. Surveillance systems to monitor antimicrobial resistance in Neisseria gonorrhoeae: a global, systematic review, 1 January 2012 to 27 September 2020. </w:t>
      </w:r>
      <w:r w:rsidRPr="00603CE0">
        <w:rPr>
          <w:i/>
          <w:noProof/>
          <w:color w:val="000000" w:themeColor="text1"/>
        </w:rPr>
        <w:t>Eurosurveillance</w:t>
      </w:r>
      <w:r w:rsidRPr="00603CE0">
        <w:rPr>
          <w:noProof/>
          <w:color w:val="000000" w:themeColor="text1"/>
        </w:rPr>
        <w:t xml:space="preserve"> 2022; </w:t>
      </w:r>
      <w:r w:rsidRPr="00603CE0">
        <w:rPr>
          <w:b/>
          <w:noProof/>
          <w:color w:val="000000" w:themeColor="text1"/>
        </w:rPr>
        <w:t>27</w:t>
      </w:r>
      <w:r w:rsidRPr="00603CE0">
        <w:rPr>
          <w:noProof/>
          <w:color w:val="000000" w:themeColor="text1"/>
        </w:rPr>
        <w:t>(18).</w:t>
      </w:r>
    </w:p>
    <w:p w14:paraId="1291EF50" w14:textId="77777777" w:rsidR="003168F3" w:rsidRPr="00603CE0" w:rsidRDefault="003168F3" w:rsidP="003168F3">
      <w:pPr>
        <w:pStyle w:val="EndNoteBibliography"/>
        <w:spacing w:after="0"/>
        <w:rPr>
          <w:noProof/>
          <w:color w:val="000000" w:themeColor="text1"/>
        </w:rPr>
      </w:pPr>
      <w:r w:rsidRPr="00603CE0">
        <w:rPr>
          <w:noProof/>
          <w:color w:val="000000" w:themeColor="text1"/>
        </w:rPr>
        <w:t>14.</w:t>
      </w:r>
      <w:r w:rsidRPr="00603CE0">
        <w:rPr>
          <w:noProof/>
          <w:color w:val="000000" w:themeColor="text1"/>
        </w:rPr>
        <w:tab/>
        <w:t xml:space="preserve">Workowski KA, Bachmann LH, Chan PA, et al. Sexually Transmitted Infections Treatment Guidelines, 2021. </w:t>
      </w:r>
      <w:r w:rsidRPr="00603CE0">
        <w:rPr>
          <w:i/>
          <w:noProof/>
          <w:color w:val="000000" w:themeColor="text1"/>
        </w:rPr>
        <w:t>MMWR Recommendations and Reports</w:t>
      </w:r>
      <w:r w:rsidRPr="00603CE0">
        <w:rPr>
          <w:noProof/>
          <w:color w:val="000000" w:themeColor="text1"/>
        </w:rPr>
        <w:t xml:space="preserve"> 2021; </w:t>
      </w:r>
      <w:r w:rsidRPr="00603CE0">
        <w:rPr>
          <w:b/>
          <w:noProof/>
          <w:color w:val="000000" w:themeColor="text1"/>
        </w:rPr>
        <w:t>70</w:t>
      </w:r>
      <w:r w:rsidRPr="00603CE0">
        <w:rPr>
          <w:noProof/>
          <w:color w:val="000000" w:themeColor="text1"/>
        </w:rPr>
        <w:t>(4).</w:t>
      </w:r>
    </w:p>
    <w:p w14:paraId="56B7EA88" w14:textId="77777777" w:rsidR="003168F3" w:rsidRPr="00603CE0" w:rsidRDefault="003168F3" w:rsidP="003168F3">
      <w:pPr>
        <w:pStyle w:val="EndNoteBibliography"/>
        <w:spacing w:after="0"/>
        <w:rPr>
          <w:noProof/>
          <w:color w:val="000000" w:themeColor="text1"/>
        </w:rPr>
      </w:pPr>
      <w:r w:rsidRPr="00603CE0">
        <w:rPr>
          <w:noProof/>
          <w:color w:val="000000" w:themeColor="text1"/>
        </w:rPr>
        <w:t>15.</w:t>
      </w:r>
      <w:r w:rsidRPr="00603CE0">
        <w:rPr>
          <w:noProof/>
          <w:color w:val="000000" w:themeColor="text1"/>
        </w:rPr>
        <w:tab/>
        <w:t xml:space="preserve">Cyr SS, Barbee L, Workowski KA, et al. Update to CDC’s Treatment Guidelines for Gonococcal Infection, 2020. </w:t>
      </w:r>
      <w:r w:rsidRPr="00603CE0">
        <w:rPr>
          <w:i/>
          <w:noProof/>
          <w:color w:val="000000" w:themeColor="text1"/>
        </w:rPr>
        <w:t>Morbidity and Mortality Weekly Report</w:t>
      </w:r>
      <w:r w:rsidRPr="00603CE0">
        <w:rPr>
          <w:noProof/>
          <w:color w:val="000000" w:themeColor="text1"/>
        </w:rPr>
        <w:t xml:space="preserve"> 2020; </w:t>
      </w:r>
      <w:r w:rsidRPr="00603CE0">
        <w:rPr>
          <w:b/>
          <w:noProof/>
          <w:color w:val="000000" w:themeColor="text1"/>
        </w:rPr>
        <w:t>69</w:t>
      </w:r>
      <w:r w:rsidRPr="00603CE0">
        <w:rPr>
          <w:noProof/>
          <w:color w:val="000000" w:themeColor="text1"/>
        </w:rPr>
        <w:t>(50): 1911-6.</w:t>
      </w:r>
    </w:p>
    <w:p w14:paraId="5907EC13" w14:textId="77777777" w:rsidR="003168F3" w:rsidRPr="00603CE0" w:rsidRDefault="003168F3" w:rsidP="003168F3">
      <w:pPr>
        <w:pStyle w:val="EndNoteBibliography"/>
        <w:spacing w:after="0"/>
        <w:rPr>
          <w:noProof/>
          <w:color w:val="000000" w:themeColor="text1"/>
        </w:rPr>
      </w:pPr>
      <w:r w:rsidRPr="00603CE0">
        <w:rPr>
          <w:noProof/>
          <w:color w:val="000000" w:themeColor="text1"/>
        </w:rPr>
        <w:t>16.</w:t>
      </w:r>
      <w:r w:rsidRPr="00603CE0">
        <w:rPr>
          <w:noProof/>
          <w:color w:val="000000" w:themeColor="text1"/>
        </w:rPr>
        <w:tab/>
        <w:t xml:space="preserve">Newman LM, Dowell D, Bernstein K, et al. A Tale of Two Gonorrhea Epidemics: Results from the STD Surveillance Network. </w:t>
      </w:r>
      <w:r w:rsidRPr="00603CE0">
        <w:rPr>
          <w:i/>
          <w:noProof/>
          <w:color w:val="000000" w:themeColor="text1"/>
        </w:rPr>
        <w:t>Public Health Reports</w:t>
      </w:r>
      <w:r w:rsidRPr="00603CE0">
        <w:rPr>
          <w:noProof/>
          <w:color w:val="000000" w:themeColor="text1"/>
        </w:rPr>
        <w:t xml:space="preserve"> 2012; </w:t>
      </w:r>
      <w:r w:rsidRPr="00603CE0">
        <w:rPr>
          <w:b/>
          <w:noProof/>
          <w:color w:val="000000" w:themeColor="text1"/>
        </w:rPr>
        <w:t>127</w:t>
      </w:r>
      <w:r w:rsidRPr="00603CE0">
        <w:rPr>
          <w:noProof/>
          <w:color w:val="000000" w:themeColor="text1"/>
        </w:rPr>
        <w:t>(3): 282-92.</w:t>
      </w:r>
    </w:p>
    <w:p w14:paraId="5E444AA7" w14:textId="77777777" w:rsidR="003168F3" w:rsidRPr="00603CE0" w:rsidRDefault="003168F3" w:rsidP="003168F3">
      <w:pPr>
        <w:pStyle w:val="EndNoteBibliography"/>
        <w:spacing w:after="0"/>
        <w:rPr>
          <w:noProof/>
          <w:color w:val="000000" w:themeColor="text1"/>
        </w:rPr>
      </w:pPr>
      <w:r w:rsidRPr="00603CE0">
        <w:rPr>
          <w:noProof/>
          <w:color w:val="000000" w:themeColor="text1"/>
        </w:rPr>
        <w:t>17.</w:t>
      </w:r>
      <w:r w:rsidRPr="00603CE0">
        <w:rPr>
          <w:noProof/>
          <w:color w:val="000000" w:themeColor="text1"/>
        </w:rPr>
        <w:tab/>
        <w:t>Centers for Disease Control and Prevention. Sexually Transmitted Disease Surveillance 2020, 2021.</w:t>
      </w:r>
    </w:p>
    <w:p w14:paraId="704DF0F4" w14:textId="77777777" w:rsidR="003168F3" w:rsidRPr="00603CE0" w:rsidRDefault="003168F3" w:rsidP="003168F3">
      <w:pPr>
        <w:pStyle w:val="EndNoteBibliography"/>
        <w:spacing w:after="0"/>
        <w:rPr>
          <w:noProof/>
          <w:color w:val="000000" w:themeColor="text1"/>
        </w:rPr>
      </w:pPr>
      <w:r w:rsidRPr="00603CE0">
        <w:rPr>
          <w:noProof/>
          <w:color w:val="000000" w:themeColor="text1"/>
        </w:rPr>
        <w:t>18.</w:t>
      </w:r>
      <w:r w:rsidRPr="00603CE0">
        <w:rPr>
          <w:noProof/>
          <w:color w:val="000000" w:themeColor="text1"/>
        </w:rPr>
        <w:tab/>
        <w:t xml:space="preserve">Wees DAv, Drissen MMCM, Daas Cd, Heijman T, Kretzschmar MEE, Heijne JCM. The impact of STI test results and face-to-face consultations on subsequent behavior and psychological characteristics. </w:t>
      </w:r>
      <w:r w:rsidRPr="00603CE0">
        <w:rPr>
          <w:i/>
          <w:noProof/>
          <w:color w:val="000000" w:themeColor="text1"/>
        </w:rPr>
        <w:t>Preventive Medicine</w:t>
      </w:r>
      <w:r w:rsidRPr="00603CE0">
        <w:rPr>
          <w:noProof/>
          <w:color w:val="000000" w:themeColor="text1"/>
        </w:rPr>
        <w:t xml:space="preserve"> 2020; </w:t>
      </w:r>
      <w:r w:rsidRPr="00603CE0">
        <w:rPr>
          <w:b/>
          <w:noProof/>
          <w:color w:val="000000" w:themeColor="text1"/>
        </w:rPr>
        <w:t>139</w:t>
      </w:r>
      <w:r w:rsidRPr="00603CE0">
        <w:rPr>
          <w:noProof/>
          <w:color w:val="000000" w:themeColor="text1"/>
        </w:rPr>
        <w:t>.</w:t>
      </w:r>
    </w:p>
    <w:p w14:paraId="1DDEDC6E" w14:textId="77777777" w:rsidR="003168F3" w:rsidRPr="00603CE0" w:rsidRDefault="003168F3" w:rsidP="003168F3">
      <w:pPr>
        <w:pStyle w:val="EndNoteBibliography"/>
        <w:spacing w:after="0"/>
        <w:rPr>
          <w:noProof/>
          <w:color w:val="000000" w:themeColor="text1"/>
        </w:rPr>
      </w:pPr>
      <w:r w:rsidRPr="00603CE0">
        <w:rPr>
          <w:noProof/>
          <w:color w:val="000000" w:themeColor="text1"/>
        </w:rPr>
        <w:t>19.</w:t>
      </w:r>
      <w:r w:rsidRPr="00603CE0">
        <w:rPr>
          <w:noProof/>
          <w:color w:val="000000" w:themeColor="text1"/>
        </w:rPr>
        <w:tab/>
        <w:t xml:space="preserve">Taylor SN, Marrazzo J, Batteiger BE, et al. Single-Dose Zoliflodacin (ETX0914) for Treatment of Urogenital Gonorrhea. </w:t>
      </w:r>
      <w:r w:rsidRPr="00603CE0">
        <w:rPr>
          <w:i/>
          <w:noProof/>
          <w:color w:val="000000" w:themeColor="text1"/>
        </w:rPr>
        <w:t>New England Journal of Medicine</w:t>
      </w:r>
      <w:r w:rsidRPr="00603CE0">
        <w:rPr>
          <w:noProof/>
          <w:color w:val="000000" w:themeColor="text1"/>
        </w:rPr>
        <w:t xml:space="preserve"> 2018; </w:t>
      </w:r>
      <w:r w:rsidRPr="00603CE0">
        <w:rPr>
          <w:b/>
          <w:noProof/>
          <w:color w:val="000000" w:themeColor="text1"/>
        </w:rPr>
        <w:t>379</w:t>
      </w:r>
      <w:r w:rsidRPr="00603CE0">
        <w:rPr>
          <w:noProof/>
          <w:color w:val="000000" w:themeColor="text1"/>
        </w:rPr>
        <w:t>(19).</w:t>
      </w:r>
    </w:p>
    <w:p w14:paraId="591024E0" w14:textId="77777777" w:rsidR="003168F3" w:rsidRPr="00603CE0" w:rsidRDefault="003168F3" w:rsidP="003168F3">
      <w:pPr>
        <w:pStyle w:val="EndNoteBibliography"/>
        <w:spacing w:after="0"/>
        <w:rPr>
          <w:noProof/>
          <w:color w:val="000000" w:themeColor="text1"/>
        </w:rPr>
      </w:pPr>
      <w:r w:rsidRPr="00603CE0">
        <w:rPr>
          <w:noProof/>
          <w:color w:val="000000" w:themeColor="text1"/>
        </w:rPr>
        <w:t>20.</w:t>
      </w:r>
      <w:r w:rsidRPr="00603CE0">
        <w:rPr>
          <w:noProof/>
          <w:color w:val="000000" w:themeColor="text1"/>
        </w:rPr>
        <w:tab/>
        <w:t xml:space="preserve">Bradford PA, Miller AA, O’Donnell J, Mueller JP. Zoliflodacin: An Oral Spiropyrimidinetrione Antibiotic for the Treatment of Neisseria gonorrheae, Including Multi-Drug-Resistant Isolates. </w:t>
      </w:r>
      <w:r w:rsidRPr="00603CE0">
        <w:rPr>
          <w:i/>
          <w:noProof/>
          <w:color w:val="000000" w:themeColor="text1"/>
        </w:rPr>
        <w:t>ACS Infectious Diseases</w:t>
      </w:r>
      <w:r w:rsidRPr="00603CE0">
        <w:rPr>
          <w:noProof/>
          <w:color w:val="000000" w:themeColor="text1"/>
        </w:rPr>
        <w:t xml:space="preserve"> 2020; </w:t>
      </w:r>
      <w:r w:rsidRPr="00603CE0">
        <w:rPr>
          <w:b/>
          <w:noProof/>
          <w:color w:val="000000" w:themeColor="text1"/>
        </w:rPr>
        <w:t>6</w:t>
      </w:r>
      <w:r w:rsidRPr="00603CE0">
        <w:rPr>
          <w:noProof/>
          <w:color w:val="000000" w:themeColor="text1"/>
        </w:rPr>
        <w:t>(6).</w:t>
      </w:r>
    </w:p>
    <w:p w14:paraId="1413283B" w14:textId="77777777" w:rsidR="003168F3" w:rsidRPr="00603CE0" w:rsidRDefault="003168F3" w:rsidP="003168F3">
      <w:pPr>
        <w:pStyle w:val="EndNoteBibliography"/>
        <w:spacing w:after="0"/>
        <w:rPr>
          <w:noProof/>
          <w:color w:val="000000" w:themeColor="text1"/>
        </w:rPr>
      </w:pPr>
      <w:r w:rsidRPr="00603CE0">
        <w:rPr>
          <w:noProof/>
          <w:color w:val="000000" w:themeColor="text1"/>
        </w:rPr>
        <w:t>21.</w:t>
      </w:r>
      <w:r w:rsidRPr="00603CE0">
        <w:rPr>
          <w:noProof/>
          <w:color w:val="000000" w:themeColor="text1"/>
        </w:rPr>
        <w:tab/>
        <w:t xml:space="preserve">Scangarella-Oman NE, Hossain M, Perry CR, et al. Dose selection for a phase III study evaluating gepotidacin (GSK2140944) in the treatment of uncomplicated urogenital gonorrhoea. </w:t>
      </w:r>
      <w:r w:rsidRPr="00603CE0">
        <w:rPr>
          <w:i/>
          <w:noProof/>
          <w:color w:val="000000" w:themeColor="text1"/>
        </w:rPr>
        <w:t>Sexually Transmitted Infections</w:t>
      </w:r>
      <w:r w:rsidRPr="00603CE0">
        <w:rPr>
          <w:noProof/>
          <w:color w:val="000000" w:themeColor="text1"/>
        </w:rPr>
        <w:t xml:space="preserve"> 2023; </w:t>
      </w:r>
      <w:r w:rsidRPr="00603CE0">
        <w:rPr>
          <w:b/>
          <w:noProof/>
          <w:color w:val="000000" w:themeColor="text1"/>
        </w:rPr>
        <w:t>99</w:t>
      </w:r>
      <w:r w:rsidRPr="00603CE0">
        <w:rPr>
          <w:noProof/>
          <w:color w:val="000000" w:themeColor="text1"/>
        </w:rPr>
        <w:t>(1).</w:t>
      </w:r>
    </w:p>
    <w:p w14:paraId="527D8C8D" w14:textId="77777777" w:rsidR="003168F3" w:rsidRPr="00603CE0" w:rsidRDefault="003168F3" w:rsidP="003168F3">
      <w:pPr>
        <w:pStyle w:val="EndNoteBibliography"/>
        <w:spacing w:after="0"/>
        <w:rPr>
          <w:noProof/>
          <w:color w:val="000000" w:themeColor="text1"/>
        </w:rPr>
      </w:pPr>
      <w:r w:rsidRPr="00603CE0">
        <w:rPr>
          <w:noProof/>
          <w:color w:val="000000" w:themeColor="text1"/>
        </w:rPr>
        <w:t>22.</w:t>
      </w:r>
      <w:r w:rsidRPr="00603CE0">
        <w:rPr>
          <w:noProof/>
          <w:color w:val="000000" w:themeColor="text1"/>
        </w:rPr>
        <w:tab/>
        <w:t xml:space="preserve">Farrell DJ, Sader HS, Rhomberg PR, Scangarella-Oman NE, Flamm RK. In Vitro Activity of Gepotidacin (GSK2140944) against Neisseria gonorrhoeae. </w:t>
      </w:r>
      <w:r w:rsidRPr="00603CE0">
        <w:rPr>
          <w:i/>
          <w:noProof/>
          <w:color w:val="000000" w:themeColor="text1"/>
        </w:rPr>
        <w:t>Antimicrobial Agents and Chemotherapy</w:t>
      </w:r>
      <w:r w:rsidRPr="00603CE0">
        <w:rPr>
          <w:noProof/>
          <w:color w:val="000000" w:themeColor="text1"/>
        </w:rPr>
        <w:t xml:space="preserve"> 2017.</w:t>
      </w:r>
    </w:p>
    <w:p w14:paraId="6B0B4D4F" w14:textId="77777777" w:rsidR="003168F3" w:rsidRPr="00603CE0" w:rsidRDefault="003168F3" w:rsidP="003168F3">
      <w:pPr>
        <w:pStyle w:val="EndNoteBibliography"/>
        <w:spacing w:after="0"/>
        <w:rPr>
          <w:noProof/>
          <w:color w:val="000000" w:themeColor="text1"/>
        </w:rPr>
      </w:pPr>
      <w:r w:rsidRPr="00603CE0">
        <w:rPr>
          <w:noProof/>
          <w:color w:val="000000" w:themeColor="text1"/>
        </w:rPr>
        <w:t>23.</w:t>
      </w:r>
      <w:r w:rsidRPr="00603CE0">
        <w:rPr>
          <w:noProof/>
          <w:color w:val="000000" w:themeColor="text1"/>
        </w:rPr>
        <w:tab/>
        <w:t xml:space="preserve">Unemo M, Shafer WM. Antimicrobial resistance in Neisseria gonorrhoeae in the 21st century: past, evolution, and future. </w:t>
      </w:r>
      <w:r w:rsidRPr="00603CE0">
        <w:rPr>
          <w:i/>
          <w:noProof/>
          <w:color w:val="000000" w:themeColor="text1"/>
        </w:rPr>
        <w:t>Clin Microbiol Rev</w:t>
      </w:r>
      <w:r w:rsidRPr="00603CE0">
        <w:rPr>
          <w:noProof/>
          <w:color w:val="000000" w:themeColor="text1"/>
        </w:rPr>
        <w:t xml:space="preserve"> 2014; </w:t>
      </w:r>
      <w:r w:rsidRPr="00603CE0">
        <w:rPr>
          <w:b/>
          <w:noProof/>
          <w:color w:val="000000" w:themeColor="text1"/>
        </w:rPr>
        <w:t>27</w:t>
      </w:r>
      <w:r w:rsidRPr="00603CE0">
        <w:rPr>
          <w:noProof/>
          <w:color w:val="000000" w:themeColor="text1"/>
        </w:rPr>
        <w:t>(3): 587-613.</w:t>
      </w:r>
    </w:p>
    <w:p w14:paraId="2F54ACF7" w14:textId="77777777" w:rsidR="003168F3" w:rsidRPr="00603CE0" w:rsidRDefault="003168F3" w:rsidP="003168F3">
      <w:pPr>
        <w:pStyle w:val="EndNoteBibliography"/>
        <w:spacing w:after="0"/>
        <w:rPr>
          <w:noProof/>
          <w:color w:val="000000" w:themeColor="text1"/>
        </w:rPr>
      </w:pPr>
      <w:r w:rsidRPr="00603CE0">
        <w:rPr>
          <w:noProof/>
          <w:color w:val="000000" w:themeColor="text1"/>
        </w:rPr>
        <w:t>24.</w:t>
      </w:r>
      <w:r w:rsidRPr="00603CE0">
        <w:rPr>
          <w:noProof/>
          <w:color w:val="000000" w:themeColor="text1"/>
        </w:rPr>
        <w:tab/>
        <w:t xml:space="preserve">Picker MA, Knoblock RJ, Hansen H, et al. Notes from the Field: First Case in the United States of Neisseria gonorrhoeae Harboring Emerging Mosaic penA60 Allele, Conferring Reduced Susceptibility to Cefixime and Ceftriaxone. </w:t>
      </w:r>
      <w:r w:rsidRPr="00603CE0">
        <w:rPr>
          <w:i/>
          <w:noProof/>
          <w:color w:val="000000" w:themeColor="text1"/>
        </w:rPr>
        <w:t>Morb Mortal Wkly Rep</w:t>
      </w:r>
      <w:r w:rsidRPr="00603CE0">
        <w:rPr>
          <w:noProof/>
          <w:color w:val="000000" w:themeColor="text1"/>
        </w:rPr>
        <w:t xml:space="preserve"> 2020; </w:t>
      </w:r>
      <w:r w:rsidRPr="00603CE0">
        <w:rPr>
          <w:b/>
          <w:noProof/>
          <w:color w:val="000000" w:themeColor="text1"/>
        </w:rPr>
        <w:t>69</w:t>
      </w:r>
      <w:r w:rsidRPr="00603CE0">
        <w:rPr>
          <w:noProof/>
          <w:color w:val="000000" w:themeColor="text1"/>
        </w:rPr>
        <w:t>(49): 1876–7.</w:t>
      </w:r>
    </w:p>
    <w:p w14:paraId="645C9E02" w14:textId="77777777" w:rsidR="003168F3" w:rsidRPr="00603CE0" w:rsidRDefault="003168F3" w:rsidP="003168F3">
      <w:pPr>
        <w:pStyle w:val="EndNoteBibliography"/>
        <w:spacing w:after="0"/>
        <w:rPr>
          <w:noProof/>
          <w:color w:val="000000" w:themeColor="text1"/>
        </w:rPr>
      </w:pPr>
      <w:r w:rsidRPr="00603CE0">
        <w:rPr>
          <w:noProof/>
          <w:color w:val="000000" w:themeColor="text1"/>
        </w:rPr>
        <w:lastRenderedPageBreak/>
        <w:t>25.</w:t>
      </w:r>
      <w:r w:rsidRPr="00603CE0">
        <w:rPr>
          <w:noProof/>
          <w:color w:val="000000" w:themeColor="text1"/>
        </w:rPr>
        <w:tab/>
        <w:t xml:space="preserve">Abdellati S, Laumen JGE, de Block T, et al. Gonococcal resistance to zoliflodacin could emerge via transformation from commensal Neisseria species. An in-vitro transformation study. </w:t>
      </w:r>
      <w:r w:rsidRPr="00603CE0">
        <w:rPr>
          <w:i/>
          <w:noProof/>
          <w:color w:val="000000" w:themeColor="text1"/>
        </w:rPr>
        <w:t>Scientific Reports 2024 14:1</w:t>
      </w:r>
      <w:r w:rsidRPr="00603CE0">
        <w:rPr>
          <w:noProof/>
          <w:color w:val="000000" w:themeColor="text1"/>
        </w:rPr>
        <w:t xml:space="preserve"> 2024; </w:t>
      </w:r>
      <w:r w:rsidRPr="00603CE0">
        <w:rPr>
          <w:b/>
          <w:noProof/>
          <w:color w:val="000000" w:themeColor="text1"/>
        </w:rPr>
        <w:t>14</w:t>
      </w:r>
      <w:r w:rsidRPr="00603CE0">
        <w:rPr>
          <w:noProof/>
          <w:color w:val="000000" w:themeColor="text1"/>
        </w:rPr>
        <w:t>(1).</w:t>
      </w:r>
    </w:p>
    <w:p w14:paraId="68424591" w14:textId="77777777" w:rsidR="003168F3" w:rsidRPr="00603CE0" w:rsidRDefault="003168F3" w:rsidP="003168F3">
      <w:pPr>
        <w:pStyle w:val="EndNoteBibliography"/>
        <w:spacing w:after="0"/>
        <w:rPr>
          <w:noProof/>
          <w:color w:val="000000" w:themeColor="text1"/>
        </w:rPr>
      </w:pPr>
      <w:r w:rsidRPr="00603CE0">
        <w:rPr>
          <w:noProof/>
          <w:color w:val="000000" w:themeColor="text1"/>
        </w:rPr>
        <w:t>26.</w:t>
      </w:r>
      <w:r w:rsidRPr="00603CE0">
        <w:rPr>
          <w:noProof/>
          <w:color w:val="000000" w:themeColor="text1"/>
        </w:rPr>
        <w:tab/>
        <w:t xml:space="preserve">Taylor SN, Morris DH, Avery AK, et al. Gepotidacin for the Treatment of Uncomplicated Urogenital Gonorrhea: A Phase 2, Randomized, Dose-Ranging, Single-Oral Dose Evaluation. </w:t>
      </w:r>
      <w:r w:rsidRPr="00603CE0">
        <w:rPr>
          <w:i/>
          <w:noProof/>
          <w:color w:val="000000" w:themeColor="text1"/>
        </w:rPr>
        <w:t>Clinical Infectious Diseases</w:t>
      </w:r>
      <w:r w:rsidRPr="00603CE0">
        <w:rPr>
          <w:noProof/>
          <w:color w:val="000000" w:themeColor="text1"/>
        </w:rPr>
        <w:t xml:space="preserve"> 2018; </w:t>
      </w:r>
      <w:r w:rsidRPr="00603CE0">
        <w:rPr>
          <w:b/>
          <w:noProof/>
          <w:color w:val="000000" w:themeColor="text1"/>
        </w:rPr>
        <w:t>67</w:t>
      </w:r>
      <w:r w:rsidRPr="00603CE0">
        <w:rPr>
          <w:noProof/>
          <w:color w:val="000000" w:themeColor="text1"/>
        </w:rPr>
        <w:t>(4): 504-12.</w:t>
      </w:r>
    </w:p>
    <w:p w14:paraId="225F3D9E" w14:textId="77777777" w:rsidR="003168F3" w:rsidRPr="00603CE0" w:rsidRDefault="003168F3" w:rsidP="003168F3">
      <w:pPr>
        <w:pStyle w:val="EndNoteBibliography"/>
        <w:spacing w:after="0"/>
        <w:rPr>
          <w:noProof/>
          <w:color w:val="000000" w:themeColor="text1"/>
        </w:rPr>
      </w:pPr>
      <w:r w:rsidRPr="00603CE0">
        <w:rPr>
          <w:noProof/>
          <w:color w:val="000000" w:themeColor="text1"/>
        </w:rPr>
        <w:t>27.</w:t>
      </w:r>
      <w:r w:rsidRPr="00603CE0">
        <w:rPr>
          <w:noProof/>
          <w:color w:val="000000" w:themeColor="text1"/>
        </w:rPr>
        <w:tab/>
        <w:t xml:space="preserve">Poole D, Raftery AE. Inference for Deterministic Simulation Models: The Bayesian Melding Approach. </w:t>
      </w:r>
      <w:r w:rsidRPr="00603CE0">
        <w:rPr>
          <w:i/>
          <w:noProof/>
          <w:color w:val="000000" w:themeColor="text1"/>
        </w:rPr>
        <w:t>Journal of the American Statistical Association</w:t>
      </w:r>
      <w:r w:rsidRPr="00603CE0">
        <w:rPr>
          <w:noProof/>
          <w:color w:val="000000" w:themeColor="text1"/>
        </w:rPr>
        <w:t xml:space="preserve"> 2000; </w:t>
      </w:r>
      <w:r w:rsidRPr="00603CE0">
        <w:rPr>
          <w:b/>
          <w:noProof/>
          <w:color w:val="000000" w:themeColor="text1"/>
        </w:rPr>
        <w:t>95</w:t>
      </w:r>
      <w:r w:rsidRPr="00603CE0">
        <w:rPr>
          <w:noProof/>
          <w:color w:val="000000" w:themeColor="text1"/>
        </w:rPr>
        <w:t>(452): 1244-55.</w:t>
      </w:r>
    </w:p>
    <w:p w14:paraId="2F64B12E" w14:textId="77777777" w:rsidR="003168F3" w:rsidRPr="00603CE0" w:rsidRDefault="003168F3" w:rsidP="003168F3">
      <w:pPr>
        <w:pStyle w:val="EndNoteBibliography"/>
        <w:rPr>
          <w:noProof/>
          <w:color w:val="000000" w:themeColor="text1"/>
        </w:rPr>
      </w:pPr>
      <w:r w:rsidRPr="00603CE0">
        <w:rPr>
          <w:noProof/>
          <w:color w:val="000000" w:themeColor="text1"/>
        </w:rPr>
        <w:t>28.</w:t>
      </w:r>
      <w:r w:rsidRPr="00603CE0">
        <w:rPr>
          <w:noProof/>
          <w:color w:val="000000" w:themeColor="text1"/>
        </w:rPr>
        <w:tab/>
        <w:t>Johnson Jones ML, Chapin-Bardales J, Bizune D, et al. Table. Characteristics of participants and prevalence of extragenital chlamydia and gonorrhea among community venue–attending* men</w:t>
      </w:r>
    </w:p>
    <w:p w14:paraId="145C9BA6" w14:textId="77777777" w:rsidR="003168F3" w:rsidRPr="00603CE0" w:rsidRDefault="003168F3" w:rsidP="003168F3">
      <w:pPr>
        <w:pStyle w:val="EndNoteBibliography"/>
        <w:spacing w:after="0"/>
        <w:rPr>
          <w:noProof/>
          <w:color w:val="000000" w:themeColor="text1"/>
        </w:rPr>
      </w:pPr>
      <w:r w:rsidRPr="00603CE0">
        <w:rPr>
          <w:noProof/>
          <w:color w:val="000000" w:themeColor="text1"/>
        </w:rPr>
        <w:t>who have sex with men, by anatomic site — National HIV Behavioral Surveillance, five U.S. cities, 2017. Extragenital Chlamydia and Gonorrhea Among Community Venue–Attending Men Who Have Sex with Men — Five Cities, United States, 2017.  MMWR 68:14 p 324; 2019.</w:t>
      </w:r>
    </w:p>
    <w:p w14:paraId="0C12A0F8" w14:textId="77777777" w:rsidR="003168F3" w:rsidRPr="00603CE0" w:rsidRDefault="003168F3" w:rsidP="003168F3">
      <w:pPr>
        <w:pStyle w:val="EndNoteBibliography"/>
        <w:spacing w:after="0"/>
        <w:rPr>
          <w:noProof/>
          <w:color w:val="000000" w:themeColor="text1"/>
        </w:rPr>
      </w:pPr>
      <w:r w:rsidRPr="00603CE0">
        <w:rPr>
          <w:noProof/>
          <w:color w:val="000000" w:themeColor="text1"/>
        </w:rPr>
        <w:t>29.</w:t>
      </w:r>
      <w:r w:rsidRPr="00603CE0">
        <w:rPr>
          <w:noProof/>
          <w:color w:val="000000" w:themeColor="text1"/>
        </w:rPr>
        <w:tab/>
        <w:t>STI Surveillance Network (SSuN), Centers for Disease Control and Prevention. National Profile Gonorrhea (p. 16).  STD Surveillance 2018. Atlanta GA; 2019.</w:t>
      </w:r>
    </w:p>
    <w:p w14:paraId="6DFA93CD" w14:textId="77777777" w:rsidR="003168F3" w:rsidRPr="00603CE0" w:rsidRDefault="003168F3" w:rsidP="003168F3">
      <w:pPr>
        <w:pStyle w:val="EndNoteBibliography"/>
        <w:spacing w:after="0"/>
        <w:rPr>
          <w:noProof/>
          <w:color w:val="000000" w:themeColor="text1"/>
        </w:rPr>
      </w:pPr>
      <w:r w:rsidRPr="00603CE0">
        <w:rPr>
          <w:noProof/>
          <w:color w:val="000000" w:themeColor="text1"/>
        </w:rPr>
        <w:t>30.</w:t>
      </w:r>
      <w:r w:rsidRPr="00603CE0">
        <w:rPr>
          <w:noProof/>
          <w:color w:val="000000" w:themeColor="text1"/>
        </w:rPr>
        <w:tab/>
        <w:t>Newman LM, Dowell D, Bernstein K, et al. Table 4. Reported characteristics of MSM with gonorrhea interviewed in the STD Surveillance Network, 2006–2008. A Tale of Two Gonorrhea Epidemics: Results from the STD Surveillance Network. In: (SSuN) SSN, editor. Public Health Reports 127:3 p 289; 2012.</w:t>
      </w:r>
    </w:p>
    <w:p w14:paraId="7A8379B3" w14:textId="77777777" w:rsidR="003168F3" w:rsidRPr="00603CE0" w:rsidRDefault="003168F3" w:rsidP="003168F3">
      <w:pPr>
        <w:pStyle w:val="EndNoteBibliography"/>
        <w:spacing w:after="0"/>
        <w:rPr>
          <w:noProof/>
          <w:color w:val="000000" w:themeColor="text1"/>
        </w:rPr>
      </w:pPr>
      <w:r w:rsidRPr="00603CE0">
        <w:rPr>
          <w:noProof/>
          <w:color w:val="000000" w:themeColor="text1"/>
        </w:rPr>
        <w:t>31.</w:t>
      </w:r>
      <w:r w:rsidRPr="00603CE0">
        <w:rPr>
          <w:noProof/>
          <w:color w:val="000000" w:themeColor="text1"/>
        </w:rPr>
        <w:tab/>
        <w:t xml:space="preserve">Yin X, Li Y, Rönn MM, et al. Assessing thresholds of resistance prevalence at which empiric treatment of gonorrhea should change among men who have sex with men in the US: A cost-effectiveness analysis. </w:t>
      </w:r>
      <w:r w:rsidRPr="00603CE0">
        <w:rPr>
          <w:i/>
          <w:noProof/>
          <w:color w:val="000000" w:themeColor="text1"/>
        </w:rPr>
        <w:t>PLOS Medicine</w:t>
      </w:r>
      <w:r w:rsidRPr="00603CE0">
        <w:rPr>
          <w:noProof/>
          <w:color w:val="000000" w:themeColor="text1"/>
        </w:rPr>
        <w:t xml:space="preserve"> 2024; </w:t>
      </w:r>
      <w:r w:rsidRPr="00603CE0">
        <w:rPr>
          <w:b/>
          <w:noProof/>
          <w:color w:val="000000" w:themeColor="text1"/>
        </w:rPr>
        <w:t>21</w:t>
      </w:r>
      <w:r w:rsidRPr="00603CE0">
        <w:rPr>
          <w:noProof/>
          <w:color w:val="000000" w:themeColor="text1"/>
        </w:rPr>
        <w:t>(7).</w:t>
      </w:r>
    </w:p>
    <w:p w14:paraId="644074A9" w14:textId="77777777" w:rsidR="003168F3" w:rsidRPr="00603CE0" w:rsidRDefault="003168F3" w:rsidP="003168F3">
      <w:pPr>
        <w:pStyle w:val="EndNoteBibliography"/>
        <w:spacing w:after="0"/>
        <w:rPr>
          <w:noProof/>
          <w:color w:val="000000" w:themeColor="text1"/>
        </w:rPr>
      </w:pPr>
      <w:r w:rsidRPr="00603CE0">
        <w:rPr>
          <w:noProof/>
          <w:color w:val="000000" w:themeColor="text1"/>
        </w:rPr>
        <w:t>32.</w:t>
      </w:r>
      <w:r w:rsidRPr="00603CE0">
        <w:rPr>
          <w:noProof/>
          <w:color w:val="000000" w:themeColor="text1"/>
        </w:rPr>
        <w:tab/>
        <w:t xml:space="preserve">Li Y, Rönn M, Tuite A, et al. Estimated costs and quality-adjusted life-years lost due to N. gonorrhoeae infections acquired in 2015 in the United States: A modelling study of overall burden and disparities by age, race/ethnicity, and other factors - PubMed. </w:t>
      </w:r>
      <w:r w:rsidRPr="00603CE0">
        <w:rPr>
          <w:i/>
          <w:noProof/>
          <w:color w:val="000000" w:themeColor="text1"/>
        </w:rPr>
        <w:t>Lancet regional health Americas</w:t>
      </w:r>
      <w:r w:rsidRPr="00603CE0">
        <w:rPr>
          <w:noProof/>
          <w:color w:val="000000" w:themeColor="text1"/>
        </w:rPr>
        <w:t xml:space="preserve"> 2022; </w:t>
      </w:r>
      <w:r w:rsidRPr="00603CE0">
        <w:rPr>
          <w:b/>
          <w:noProof/>
          <w:color w:val="000000" w:themeColor="text1"/>
        </w:rPr>
        <w:t>16</w:t>
      </w:r>
      <w:r w:rsidRPr="00603CE0">
        <w:rPr>
          <w:noProof/>
          <w:color w:val="000000" w:themeColor="text1"/>
        </w:rPr>
        <w:t>.</w:t>
      </w:r>
    </w:p>
    <w:p w14:paraId="3D8D35EC" w14:textId="77777777" w:rsidR="003168F3" w:rsidRPr="00603CE0" w:rsidRDefault="003168F3" w:rsidP="003168F3">
      <w:pPr>
        <w:pStyle w:val="EndNoteBibliography"/>
        <w:spacing w:after="0"/>
        <w:rPr>
          <w:noProof/>
          <w:color w:val="000000" w:themeColor="text1"/>
        </w:rPr>
      </w:pPr>
      <w:r w:rsidRPr="00603CE0">
        <w:rPr>
          <w:noProof/>
          <w:color w:val="000000" w:themeColor="text1"/>
        </w:rPr>
        <w:t>33.</w:t>
      </w:r>
      <w:r w:rsidRPr="00603CE0">
        <w:rPr>
          <w:noProof/>
          <w:color w:val="000000" w:themeColor="text1"/>
        </w:rPr>
        <w:tab/>
        <w:t xml:space="preserve">Consolidated Health Economic Evaluation Reporting Standards (CHEERS) 2022 Explanation and Elaboration: A Report of the ISPOR CHEERS II Good Practices Task Force - PubMed. </w:t>
      </w:r>
      <w:r w:rsidRPr="00603CE0">
        <w:rPr>
          <w:i/>
          <w:noProof/>
          <w:color w:val="000000" w:themeColor="text1"/>
        </w:rPr>
        <w:t>Value in health : the journal of the International Society for Pharmacoeconomics and Outcomes Research</w:t>
      </w:r>
      <w:r w:rsidRPr="00603CE0">
        <w:rPr>
          <w:noProof/>
          <w:color w:val="000000" w:themeColor="text1"/>
        </w:rPr>
        <w:t xml:space="preserve"> 2022; </w:t>
      </w:r>
      <w:r w:rsidRPr="00603CE0">
        <w:rPr>
          <w:b/>
          <w:noProof/>
          <w:color w:val="000000" w:themeColor="text1"/>
        </w:rPr>
        <w:t>25</w:t>
      </w:r>
      <w:r w:rsidRPr="00603CE0">
        <w:rPr>
          <w:noProof/>
          <w:color w:val="000000" w:themeColor="text1"/>
        </w:rPr>
        <w:t>(1).</w:t>
      </w:r>
    </w:p>
    <w:p w14:paraId="49B4F4D2" w14:textId="77777777" w:rsidR="003168F3" w:rsidRPr="00603CE0" w:rsidRDefault="003168F3" w:rsidP="003168F3">
      <w:pPr>
        <w:pStyle w:val="EndNoteBibliography"/>
        <w:spacing w:after="0"/>
        <w:rPr>
          <w:noProof/>
          <w:color w:val="000000" w:themeColor="text1"/>
        </w:rPr>
      </w:pPr>
      <w:r w:rsidRPr="00603CE0">
        <w:rPr>
          <w:noProof/>
          <w:color w:val="000000" w:themeColor="text1"/>
        </w:rPr>
        <w:t>34.</w:t>
      </w:r>
      <w:r w:rsidRPr="00603CE0">
        <w:rPr>
          <w:noProof/>
          <w:color w:val="000000" w:themeColor="text1"/>
        </w:rPr>
        <w:tab/>
        <w:t xml:space="preserve">Yaesoubi R, Kunst N. Net Monetary Benefit Lines Augmented with Value-of-Information Measures to Present the Results of Economic Evaluations under Uncertainty - PubMed. </w:t>
      </w:r>
      <w:r w:rsidRPr="00603CE0">
        <w:rPr>
          <w:i/>
          <w:noProof/>
          <w:color w:val="000000" w:themeColor="text1"/>
        </w:rPr>
        <w:t>Medical Decision Making</w:t>
      </w:r>
      <w:r w:rsidRPr="00603CE0">
        <w:rPr>
          <w:noProof/>
          <w:color w:val="000000" w:themeColor="text1"/>
        </w:rPr>
        <w:t xml:space="preserve"> 2024.</w:t>
      </w:r>
    </w:p>
    <w:p w14:paraId="14C81C8C" w14:textId="77777777" w:rsidR="003168F3" w:rsidRPr="00603CE0" w:rsidRDefault="003168F3" w:rsidP="003168F3">
      <w:pPr>
        <w:pStyle w:val="EndNoteBibliography"/>
        <w:spacing w:after="0"/>
        <w:rPr>
          <w:noProof/>
          <w:color w:val="000000" w:themeColor="text1"/>
        </w:rPr>
      </w:pPr>
      <w:r w:rsidRPr="00603CE0">
        <w:rPr>
          <w:noProof/>
          <w:color w:val="000000" w:themeColor="text1"/>
        </w:rPr>
        <w:t>35.</w:t>
      </w:r>
      <w:r w:rsidRPr="00603CE0">
        <w:rPr>
          <w:noProof/>
          <w:color w:val="000000" w:themeColor="text1"/>
        </w:rPr>
        <w:tab/>
        <w:t xml:space="preserve">Groot Koerkamp B, Hunink M, Stijnen T, Hammitt J, Kuntz K, Weinstein M. Limitations of acceptability curves for presenting uncertainty in cost-effectiveness analysis. </w:t>
      </w:r>
      <w:r w:rsidRPr="00603CE0">
        <w:rPr>
          <w:i/>
          <w:noProof/>
          <w:color w:val="000000" w:themeColor="text1"/>
        </w:rPr>
        <w:t>Medical decision making</w:t>
      </w:r>
      <w:r w:rsidRPr="00603CE0">
        <w:rPr>
          <w:noProof/>
          <w:color w:val="000000" w:themeColor="text1"/>
        </w:rPr>
        <w:t xml:space="preserve"> 2007; </w:t>
      </w:r>
      <w:r w:rsidRPr="00603CE0">
        <w:rPr>
          <w:b/>
          <w:noProof/>
          <w:color w:val="000000" w:themeColor="text1"/>
        </w:rPr>
        <w:t>27</w:t>
      </w:r>
      <w:r w:rsidRPr="00603CE0">
        <w:rPr>
          <w:noProof/>
          <w:color w:val="000000" w:themeColor="text1"/>
        </w:rPr>
        <w:t>(2).</w:t>
      </w:r>
    </w:p>
    <w:p w14:paraId="7735F98A" w14:textId="77777777" w:rsidR="003168F3" w:rsidRPr="00603CE0" w:rsidRDefault="003168F3" w:rsidP="003168F3">
      <w:pPr>
        <w:pStyle w:val="EndNoteBibliography"/>
        <w:spacing w:after="0"/>
        <w:rPr>
          <w:noProof/>
          <w:color w:val="000000" w:themeColor="text1"/>
        </w:rPr>
      </w:pPr>
      <w:r w:rsidRPr="00603CE0">
        <w:rPr>
          <w:noProof/>
          <w:color w:val="000000" w:themeColor="text1"/>
        </w:rPr>
        <w:t>36.</w:t>
      </w:r>
      <w:r w:rsidRPr="00603CE0">
        <w:rPr>
          <w:noProof/>
          <w:color w:val="000000" w:themeColor="text1"/>
        </w:rPr>
        <w:tab/>
        <w:t xml:space="preserve">Stinnett AA, Mullahy J. Net health benefits: a new framework for the analysis of uncertainty in cost-effectiveness analysis - PubMed. </w:t>
      </w:r>
      <w:r w:rsidRPr="00603CE0">
        <w:rPr>
          <w:i/>
          <w:noProof/>
          <w:color w:val="000000" w:themeColor="text1"/>
        </w:rPr>
        <w:t>Medical decision making : an international journal of the Society for Medical Decision Making</w:t>
      </w:r>
      <w:r w:rsidRPr="00603CE0">
        <w:rPr>
          <w:noProof/>
          <w:color w:val="000000" w:themeColor="text1"/>
        </w:rPr>
        <w:t xml:space="preserve"> 1998; </w:t>
      </w:r>
      <w:r w:rsidRPr="00603CE0">
        <w:rPr>
          <w:b/>
          <w:noProof/>
          <w:color w:val="000000" w:themeColor="text1"/>
        </w:rPr>
        <w:t>18</w:t>
      </w:r>
      <w:r w:rsidRPr="00603CE0">
        <w:rPr>
          <w:noProof/>
          <w:color w:val="000000" w:themeColor="text1"/>
        </w:rPr>
        <w:t>(2 Suppl).</w:t>
      </w:r>
    </w:p>
    <w:p w14:paraId="1EAE49FE" w14:textId="77777777" w:rsidR="003168F3" w:rsidRPr="00603CE0" w:rsidRDefault="003168F3" w:rsidP="003168F3">
      <w:pPr>
        <w:pStyle w:val="EndNoteBibliography"/>
        <w:spacing w:after="0"/>
        <w:rPr>
          <w:noProof/>
          <w:color w:val="000000" w:themeColor="text1"/>
        </w:rPr>
      </w:pPr>
      <w:r w:rsidRPr="00603CE0">
        <w:rPr>
          <w:noProof/>
          <w:color w:val="000000" w:themeColor="text1"/>
        </w:rPr>
        <w:t>37.</w:t>
      </w:r>
      <w:r w:rsidRPr="00603CE0">
        <w:rPr>
          <w:noProof/>
          <w:color w:val="000000" w:themeColor="text1"/>
        </w:rPr>
        <w:tab/>
        <w:t>Centers for Disease Control and Prevention. Sexually Transmitted Disease Surveillance 2018, 2019.</w:t>
      </w:r>
    </w:p>
    <w:p w14:paraId="58DF81B4" w14:textId="77777777" w:rsidR="003168F3" w:rsidRPr="00603CE0" w:rsidRDefault="003168F3" w:rsidP="003168F3">
      <w:pPr>
        <w:pStyle w:val="EndNoteBibliography"/>
        <w:spacing w:after="0"/>
        <w:rPr>
          <w:noProof/>
          <w:color w:val="000000" w:themeColor="text1"/>
        </w:rPr>
      </w:pPr>
      <w:r w:rsidRPr="00603CE0">
        <w:rPr>
          <w:noProof/>
          <w:color w:val="000000" w:themeColor="text1"/>
        </w:rPr>
        <w:t>38.</w:t>
      </w:r>
      <w:r w:rsidRPr="00603CE0">
        <w:rPr>
          <w:noProof/>
          <w:color w:val="000000" w:themeColor="text1"/>
        </w:rPr>
        <w:tab/>
        <w:t xml:space="preserve">Li Y, You S, Lee K, et al. The Estimated Lifetime Quality-Adjusted Life-Years Lost Due to Chlamydia, Gonorrhea, and Trichomoniasis in the United States in 2018 - PubMed. </w:t>
      </w:r>
      <w:r w:rsidRPr="00603CE0">
        <w:rPr>
          <w:i/>
          <w:noProof/>
          <w:color w:val="000000" w:themeColor="text1"/>
        </w:rPr>
        <w:t>The Journal of infectious diseases</w:t>
      </w:r>
      <w:r w:rsidRPr="00603CE0">
        <w:rPr>
          <w:noProof/>
          <w:color w:val="000000" w:themeColor="text1"/>
        </w:rPr>
        <w:t xml:space="preserve"> 2023; </w:t>
      </w:r>
      <w:r w:rsidRPr="00603CE0">
        <w:rPr>
          <w:b/>
          <w:noProof/>
          <w:color w:val="000000" w:themeColor="text1"/>
        </w:rPr>
        <w:t>227</w:t>
      </w:r>
      <w:r w:rsidRPr="00603CE0">
        <w:rPr>
          <w:noProof/>
          <w:color w:val="000000" w:themeColor="text1"/>
        </w:rPr>
        <w:t>(8).</w:t>
      </w:r>
    </w:p>
    <w:p w14:paraId="1A2DFFF7" w14:textId="4E71DAB2" w:rsidR="0089646F" w:rsidRDefault="0089646F" w:rsidP="003168F3">
      <w:pPr>
        <w:pStyle w:val="EndNoteBibliography"/>
        <w:rPr>
          <w:noProof/>
          <w:color w:val="000000" w:themeColor="text1"/>
        </w:rPr>
      </w:pPr>
      <w:r>
        <w:rPr>
          <w:noProof/>
          <w:color w:val="000000" w:themeColor="text1"/>
        </w:rPr>
        <w:t>39.</w:t>
      </w:r>
      <w:r>
        <w:rPr>
          <w:noProof/>
          <w:color w:val="000000" w:themeColor="text1"/>
        </w:rPr>
        <w:tab/>
      </w:r>
      <w:r w:rsidRPr="0089646F">
        <w:rPr>
          <w:noProof/>
          <w:color w:val="000000" w:themeColor="text1"/>
        </w:rPr>
        <w:t xml:space="preserve">Jones J, Weiss K, Mermin J, </w:t>
      </w:r>
      <w:r w:rsidR="007556CC">
        <w:rPr>
          <w:noProof/>
          <w:color w:val="000000" w:themeColor="text1"/>
        </w:rPr>
        <w:t>et al</w:t>
      </w:r>
      <w:r w:rsidRPr="0089646F">
        <w:rPr>
          <w:noProof/>
          <w:color w:val="000000" w:themeColor="text1"/>
        </w:rPr>
        <w:t>. Proportion of Incident Human Immunodeficiency Virus Cases Among Men Who Have Sex With Men Attributable to Gonorrhea and Chlamydia: A Modeling Analysis. Sex Transm Dis. 2019 Jun;46(6):357-363</w:t>
      </w:r>
    </w:p>
    <w:p w14:paraId="7A7BCB8E" w14:textId="1D091D36" w:rsidR="003168F3" w:rsidRPr="00603CE0" w:rsidRDefault="0089646F" w:rsidP="003168F3">
      <w:pPr>
        <w:pStyle w:val="EndNoteBibliography"/>
        <w:rPr>
          <w:noProof/>
          <w:color w:val="000000" w:themeColor="text1"/>
        </w:rPr>
      </w:pPr>
      <w:r>
        <w:rPr>
          <w:noProof/>
          <w:color w:val="000000" w:themeColor="text1"/>
        </w:rPr>
        <w:lastRenderedPageBreak/>
        <w:t>40</w:t>
      </w:r>
      <w:r w:rsidR="003168F3" w:rsidRPr="00603CE0">
        <w:rPr>
          <w:noProof/>
          <w:color w:val="000000" w:themeColor="text1"/>
        </w:rPr>
        <w:t>.</w:t>
      </w:r>
      <w:r w:rsidR="003168F3" w:rsidRPr="00603CE0">
        <w:rPr>
          <w:noProof/>
          <w:color w:val="000000" w:themeColor="text1"/>
        </w:rPr>
        <w:tab/>
        <w:t xml:space="preserve">Yaesoubi R, Cohen T, Hsu K, et al. Evaluating spatially adaptive guidelines for the treatment of gonorrhea to reduce the incidence of gonococcal infection and increase the effective lifespan of antibiotics. </w:t>
      </w:r>
      <w:r w:rsidR="003168F3" w:rsidRPr="00603CE0">
        <w:rPr>
          <w:i/>
          <w:noProof/>
          <w:color w:val="000000" w:themeColor="text1"/>
        </w:rPr>
        <w:t>PLOS Computational Biology</w:t>
      </w:r>
      <w:r w:rsidR="003168F3" w:rsidRPr="00603CE0">
        <w:rPr>
          <w:noProof/>
          <w:color w:val="000000" w:themeColor="text1"/>
        </w:rPr>
        <w:t xml:space="preserve"> 2022; </w:t>
      </w:r>
      <w:r w:rsidR="003168F3" w:rsidRPr="00603CE0">
        <w:rPr>
          <w:b/>
          <w:noProof/>
          <w:color w:val="000000" w:themeColor="text1"/>
        </w:rPr>
        <w:t>18</w:t>
      </w:r>
      <w:r w:rsidR="003168F3" w:rsidRPr="00603CE0">
        <w:rPr>
          <w:noProof/>
          <w:color w:val="000000" w:themeColor="text1"/>
        </w:rPr>
        <w:t>(2).</w:t>
      </w:r>
    </w:p>
    <w:p w14:paraId="5AA0CE26" w14:textId="6EF9A6AA" w:rsidR="00C27ABC" w:rsidRPr="00603CE0" w:rsidRDefault="00C27ABC" w:rsidP="00425EAE">
      <w:pPr>
        <w:rPr>
          <w:rFonts w:ascii="Times New Roman" w:hAnsi="Times New Roman"/>
          <w:b/>
          <w:color w:val="000000" w:themeColor="text1"/>
        </w:rPr>
        <w:sectPr w:rsidR="00C27ABC" w:rsidRPr="00603CE0" w:rsidSect="00BE6C11">
          <w:headerReference w:type="even" r:id="rId12"/>
          <w:headerReference w:type="default" r:id="rId13"/>
          <w:type w:val="continuous"/>
          <w:pgSz w:w="12240" w:h="15840"/>
          <w:pgMar w:top="1440" w:right="1440" w:bottom="1440" w:left="1440" w:header="720" w:footer="720" w:gutter="0"/>
          <w:cols w:space="720"/>
          <w:docGrid w:linePitch="360"/>
        </w:sectPr>
      </w:pPr>
      <w:r w:rsidRPr="00603CE0">
        <w:rPr>
          <w:rFonts w:ascii="Times New Roman" w:hAnsi="Times New Roman"/>
          <w:color w:val="000000" w:themeColor="text1"/>
        </w:rPr>
        <w:fldChar w:fldCharType="end"/>
      </w:r>
    </w:p>
    <w:p w14:paraId="41B6214F" w14:textId="33215D35" w:rsidR="00233EA7" w:rsidRPr="00603CE0" w:rsidRDefault="00233EA7">
      <w:pPr>
        <w:spacing w:after="160" w:line="259" w:lineRule="auto"/>
        <w:rPr>
          <w:rFonts w:ascii="Times New Roman" w:hAnsi="Times New Roman"/>
          <w:color w:val="000000" w:themeColor="text1"/>
        </w:rPr>
      </w:pPr>
    </w:p>
    <w:p w14:paraId="17EB5409" w14:textId="77777777" w:rsidR="00D73AE9" w:rsidRPr="00603CE0" w:rsidRDefault="00D73AE9">
      <w:pPr>
        <w:spacing w:after="160" w:line="259" w:lineRule="auto"/>
        <w:rPr>
          <w:rFonts w:ascii="Times New Roman" w:eastAsiaTheme="majorEastAsia" w:hAnsi="Times New Roman"/>
          <w:b/>
          <w:color w:val="000000" w:themeColor="text1"/>
          <w:sz w:val="28"/>
        </w:rPr>
      </w:pPr>
      <w:r w:rsidRPr="00603CE0">
        <w:rPr>
          <w:rFonts w:ascii="Times New Roman" w:hAnsi="Times New Roman"/>
          <w:color w:val="000000" w:themeColor="text1"/>
        </w:rPr>
        <w:br w:type="page"/>
      </w:r>
    </w:p>
    <w:p w14:paraId="53F04701" w14:textId="598D2C5A" w:rsidR="00C358E2" w:rsidRPr="00603CE0" w:rsidRDefault="004E1D82" w:rsidP="00415DA4">
      <w:pPr>
        <w:pStyle w:val="Heading1"/>
        <w:ind w:left="0" w:firstLine="0"/>
        <w:rPr>
          <w:rFonts w:ascii="Times New Roman" w:hAnsi="Times New Roman"/>
          <w:color w:val="000000" w:themeColor="text1"/>
        </w:rPr>
      </w:pPr>
      <w:r w:rsidRPr="00603CE0">
        <w:rPr>
          <w:rFonts w:ascii="Times New Roman" w:hAnsi="Times New Roman"/>
          <w:color w:val="000000" w:themeColor="text1"/>
        </w:rPr>
        <w:lastRenderedPageBreak/>
        <w:t>Figures</w:t>
      </w:r>
    </w:p>
    <w:p w14:paraId="603F064F" w14:textId="594DDF2C" w:rsidR="003C38A8" w:rsidRPr="00603CE0" w:rsidRDefault="00E56890" w:rsidP="003C38A8">
      <w:pPr>
        <w:keepNext/>
        <w:rPr>
          <w:rFonts w:ascii="Times New Roman" w:hAnsi="Times New Roman"/>
          <w:color w:val="000000" w:themeColor="text1"/>
        </w:rPr>
      </w:pPr>
      <w:r w:rsidRPr="00603CE0">
        <w:rPr>
          <w:rFonts w:ascii="Times New Roman" w:hAnsi="Times New Roman"/>
          <w:noProof/>
          <w:color w:val="000000" w:themeColor="text1"/>
        </w:rPr>
        <w:drawing>
          <wp:inline distT="0" distB="0" distL="0" distR="0" wp14:anchorId="5B56C886" wp14:editId="19178553">
            <wp:extent cx="5201013" cy="2393949"/>
            <wp:effectExtent l="0" t="0" r="0" b="0"/>
            <wp:docPr id="527353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5312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1013" cy="2393949"/>
                    </a:xfrm>
                    <a:prstGeom prst="rect">
                      <a:avLst/>
                    </a:prstGeom>
                  </pic:spPr>
                </pic:pic>
              </a:graphicData>
            </a:graphic>
          </wp:inline>
        </w:drawing>
      </w:r>
    </w:p>
    <w:p w14:paraId="7616B800" w14:textId="0892081F" w:rsidR="00625894" w:rsidRPr="00603CE0" w:rsidRDefault="3EA6C967" w:rsidP="00210A2C">
      <w:pPr>
        <w:pStyle w:val="Caption"/>
        <w:rPr>
          <w:rFonts w:ascii="Times New Roman" w:hAnsi="Times New Roman"/>
          <w:color w:val="000000" w:themeColor="text1"/>
        </w:rPr>
      </w:pPr>
      <w:bookmarkStart w:id="248" w:name="_Ref173489910"/>
      <w:r w:rsidRPr="00603CE0">
        <w:rPr>
          <w:rFonts w:ascii="Times New Roman" w:hAnsi="Times New Roman"/>
          <w:color w:val="000000" w:themeColor="text1"/>
        </w:rPr>
        <w:t xml:space="preserve">Figure </w:t>
      </w:r>
      <w:r w:rsidR="003C38A8" w:rsidRPr="00603CE0">
        <w:rPr>
          <w:rFonts w:ascii="Times New Roman" w:hAnsi="Times New Roman"/>
          <w:color w:val="000000" w:themeColor="text1"/>
        </w:rPr>
        <w:fldChar w:fldCharType="begin"/>
      </w:r>
      <w:r w:rsidR="003C38A8" w:rsidRPr="00603CE0">
        <w:rPr>
          <w:rFonts w:ascii="Times New Roman" w:hAnsi="Times New Roman"/>
          <w:color w:val="000000" w:themeColor="text1"/>
        </w:rPr>
        <w:instrText xml:space="preserve"> SEQ Figure \* ARABIC </w:instrText>
      </w:r>
      <w:r w:rsidR="003C38A8" w:rsidRPr="00603CE0">
        <w:rPr>
          <w:rFonts w:ascii="Times New Roman" w:hAnsi="Times New Roman"/>
          <w:color w:val="000000" w:themeColor="text1"/>
        </w:rPr>
        <w:fldChar w:fldCharType="separate"/>
      </w:r>
      <w:r w:rsidR="006F4A97" w:rsidRPr="00603CE0">
        <w:rPr>
          <w:rFonts w:ascii="Times New Roman" w:hAnsi="Times New Roman"/>
          <w:noProof/>
          <w:color w:val="000000" w:themeColor="text1"/>
        </w:rPr>
        <w:t>1</w:t>
      </w:r>
      <w:r w:rsidR="003C38A8" w:rsidRPr="00603CE0">
        <w:rPr>
          <w:rFonts w:ascii="Times New Roman" w:hAnsi="Times New Roman"/>
          <w:color w:val="000000" w:themeColor="text1"/>
        </w:rPr>
        <w:fldChar w:fldCharType="end"/>
      </w:r>
      <w:bookmarkEnd w:id="248"/>
      <w:r w:rsidRPr="00603CE0">
        <w:rPr>
          <w:rFonts w:ascii="Times New Roman" w:hAnsi="Times New Roman"/>
          <w:color w:val="000000" w:themeColor="text1"/>
        </w:rPr>
        <w:t xml:space="preserve">. Diagram of the major processes of the model, showing the </w:t>
      </w:r>
      <w:r w:rsidR="0041638C" w:rsidRPr="00603CE0">
        <w:rPr>
          <w:rFonts w:ascii="Times New Roman" w:hAnsi="Times New Roman"/>
          <w:color w:val="000000" w:themeColor="text1"/>
        </w:rPr>
        <w:t xml:space="preserve">generic </w:t>
      </w:r>
      <w:r w:rsidRPr="00603CE0">
        <w:rPr>
          <w:rFonts w:ascii="Times New Roman" w:hAnsi="Times New Roman"/>
          <w:color w:val="000000" w:themeColor="text1"/>
        </w:rPr>
        <w:t>treatment pathway. “sus A” and “sus B” represent susceptibility to drug A and drug B, respectively, and “resist A” and “resist B” represent resistance to drug A and drug B, respectively. Dice icon indicates a pseudo-random event, whose probability is controlled by a parameter. The clock icon indicates that time elapses before the next event occurs; arrows without clock icons indicate that the next event takes place immediately.</w:t>
      </w:r>
    </w:p>
    <w:p w14:paraId="402A5123" w14:textId="77777777" w:rsidR="007919E1" w:rsidRPr="00603CE0" w:rsidRDefault="007919E1" w:rsidP="007919E1">
      <w:pPr>
        <w:rPr>
          <w:rFonts w:ascii="Times New Roman" w:hAnsi="Times New Roman"/>
          <w:color w:val="000000" w:themeColor="text1"/>
        </w:rPr>
      </w:pPr>
    </w:p>
    <w:p w14:paraId="56873DBF" w14:textId="2A37B3AC" w:rsidR="00E7097C" w:rsidRPr="00603CE0" w:rsidRDefault="000F1FA2" w:rsidP="00E7097C">
      <w:pPr>
        <w:keepNext/>
        <w:rPr>
          <w:rFonts w:ascii="Times New Roman" w:hAnsi="Times New Roman"/>
          <w:color w:val="000000" w:themeColor="text1"/>
        </w:rPr>
      </w:pPr>
      <w:r w:rsidRPr="00603CE0">
        <w:rPr>
          <w:rFonts w:ascii="Times New Roman" w:hAnsi="Times New Roman"/>
          <w:color w:val="000000" w:themeColor="text1"/>
        </w:rPr>
        <w:t xml:space="preserve"> </w:t>
      </w:r>
      <w:r w:rsidR="008730E6" w:rsidRPr="00603CE0">
        <w:rPr>
          <w:rFonts w:ascii="Times New Roman" w:hAnsi="Times New Roman"/>
          <w:noProof/>
          <w:color w:val="000000" w:themeColor="text1"/>
        </w:rPr>
        <w:drawing>
          <wp:inline distT="0" distB="0" distL="0" distR="0" wp14:anchorId="773B9D6C" wp14:editId="6923BC74">
            <wp:extent cx="5311826" cy="1791358"/>
            <wp:effectExtent l="0" t="0" r="0" b="0"/>
            <wp:docPr id="434870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70197"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5311826" cy="1791358"/>
                    </a:xfrm>
                    <a:prstGeom prst="rect">
                      <a:avLst/>
                    </a:prstGeom>
                  </pic:spPr>
                </pic:pic>
              </a:graphicData>
            </a:graphic>
          </wp:inline>
        </w:drawing>
      </w:r>
    </w:p>
    <w:p w14:paraId="496BC85F" w14:textId="3469965E" w:rsidR="00E7097C" w:rsidRPr="00603CE0" w:rsidRDefault="00E7097C" w:rsidP="00BD4341">
      <w:pPr>
        <w:pStyle w:val="Caption"/>
        <w:rPr>
          <w:rFonts w:ascii="Times New Roman" w:hAnsi="Times New Roman"/>
          <w:color w:val="000000" w:themeColor="text1"/>
        </w:rPr>
      </w:pPr>
      <w:bookmarkStart w:id="249" w:name="_Ref162342353"/>
      <w:r w:rsidRPr="00603CE0">
        <w:rPr>
          <w:rFonts w:ascii="Times New Roman" w:hAnsi="Times New Roman"/>
          <w:color w:val="000000" w:themeColor="text1"/>
        </w:rPr>
        <w:t xml:space="preserve">Figure </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Figure \* ARABIC </w:instrText>
      </w:r>
      <w:r w:rsidRPr="00603CE0">
        <w:rPr>
          <w:rFonts w:ascii="Times New Roman" w:hAnsi="Times New Roman"/>
          <w:color w:val="000000" w:themeColor="text1"/>
        </w:rPr>
        <w:fldChar w:fldCharType="separate"/>
      </w:r>
      <w:r w:rsidR="006F4A97" w:rsidRPr="00603CE0">
        <w:rPr>
          <w:rFonts w:ascii="Times New Roman" w:hAnsi="Times New Roman"/>
          <w:noProof/>
          <w:color w:val="000000" w:themeColor="text1"/>
        </w:rPr>
        <w:t>2</w:t>
      </w:r>
      <w:r w:rsidRPr="00603CE0">
        <w:rPr>
          <w:rFonts w:ascii="Times New Roman" w:hAnsi="Times New Roman"/>
          <w:color w:val="000000" w:themeColor="text1"/>
        </w:rPr>
        <w:fldChar w:fldCharType="end"/>
      </w:r>
      <w:bookmarkEnd w:id="249"/>
      <w:r w:rsidRPr="00603CE0">
        <w:rPr>
          <w:rFonts w:ascii="Times New Roman" w:hAnsi="Times New Roman"/>
          <w:color w:val="000000" w:themeColor="text1"/>
        </w:rPr>
        <w:t xml:space="preserve">. </w:t>
      </w:r>
      <w:r w:rsidR="00210D09" w:rsidRPr="00603CE0">
        <w:rPr>
          <w:rFonts w:ascii="Times New Roman" w:hAnsi="Times New Roman"/>
          <w:color w:val="000000" w:themeColor="text1"/>
        </w:rPr>
        <w:t>Comparing c</w:t>
      </w:r>
      <w:r w:rsidRPr="00603CE0">
        <w:rPr>
          <w:rFonts w:ascii="Times New Roman" w:hAnsi="Times New Roman"/>
          <w:color w:val="000000" w:themeColor="text1"/>
        </w:rPr>
        <w:t>alibration targets</w:t>
      </w:r>
      <w:r w:rsidR="006E63CC" w:rsidRPr="00603CE0">
        <w:rPr>
          <w:rFonts w:ascii="Times New Roman" w:hAnsi="Times New Roman"/>
          <w:color w:val="000000" w:themeColor="text1"/>
        </w:rPr>
        <w:t xml:space="preserve"> (shown in red)</w:t>
      </w:r>
      <w:r w:rsidRPr="00603CE0">
        <w:rPr>
          <w:rFonts w:ascii="Times New Roman" w:hAnsi="Times New Roman"/>
          <w:color w:val="000000" w:themeColor="text1"/>
        </w:rPr>
        <w:t xml:space="preserve"> with </w:t>
      </w:r>
      <w:r w:rsidR="00210D09" w:rsidRPr="00603CE0">
        <w:rPr>
          <w:rFonts w:ascii="Times New Roman" w:hAnsi="Times New Roman"/>
          <w:color w:val="000000" w:themeColor="text1"/>
        </w:rPr>
        <w:t>simulated trajectories</w:t>
      </w:r>
      <w:r w:rsidRPr="00603CE0">
        <w:rPr>
          <w:rFonts w:ascii="Times New Roman" w:hAnsi="Times New Roman"/>
          <w:color w:val="000000" w:themeColor="text1"/>
        </w:rPr>
        <w:t xml:space="preserve"> without AMR for </w:t>
      </w:r>
      <w:r w:rsidR="00E67A2F" w:rsidRPr="00603CE0">
        <w:rPr>
          <w:rFonts w:ascii="Times New Roman" w:hAnsi="Times New Roman"/>
          <w:color w:val="000000" w:themeColor="text1"/>
        </w:rPr>
        <w:t>25</w:t>
      </w:r>
      <w:r w:rsidRPr="00603CE0">
        <w:rPr>
          <w:rFonts w:ascii="Times New Roman" w:hAnsi="Times New Roman"/>
          <w:color w:val="000000" w:themeColor="text1"/>
        </w:rPr>
        <w:t xml:space="preserve"> years. A</w:t>
      </w:r>
      <w:r w:rsidR="000658D0" w:rsidRPr="00603CE0">
        <w:rPr>
          <w:rFonts w:ascii="Times New Roman" w:hAnsi="Times New Roman"/>
          <w:color w:val="000000" w:themeColor="text1"/>
        </w:rPr>
        <w:t>)</w:t>
      </w:r>
      <w:r w:rsidRPr="00603CE0">
        <w:rPr>
          <w:rFonts w:ascii="Times New Roman" w:hAnsi="Times New Roman"/>
          <w:color w:val="000000" w:themeColor="text1"/>
        </w:rPr>
        <w:t xml:space="preserve"> prevalence of infection. B</w:t>
      </w:r>
      <w:r w:rsidR="000658D0" w:rsidRPr="00603CE0">
        <w:rPr>
          <w:rFonts w:ascii="Times New Roman" w:hAnsi="Times New Roman"/>
          <w:color w:val="000000" w:themeColor="text1"/>
        </w:rPr>
        <w:t>)</w:t>
      </w:r>
      <w:r w:rsidRPr="00603CE0">
        <w:rPr>
          <w:rFonts w:ascii="Times New Roman" w:hAnsi="Times New Roman"/>
          <w:color w:val="000000" w:themeColor="text1"/>
        </w:rPr>
        <w:t xml:space="preserve"> </w:t>
      </w:r>
      <w:del w:id="250" w:author="Ekanayake-Weber, Marcy" w:date="2026-02-18T09:03:00Z" w16du:dateUtc="2026-02-18T14:03:00Z">
        <w:r w:rsidRPr="00603CE0" w:rsidDel="00573D0C">
          <w:rPr>
            <w:rFonts w:ascii="Times New Roman" w:hAnsi="Times New Roman"/>
            <w:color w:val="000000" w:themeColor="text1"/>
          </w:rPr>
          <w:delText xml:space="preserve">incidence of </w:delText>
        </w:r>
      </w:del>
      <w:ins w:id="251" w:author="Ekanayake-Weber, Marcy" w:date="2026-02-18T09:03:00Z" w16du:dateUtc="2026-02-18T14:03:00Z">
        <w:r w:rsidR="00573D0C">
          <w:rPr>
            <w:rFonts w:ascii="Times New Roman" w:hAnsi="Times New Roman"/>
            <w:color w:val="000000" w:themeColor="text1"/>
          </w:rPr>
          <w:t xml:space="preserve">gonorrhea </w:t>
        </w:r>
      </w:ins>
      <w:r w:rsidRPr="00603CE0">
        <w:rPr>
          <w:rFonts w:ascii="Times New Roman" w:hAnsi="Times New Roman"/>
          <w:color w:val="000000" w:themeColor="text1"/>
        </w:rPr>
        <w:t>cases detected per 100,000. C</w:t>
      </w:r>
      <w:r w:rsidR="000658D0" w:rsidRPr="00603CE0">
        <w:rPr>
          <w:rFonts w:ascii="Times New Roman" w:hAnsi="Times New Roman"/>
          <w:color w:val="000000" w:themeColor="text1"/>
        </w:rPr>
        <w:t>)</w:t>
      </w:r>
      <w:r w:rsidRPr="00603CE0">
        <w:rPr>
          <w:rFonts w:ascii="Times New Roman" w:hAnsi="Times New Roman"/>
          <w:color w:val="000000" w:themeColor="text1"/>
        </w:rPr>
        <w:t xml:space="preserve"> proportion of detected cases that present with symptoms.</w:t>
      </w:r>
      <w:r w:rsidR="00625894" w:rsidRPr="00603CE0">
        <w:rPr>
          <w:rFonts w:ascii="Times New Roman" w:hAnsi="Times New Roman"/>
          <w:color w:val="000000" w:themeColor="text1"/>
        </w:rPr>
        <w:t xml:space="preserve"> Darkness of the</w:t>
      </w:r>
      <w:r w:rsidR="003943DC" w:rsidRPr="00603CE0">
        <w:rPr>
          <w:rFonts w:ascii="Times New Roman" w:hAnsi="Times New Roman"/>
          <w:color w:val="000000" w:themeColor="text1"/>
        </w:rPr>
        <w:t xml:space="preserve"> black</w:t>
      </w:r>
      <w:r w:rsidR="00625894" w:rsidRPr="00603CE0">
        <w:rPr>
          <w:rFonts w:ascii="Times New Roman" w:hAnsi="Times New Roman"/>
          <w:color w:val="000000" w:themeColor="text1"/>
        </w:rPr>
        <w:t xml:space="preserve"> line</w:t>
      </w:r>
      <w:r w:rsidR="003943DC" w:rsidRPr="00603CE0">
        <w:rPr>
          <w:rFonts w:ascii="Times New Roman" w:hAnsi="Times New Roman"/>
          <w:color w:val="000000" w:themeColor="text1"/>
        </w:rPr>
        <w:t>s</w:t>
      </w:r>
      <w:r w:rsidR="00625894" w:rsidRPr="00603CE0">
        <w:rPr>
          <w:rFonts w:ascii="Times New Roman" w:hAnsi="Times New Roman"/>
          <w:color w:val="000000" w:themeColor="text1"/>
        </w:rPr>
        <w:t xml:space="preserve"> relates to how frequently that trajectory was resampled, according to its likelihood when compared to the calibration target.</w:t>
      </w:r>
      <w:r w:rsidR="0069116E" w:rsidRPr="00603CE0">
        <w:rPr>
          <w:rFonts w:ascii="Times New Roman" w:hAnsi="Times New Roman"/>
          <w:color w:val="000000" w:themeColor="text1"/>
        </w:rPr>
        <w:t xml:space="preserve"> </w:t>
      </w:r>
      <w:r w:rsidR="005D4023" w:rsidRPr="00603CE0">
        <w:rPr>
          <w:rFonts w:ascii="Times New Roman" w:hAnsi="Times New Roman"/>
          <w:color w:val="000000" w:themeColor="text1"/>
        </w:rPr>
        <w:t>Red dots indicate the observed value</w:t>
      </w:r>
      <w:r w:rsidR="00C52C7E" w:rsidRPr="00603CE0">
        <w:rPr>
          <w:rFonts w:ascii="Times New Roman" w:hAnsi="Times New Roman"/>
          <w:color w:val="000000" w:themeColor="text1"/>
        </w:rPr>
        <w:t xml:space="preserve">, and the </w:t>
      </w:r>
      <w:r w:rsidR="008022AE" w:rsidRPr="00603CE0">
        <w:rPr>
          <w:rFonts w:ascii="Times New Roman" w:hAnsi="Times New Roman"/>
          <w:color w:val="000000" w:themeColor="text1"/>
        </w:rPr>
        <w:t xml:space="preserve">red </w:t>
      </w:r>
      <w:r w:rsidR="00C52C7E" w:rsidRPr="00603CE0">
        <w:rPr>
          <w:rFonts w:ascii="Times New Roman" w:hAnsi="Times New Roman"/>
          <w:color w:val="000000" w:themeColor="text1"/>
        </w:rPr>
        <w:t xml:space="preserve">error bars indicate the confidence interval (see text for </w:t>
      </w:r>
      <w:r w:rsidR="00685145" w:rsidRPr="00603CE0">
        <w:rPr>
          <w:rFonts w:ascii="Times New Roman" w:hAnsi="Times New Roman"/>
          <w:color w:val="000000" w:themeColor="text1"/>
        </w:rPr>
        <w:t>data sources</w:t>
      </w:r>
      <w:r w:rsidR="00C52C7E" w:rsidRPr="00603CE0">
        <w:rPr>
          <w:rFonts w:ascii="Times New Roman" w:hAnsi="Times New Roman"/>
          <w:color w:val="000000" w:themeColor="text1"/>
        </w:rPr>
        <w:t xml:space="preserve">). </w:t>
      </w:r>
      <w:r w:rsidR="0069116E" w:rsidRPr="00603CE0">
        <w:rPr>
          <w:rFonts w:ascii="Times New Roman" w:hAnsi="Times New Roman"/>
          <w:color w:val="000000" w:themeColor="text1"/>
        </w:rPr>
        <w:t xml:space="preserve">The grey region </w:t>
      </w:r>
      <w:r w:rsidR="00384B31" w:rsidRPr="00603CE0">
        <w:rPr>
          <w:rFonts w:ascii="Times New Roman" w:hAnsi="Times New Roman"/>
          <w:color w:val="000000" w:themeColor="text1"/>
        </w:rPr>
        <w:t>rep</w:t>
      </w:r>
      <w:r w:rsidR="00891239" w:rsidRPr="00603CE0">
        <w:rPr>
          <w:rFonts w:ascii="Times New Roman" w:hAnsi="Times New Roman"/>
          <w:color w:val="000000" w:themeColor="text1"/>
        </w:rPr>
        <w:t>resents the calibration period</w:t>
      </w:r>
      <w:r w:rsidR="0026122E" w:rsidRPr="00603CE0">
        <w:rPr>
          <w:rFonts w:ascii="Times New Roman" w:hAnsi="Times New Roman"/>
          <w:color w:val="000000" w:themeColor="text1"/>
        </w:rPr>
        <w:t xml:space="preserve">. </w:t>
      </w:r>
    </w:p>
    <w:p w14:paraId="3F609F65" w14:textId="10772C3D" w:rsidR="00BC3819" w:rsidRPr="00603CE0" w:rsidRDefault="00BC3819" w:rsidP="00BC3819">
      <w:pPr>
        <w:keepNext/>
        <w:rPr>
          <w:rFonts w:ascii="Times New Roman" w:hAnsi="Times New Roman"/>
          <w:color w:val="000000" w:themeColor="text1"/>
        </w:rPr>
      </w:pPr>
    </w:p>
    <w:p w14:paraId="1E334389" w14:textId="06ACCE6A" w:rsidR="005100FD" w:rsidRPr="00603CE0" w:rsidRDefault="007B1ACA" w:rsidP="00BC3819">
      <w:pPr>
        <w:keepNext/>
        <w:rPr>
          <w:rFonts w:ascii="Times New Roman" w:hAnsi="Times New Roman"/>
          <w:color w:val="000000" w:themeColor="text1"/>
        </w:rPr>
      </w:pPr>
      <w:r w:rsidRPr="00603CE0">
        <w:rPr>
          <w:rFonts w:ascii="Times New Roman" w:hAnsi="Times New Roman"/>
          <w:color w:val="000000" w:themeColor="text1"/>
        </w:rPr>
        <w:t xml:space="preserve"> </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INCLUDEPICTURE "http://127.0.0.1:42555/graphics/b667f3d4-3921-4329-b6b5-cf5033c72998.png" \* MERGEFORMATINET </w:instrText>
      </w:r>
      <w:r w:rsidRPr="00603CE0">
        <w:rPr>
          <w:rFonts w:ascii="Times New Roman" w:hAnsi="Times New Roman"/>
          <w:color w:val="000000" w:themeColor="text1"/>
        </w:rPr>
        <w:fldChar w:fldCharType="separate"/>
      </w:r>
      <w:r w:rsidRPr="00603CE0">
        <w:rPr>
          <w:rFonts w:ascii="Times New Roman" w:hAnsi="Times New Roman"/>
          <w:noProof/>
          <w:color w:val="000000" w:themeColor="text1"/>
        </w:rPr>
        <mc:AlternateContent>
          <mc:Choice Requires="wps">
            <w:drawing>
              <wp:inline distT="0" distB="0" distL="0" distR="0" wp14:anchorId="77F1D3FB" wp14:editId="10FEF9EF">
                <wp:extent cx="304800" cy="304800"/>
                <wp:effectExtent l="0" t="0" r="0" b="0"/>
                <wp:docPr id="140295432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http://schemas.openxmlformats.org/drawingml/2006/main" xmlns:pic="http://schemas.openxmlformats.org/drawingml/2006/picture" xmlns:a14="http://schemas.microsoft.com/office/drawing/2010/main">
            <w:pict w14:anchorId="0C55513A">
              <v:rect id="Rectangle 2"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688F4D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Pr="00603CE0">
        <w:rPr>
          <w:rFonts w:ascii="Times New Roman" w:hAnsi="Times New Roman"/>
          <w:color w:val="000000" w:themeColor="text1"/>
        </w:rPr>
        <w:fldChar w:fldCharType="end"/>
      </w:r>
      <w:r w:rsidR="00714503" w:rsidRPr="00603CE0">
        <w:rPr>
          <w:rFonts w:ascii="Times New Roman" w:hAnsi="Times New Roman"/>
          <w:color w:val="000000" w:themeColor="text1"/>
        </w:rPr>
        <w:t xml:space="preserve"> </w:t>
      </w:r>
      <w:r w:rsidR="002313AA" w:rsidRPr="00603CE0">
        <w:rPr>
          <w:rFonts w:ascii="Times New Roman" w:hAnsi="Times New Roman"/>
          <w:noProof/>
          <w:color w:val="000000" w:themeColor="text1"/>
        </w:rPr>
        <w:drawing>
          <wp:inline distT="0" distB="0" distL="0" distR="0" wp14:anchorId="58FFDD3F" wp14:editId="626032A1">
            <wp:extent cx="5081546" cy="1905580"/>
            <wp:effectExtent l="0" t="0" r="0" b="0"/>
            <wp:docPr id="2112923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23020"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81546" cy="1905580"/>
                    </a:xfrm>
                    <a:prstGeom prst="rect">
                      <a:avLst/>
                    </a:prstGeom>
                  </pic:spPr>
                </pic:pic>
              </a:graphicData>
            </a:graphic>
          </wp:inline>
        </w:drawing>
      </w:r>
    </w:p>
    <w:p w14:paraId="4874AD87" w14:textId="23BBD1C8" w:rsidR="00347AA4" w:rsidRPr="00603CE0" w:rsidRDefault="3EA6C967" w:rsidP="00EC0F16">
      <w:pPr>
        <w:pStyle w:val="Caption"/>
        <w:rPr>
          <w:rFonts w:ascii="Times New Roman" w:hAnsi="Times New Roman"/>
          <w:color w:val="000000" w:themeColor="text1"/>
        </w:rPr>
      </w:pPr>
      <w:bookmarkStart w:id="252" w:name="_Ref172713578"/>
      <w:r w:rsidRPr="00603CE0">
        <w:rPr>
          <w:rFonts w:ascii="Times New Roman" w:hAnsi="Times New Roman"/>
          <w:color w:val="000000" w:themeColor="text1"/>
        </w:rPr>
        <w:t xml:space="preserve">Figure </w:t>
      </w:r>
      <w:r w:rsidR="00BC3819" w:rsidRPr="00603CE0">
        <w:rPr>
          <w:rFonts w:ascii="Times New Roman" w:hAnsi="Times New Roman"/>
          <w:color w:val="000000" w:themeColor="text1"/>
        </w:rPr>
        <w:fldChar w:fldCharType="begin"/>
      </w:r>
      <w:r w:rsidR="00BC3819" w:rsidRPr="00603CE0">
        <w:rPr>
          <w:rFonts w:ascii="Times New Roman" w:hAnsi="Times New Roman"/>
          <w:color w:val="000000" w:themeColor="text1"/>
        </w:rPr>
        <w:instrText xml:space="preserve"> SEQ Figure \* ARABIC </w:instrText>
      </w:r>
      <w:r w:rsidR="00BC3819" w:rsidRPr="00603CE0">
        <w:rPr>
          <w:rFonts w:ascii="Times New Roman" w:hAnsi="Times New Roman"/>
          <w:color w:val="000000" w:themeColor="text1"/>
        </w:rPr>
        <w:fldChar w:fldCharType="separate"/>
      </w:r>
      <w:r w:rsidR="006F4A97" w:rsidRPr="00603CE0">
        <w:rPr>
          <w:rFonts w:ascii="Times New Roman" w:hAnsi="Times New Roman"/>
          <w:noProof/>
          <w:color w:val="000000" w:themeColor="text1"/>
        </w:rPr>
        <w:t>3</w:t>
      </w:r>
      <w:r w:rsidR="00BC3819" w:rsidRPr="00603CE0">
        <w:rPr>
          <w:rFonts w:ascii="Times New Roman" w:hAnsi="Times New Roman"/>
          <w:color w:val="000000" w:themeColor="text1"/>
        </w:rPr>
        <w:fldChar w:fldCharType="end"/>
      </w:r>
      <w:bookmarkEnd w:id="252"/>
      <w:r w:rsidRPr="00603CE0">
        <w:rPr>
          <w:rFonts w:ascii="Times New Roman" w:hAnsi="Times New Roman"/>
          <w:color w:val="000000" w:themeColor="text1"/>
        </w:rPr>
        <w:t xml:space="preserve">. Cumulative outcomes for the </w:t>
      </w:r>
      <w:r w:rsidR="005855A0" w:rsidRPr="00603CE0">
        <w:rPr>
          <w:rFonts w:ascii="Times New Roman" w:hAnsi="Times New Roman"/>
          <w:color w:val="000000" w:themeColor="text1"/>
        </w:rPr>
        <w:t>four</w:t>
      </w:r>
      <w:r w:rsidR="005A10A9" w:rsidRPr="00603CE0">
        <w:rPr>
          <w:rFonts w:ascii="Times New Roman" w:hAnsi="Times New Roman"/>
          <w:color w:val="000000" w:themeColor="text1"/>
        </w:rPr>
        <w:t xml:space="preserve"> </w:t>
      </w:r>
      <w:r w:rsidRPr="00603CE0">
        <w:rPr>
          <w:rFonts w:ascii="Times New Roman" w:hAnsi="Times New Roman"/>
          <w:color w:val="000000" w:themeColor="text1"/>
        </w:rPr>
        <w:t xml:space="preserve">mitigation strategies, beginning at the end of the calibration period and continuing to the end of each simulation. </w:t>
      </w:r>
      <w:r w:rsidR="00657656" w:rsidRPr="00603CE0">
        <w:rPr>
          <w:rFonts w:ascii="Times New Roman" w:hAnsi="Times New Roman"/>
          <w:color w:val="000000" w:themeColor="text1"/>
        </w:rPr>
        <w:t>Dot</w:t>
      </w:r>
      <w:r w:rsidRPr="00603CE0">
        <w:rPr>
          <w:rFonts w:ascii="Times New Roman" w:hAnsi="Times New Roman"/>
          <w:color w:val="000000" w:themeColor="text1"/>
        </w:rPr>
        <w:t xml:space="preserve"> indicates the mean </w:t>
      </w:r>
      <w:r w:rsidR="002614C9" w:rsidRPr="00603CE0">
        <w:rPr>
          <w:rFonts w:ascii="Times New Roman" w:hAnsi="Times New Roman"/>
          <w:color w:val="000000" w:themeColor="text1"/>
        </w:rPr>
        <w:t>model prediction</w:t>
      </w:r>
      <w:r w:rsidRPr="00603CE0">
        <w:rPr>
          <w:rFonts w:ascii="Times New Roman" w:hAnsi="Times New Roman"/>
          <w:color w:val="000000" w:themeColor="text1"/>
        </w:rPr>
        <w:t xml:space="preserve">; </w:t>
      </w:r>
      <w:r w:rsidR="008B6B6B" w:rsidRPr="00603CE0">
        <w:rPr>
          <w:rFonts w:ascii="Times New Roman" w:hAnsi="Times New Roman"/>
          <w:color w:val="000000" w:themeColor="text1"/>
        </w:rPr>
        <w:t xml:space="preserve">line </w:t>
      </w:r>
      <w:r w:rsidRPr="00603CE0">
        <w:rPr>
          <w:rFonts w:ascii="Times New Roman" w:hAnsi="Times New Roman"/>
          <w:color w:val="000000" w:themeColor="text1"/>
        </w:rPr>
        <w:t>correspond</w:t>
      </w:r>
      <w:r w:rsidR="008B6B6B" w:rsidRPr="00603CE0">
        <w:rPr>
          <w:rFonts w:ascii="Times New Roman" w:hAnsi="Times New Roman"/>
          <w:color w:val="000000" w:themeColor="text1"/>
        </w:rPr>
        <w:t>s</w:t>
      </w:r>
      <w:r w:rsidRPr="00603CE0">
        <w:rPr>
          <w:rFonts w:ascii="Times New Roman" w:hAnsi="Times New Roman"/>
          <w:color w:val="000000" w:themeColor="text1"/>
        </w:rPr>
        <w:t xml:space="preserve"> to the </w:t>
      </w:r>
      <w:r w:rsidR="008B6B6B" w:rsidRPr="00603CE0">
        <w:rPr>
          <w:rFonts w:ascii="Times New Roman" w:hAnsi="Times New Roman"/>
          <w:color w:val="000000" w:themeColor="text1"/>
        </w:rPr>
        <w:t>95% uncertainty interval (i.e., extending from the 2.5% quantile to the 97.5% quantile)</w:t>
      </w:r>
      <w:r w:rsidRPr="00603CE0">
        <w:rPr>
          <w:rFonts w:ascii="Times New Roman" w:hAnsi="Times New Roman"/>
          <w:color w:val="000000" w:themeColor="text1"/>
        </w:rPr>
        <w:t xml:space="preserve">. A) total </w:t>
      </w:r>
      <w:del w:id="253" w:author="Ekanayake-Weber, Marcy" w:date="2026-02-18T09:02:00Z" w16du:dateUtc="2026-02-18T14:02:00Z">
        <w:r w:rsidRPr="00603CE0" w:rsidDel="0099490B">
          <w:rPr>
            <w:rFonts w:ascii="Times New Roman" w:hAnsi="Times New Roman"/>
            <w:color w:val="000000" w:themeColor="text1"/>
          </w:rPr>
          <w:delText xml:space="preserve">disease </w:delText>
        </w:r>
      </w:del>
      <w:ins w:id="254" w:author="Ekanayake-Weber, Marcy" w:date="2026-02-18T09:02:00Z" w16du:dateUtc="2026-02-18T14:02:00Z">
        <w:r w:rsidR="0099490B">
          <w:rPr>
            <w:rFonts w:ascii="Times New Roman" w:hAnsi="Times New Roman"/>
            <w:color w:val="000000" w:themeColor="text1"/>
          </w:rPr>
          <w:t>infection</w:t>
        </w:r>
        <w:r w:rsidR="0099490B" w:rsidRPr="00603CE0">
          <w:rPr>
            <w:rFonts w:ascii="Times New Roman" w:hAnsi="Times New Roman"/>
            <w:color w:val="000000" w:themeColor="text1"/>
          </w:rPr>
          <w:t xml:space="preserve"> </w:t>
        </w:r>
      </w:ins>
      <w:r w:rsidRPr="00603CE0">
        <w:rPr>
          <w:rFonts w:ascii="Times New Roman" w:hAnsi="Times New Roman"/>
          <w:color w:val="000000" w:themeColor="text1"/>
        </w:rPr>
        <w:t xml:space="preserve">incidence, including both detected and undetected </w:t>
      </w:r>
      <w:r w:rsidR="001A1C9B">
        <w:rPr>
          <w:rFonts w:ascii="Times New Roman" w:hAnsi="Times New Roman"/>
          <w:color w:val="000000" w:themeColor="text1"/>
        </w:rPr>
        <w:t>infections</w:t>
      </w:r>
      <w:r w:rsidRPr="00603CE0">
        <w:rPr>
          <w:rFonts w:ascii="Times New Roman" w:hAnsi="Times New Roman"/>
          <w:color w:val="000000" w:themeColor="text1"/>
        </w:rPr>
        <w:t xml:space="preserve">. B) percentage of treatment attempts that resulted in treatment failure for drugs A, B, and X. C) count of treatments with ertapenem.  </w:t>
      </w:r>
    </w:p>
    <w:p w14:paraId="1D5B1655" w14:textId="41378529" w:rsidR="007D3E7F" w:rsidRPr="00603CE0" w:rsidRDefault="009D4CED" w:rsidP="007D3E7F">
      <w:pPr>
        <w:keepNext/>
        <w:rPr>
          <w:rFonts w:ascii="Times New Roman" w:hAnsi="Times New Roman"/>
          <w:color w:val="000000" w:themeColor="text1"/>
        </w:rPr>
      </w:pPr>
      <w:r w:rsidRPr="00603CE0">
        <w:rPr>
          <w:rFonts w:ascii="Times New Roman" w:hAnsi="Times New Roman"/>
          <w:color w:val="000000" w:themeColor="text1"/>
        </w:rPr>
        <w:lastRenderedPageBreak/>
        <w:t xml:space="preserve"> </w:t>
      </w:r>
      <w:r w:rsidR="0004217C" w:rsidRPr="00603CE0">
        <w:rPr>
          <w:rFonts w:ascii="Times New Roman" w:hAnsi="Times New Roman"/>
          <w:noProof/>
          <w:color w:val="000000" w:themeColor="text1"/>
        </w:rPr>
        <w:drawing>
          <wp:inline distT="0" distB="0" distL="0" distR="0" wp14:anchorId="1EE82237" wp14:editId="77EBF642">
            <wp:extent cx="4210107" cy="5788897"/>
            <wp:effectExtent l="0" t="0" r="0" b="2540"/>
            <wp:docPr id="924426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26220"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10107" cy="5788897"/>
                    </a:xfrm>
                    <a:prstGeom prst="rect">
                      <a:avLst/>
                    </a:prstGeom>
                  </pic:spPr>
                </pic:pic>
              </a:graphicData>
            </a:graphic>
          </wp:inline>
        </w:drawing>
      </w:r>
    </w:p>
    <w:p w14:paraId="784676DE" w14:textId="2A599F0B" w:rsidR="00347AA4" w:rsidRPr="00603CE0" w:rsidRDefault="007D3E7F" w:rsidP="007D3E7F">
      <w:pPr>
        <w:pStyle w:val="Caption"/>
        <w:rPr>
          <w:rFonts w:ascii="Times New Roman" w:hAnsi="Times New Roman"/>
          <w:color w:val="000000" w:themeColor="text1"/>
        </w:rPr>
      </w:pPr>
      <w:bookmarkStart w:id="255" w:name="_Ref172713109"/>
      <w:r w:rsidRPr="00603CE0">
        <w:rPr>
          <w:rFonts w:ascii="Times New Roman" w:hAnsi="Times New Roman"/>
          <w:b/>
          <w:color w:val="000000" w:themeColor="text1"/>
        </w:rPr>
        <w:t xml:space="preserve">Figure </w:t>
      </w:r>
      <w:r w:rsidRPr="00603CE0">
        <w:rPr>
          <w:rFonts w:ascii="Times New Roman" w:hAnsi="Times New Roman"/>
          <w:b/>
          <w:color w:val="000000" w:themeColor="text1"/>
        </w:rPr>
        <w:fldChar w:fldCharType="begin"/>
      </w:r>
      <w:r w:rsidRPr="00603CE0">
        <w:rPr>
          <w:rFonts w:ascii="Times New Roman" w:hAnsi="Times New Roman"/>
          <w:b/>
          <w:color w:val="000000" w:themeColor="text1"/>
        </w:rPr>
        <w:instrText xml:space="preserve"> SEQ Figure \* ARABIC </w:instrText>
      </w:r>
      <w:r w:rsidRPr="00603CE0">
        <w:rPr>
          <w:rFonts w:ascii="Times New Roman" w:hAnsi="Times New Roman"/>
          <w:b/>
          <w:color w:val="000000" w:themeColor="text1"/>
        </w:rPr>
        <w:fldChar w:fldCharType="separate"/>
      </w:r>
      <w:r w:rsidR="006F4A97" w:rsidRPr="00603CE0">
        <w:rPr>
          <w:rFonts w:ascii="Times New Roman" w:hAnsi="Times New Roman"/>
          <w:b/>
          <w:noProof/>
          <w:color w:val="000000" w:themeColor="text1"/>
        </w:rPr>
        <w:t>4</w:t>
      </w:r>
      <w:r w:rsidRPr="00603CE0">
        <w:rPr>
          <w:rFonts w:ascii="Times New Roman" w:hAnsi="Times New Roman"/>
          <w:b/>
          <w:color w:val="000000" w:themeColor="text1"/>
        </w:rPr>
        <w:fldChar w:fldCharType="end"/>
      </w:r>
      <w:bookmarkEnd w:id="255"/>
      <w:r w:rsidR="00B33A9F" w:rsidRPr="00603CE0">
        <w:rPr>
          <w:rFonts w:ascii="Times New Roman" w:hAnsi="Times New Roman"/>
          <w:b/>
          <w:color w:val="000000" w:themeColor="text1"/>
        </w:rPr>
        <w:t xml:space="preserve">. Trends over time in </w:t>
      </w:r>
      <w:r w:rsidR="00B6571C" w:rsidRPr="00603CE0">
        <w:rPr>
          <w:rFonts w:ascii="Times New Roman" w:hAnsi="Times New Roman"/>
          <w:b/>
          <w:color w:val="000000" w:themeColor="text1"/>
        </w:rPr>
        <w:t>cases detected</w:t>
      </w:r>
      <w:r w:rsidR="00856EFB" w:rsidRPr="00603CE0">
        <w:rPr>
          <w:rFonts w:ascii="Times New Roman" w:hAnsi="Times New Roman"/>
          <w:b/>
          <w:color w:val="000000" w:themeColor="text1"/>
        </w:rPr>
        <w:t xml:space="preserve"> (first row)</w:t>
      </w:r>
      <w:r w:rsidR="00B33A9F" w:rsidRPr="00603CE0">
        <w:rPr>
          <w:rFonts w:ascii="Times New Roman" w:hAnsi="Times New Roman"/>
          <w:b/>
          <w:color w:val="000000" w:themeColor="text1"/>
        </w:rPr>
        <w:t>, prevalence of AMR strains</w:t>
      </w:r>
      <w:r w:rsidR="00856EFB" w:rsidRPr="00603CE0">
        <w:rPr>
          <w:rFonts w:ascii="Times New Roman" w:hAnsi="Times New Roman"/>
          <w:b/>
          <w:color w:val="000000" w:themeColor="text1"/>
        </w:rPr>
        <w:t xml:space="preserve"> (rows 2-4)</w:t>
      </w:r>
      <w:r w:rsidR="00B33A9F" w:rsidRPr="00603CE0">
        <w:rPr>
          <w:rFonts w:ascii="Times New Roman" w:hAnsi="Times New Roman"/>
          <w:b/>
          <w:color w:val="000000" w:themeColor="text1"/>
        </w:rPr>
        <w:t xml:space="preserve">, </w:t>
      </w:r>
      <w:r w:rsidR="00510CD3" w:rsidRPr="00603CE0">
        <w:rPr>
          <w:rFonts w:ascii="Times New Roman" w:hAnsi="Times New Roman"/>
          <w:b/>
          <w:color w:val="000000" w:themeColor="text1"/>
        </w:rPr>
        <w:t>treatment failure rate</w:t>
      </w:r>
      <w:r w:rsidR="00856EFB" w:rsidRPr="00603CE0">
        <w:rPr>
          <w:rFonts w:ascii="Times New Roman" w:hAnsi="Times New Roman"/>
          <w:b/>
          <w:color w:val="000000" w:themeColor="text1"/>
        </w:rPr>
        <w:t xml:space="preserve"> (row 5)</w:t>
      </w:r>
      <w:r w:rsidR="00510CD3" w:rsidRPr="00603CE0">
        <w:rPr>
          <w:rFonts w:ascii="Times New Roman" w:hAnsi="Times New Roman"/>
          <w:b/>
          <w:color w:val="000000" w:themeColor="text1"/>
        </w:rPr>
        <w:t xml:space="preserve">, and usage of </w:t>
      </w:r>
      <w:r w:rsidR="00812087" w:rsidRPr="00603CE0">
        <w:rPr>
          <w:rFonts w:ascii="Times New Roman" w:hAnsi="Times New Roman"/>
          <w:b/>
          <w:color w:val="000000" w:themeColor="text1"/>
        </w:rPr>
        <w:t xml:space="preserve">ertapenem, the </w:t>
      </w:r>
      <w:r w:rsidR="00510CD3" w:rsidRPr="00603CE0">
        <w:rPr>
          <w:rFonts w:ascii="Times New Roman" w:hAnsi="Times New Roman"/>
          <w:b/>
          <w:color w:val="000000" w:themeColor="text1"/>
        </w:rPr>
        <w:t>last-line treatmen</w:t>
      </w:r>
      <w:r w:rsidR="00856EFB" w:rsidRPr="00603CE0">
        <w:rPr>
          <w:rFonts w:ascii="Times New Roman" w:hAnsi="Times New Roman"/>
          <w:b/>
          <w:color w:val="000000" w:themeColor="text1"/>
        </w:rPr>
        <w:t>t (row 6)</w:t>
      </w:r>
      <w:r w:rsidR="00E019F2" w:rsidRPr="00603CE0">
        <w:rPr>
          <w:rFonts w:ascii="Times New Roman" w:hAnsi="Times New Roman"/>
          <w:b/>
          <w:color w:val="000000" w:themeColor="text1"/>
        </w:rPr>
        <w:t xml:space="preserve"> across </w:t>
      </w:r>
      <w:r w:rsidR="00814BD2" w:rsidRPr="00603CE0">
        <w:rPr>
          <w:rFonts w:ascii="Times New Roman" w:hAnsi="Times New Roman"/>
          <w:b/>
          <w:color w:val="000000" w:themeColor="text1"/>
        </w:rPr>
        <w:t xml:space="preserve">four </w:t>
      </w:r>
      <w:r w:rsidR="00E019F2" w:rsidRPr="00603CE0">
        <w:rPr>
          <w:rFonts w:ascii="Times New Roman" w:hAnsi="Times New Roman"/>
          <w:b/>
          <w:color w:val="000000" w:themeColor="text1"/>
        </w:rPr>
        <w:t>strategies.</w:t>
      </w:r>
      <w:r w:rsidR="00E019F2" w:rsidRPr="00603CE0">
        <w:rPr>
          <w:rFonts w:ascii="Times New Roman" w:hAnsi="Times New Roman"/>
          <w:color w:val="000000" w:themeColor="text1"/>
        </w:rPr>
        <w:t xml:space="preserve"> </w:t>
      </w:r>
      <w:r w:rsidR="005A29F4" w:rsidRPr="00603CE0">
        <w:rPr>
          <w:rFonts w:ascii="Times New Roman" w:hAnsi="Times New Roman"/>
          <w:color w:val="000000" w:themeColor="text1"/>
        </w:rPr>
        <w:t>GISP</w:t>
      </w:r>
      <w:r w:rsidR="00A70B62" w:rsidRPr="00603CE0">
        <w:rPr>
          <w:rFonts w:ascii="Times New Roman" w:hAnsi="Times New Roman"/>
          <w:color w:val="000000" w:themeColor="text1"/>
        </w:rPr>
        <w:t xml:space="preserve">: the </w:t>
      </w:r>
      <w:r w:rsidR="00D246EE" w:rsidRPr="00603CE0">
        <w:rPr>
          <w:rFonts w:ascii="Times New Roman" w:hAnsi="Times New Roman"/>
          <w:color w:val="000000" w:themeColor="text1"/>
        </w:rPr>
        <w:t xml:space="preserve">surveillance </w:t>
      </w:r>
      <w:r w:rsidR="00A70B62" w:rsidRPr="00603CE0">
        <w:rPr>
          <w:rFonts w:ascii="Times New Roman" w:hAnsi="Times New Roman"/>
          <w:color w:val="000000" w:themeColor="text1"/>
        </w:rPr>
        <w:t>strategy</w:t>
      </w:r>
      <w:r w:rsidR="005A29F4" w:rsidRPr="00603CE0">
        <w:rPr>
          <w:rFonts w:ascii="Times New Roman" w:hAnsi="Times New Roman"/>
          <w:color w:val="000000" w:themeColor="text1"/>
        </w:rPr>
        <w:t>; RT</w:t>
      </w:r>
      <w:r w:rsidR="00A70B62" w:rsidRPr="00603CE0">
        <w:rPr>
          <w:rFonts w:ascii="Times New Roman" w:hAnsi="Times New Roman"/>
          <w:color w:val="000000" w:themeColor="text1"/>
        </w:rPr>
        <w:t>:</w:t>
      </w:r>
      <w:r w:rsidR="005A29F4" w:rsidRPr="00603CE0" w:rsidDel="00A70B62">
        <w:rPr>
          <w:rFonts w:ascii="Times New Roman" w:hAnsi="Times New Roman"/>
          <w:color w:val="000000" w:themeColor="text1"/>
        </w:rPr>
        <w:t xml:space="preserve"> </w:t>
      </w:r>
      <w:r w:rsidR="005A29F4" w:rsidRPr="00603CE0">
        <w:rPr>
          <w:rFonts w:ascii="Times New Roman" w:hAnsi="Times New Roman"/>
          <w:color w:val="000000" w:themeColor="text1"/>
        </w:rPr>
        <w:t>randomized treatment</w:t>
      </w:r>
      <w:r w:rsidR="000B56BE" w:rsidRPr="00603CE0">
        <w:rPr>
          <w:rFonts w:ascii="Times New Roman" w:hAnsi="Times New Roman"/>
          <w:color w:val="000000" w:themeColor="text1"/>
        </w:rPr>
        <w:t xml:space="preserve"> strategy</w:t>
      </w:r>
      <w:r w:rsidR="005A29F4" w:rsidRPr="00603CE0">
        <w:rPr>
          <w:rFonts w:ascii="Times New Roman" w:hAnsi="Times New Roman"/>
          <w:color w:val="000000" w:themeColor="text1"/>
        </w:rPr>
        <w:t xml:space="preserve">; </w:t>
      </w:r>
      <w:r w:rsidR="000B56BE" w:rsidRPr="00603CE0">
        <w:rPr>
          <w:rFonts w:ascii="Times New Roman" w:hAnsi="Times New Roman"/>
          <w:color w:val="000000" w:themeColor="text1"/>
        </w:rPr>
        <w:t>T</w:t>
      </w:r>
      <w:r w:rsidR="005A29F4" w:rsidRPr="00603CE0">
        <w:rPr>
          <w:rFonts w:ascii="Times New Roman" w:hAnsi="Times New Roman"/>
          <w:color w:val="000000" w:themeColor="text1"/>
        </w:rPr>
        <w:t>OC</w:t>
      </w:r>
      <w:r w:rsidR="000B56BE" w:rsidRPr="00603CE0">
        <w:rPr>
          <w:rFonts w:ascii="Times New Roman" w:hAnsi="Times New Roman"/>
          <w:color w:val="000000" w:themeColor="text1"/>
        </w:rPr>
        <w:t>:</w:t>
      </w:r>
      <w:r w:rsidR="005A29F4" w:rsidRPr="00603CE0">
        <w:rPr>
          <w:rFonts w:ascii="Times New Roman" w:hAnsi="Times New Roman"/>
          <w:color w:val="000000" w:themeColor="text1"/>
        </w:rPr>
        <w:t xml:space="preserve"> test-of-cure</w:t>
      </w:r>
      <w:r w:rsidR="000B56BE" w:rsidRPr="00603CE0">
        <w:rPr>
          <w:rFonts w:ascii="Times New Roman" w:hAnsi="Times New Roman"/>
          <w:color w:val="000000" w:themeColor="text1"/>
        </w:rPr>
        <w:t xml:space="preserve"> strategy</w:t>
      </w:r>
      <w:r w:rsidR="005A29F4" w:rsidRPr="00603CE0">
        <w:rPr>
          <w:rFonts w:ascii="Times New Roman" w:hAnsi="Times New Roman"/>
          <w:color w:val="000000" w:themeColor="text1"/>
        </w:rPr>
        <w:t xml:space="preserve">; </w:t>
      </w:r>
      <w:r w:rsidR="00814BD2" w:rsidRPr="00603CE0">
        <w:rPr>
          <w:rFonts w:ascii="Times New Roman" w:hAnsi="Times New Roman"/>
          <w:color w:val="000000" w:themeColor="text1"/>
        </w:rPr>
        <w:t>Combo: combination of RT and TOC</w:t>
      </w:r>
      <w:r w:rsidR="00D246EE" w:rsidRPr="00603CE0">
        <w:rPr>
          <w:rFonts w:ascii="Times New Roman" w:hAnsi="Times New Roman"/>
          <w:color w:val="000000" w:themeColor="text1"/>
        </w:rPr>
        <w:t xml:space="preserve">. </w:t>
      </w:r>
      <w:r w:rsidR="00D675A4" w:rsidRPr="00603CE0">
        <w:rPr>
          <w:rFonts w:ascii="Times New Roman" w:hAnsi="Times New Roman"/>
          <w:color w:val="000000" w:themeColor="text1"/>
        </w:rPr>
        <w:t>The gray box</w:t>
      </w:r>
      <w:r w:rsidR="00A6484B" w:rsidRPr="00603CE0">
        <w:rPr>
          <w:rFonts w:ascii="Times New Roman" w:hAnsi="Times New Roman"/>
          <w:color w:val="000000" w:themeColor="text1"/>
        </w:rPr>
        <w:t xml:space="preserve"> indicates the calibration period</w:t>
      </w:r>
      <w:r w:rsidR="00500091" w:rsidRPr="00603CE0">
        <w:rPr>
          <w:rFonts w:ascii="Times New Roman" w:hAnsi="Times New Roman"/>
          <w:color w:val="000000" w:themeColor="text1"/>
        </w:rPr>
        <w:t>, during which all strategies performed identically</w:t>
      </w:r>
      <w:r w:rsidR="00A6484B" w:rsidRPr="00603CE0">
        <w:rPr>
          <w:rFonts w:ascii="Times New Roman" w:hAnsi="Times New Roman"/>
          <w:color w:val="000000" w:themeColor="text1"/>
        </w:rPr>
        <w:t xml:space="preserve">. </w:t>
      </w:r>
      <w:r w:rsidR="003E1CEC" w:rsidRPr="00603CE0">
        <w:rPr>
          <w:rFonts w:ascii="Times New Roman" w:hAnsi="Times New Roman"/>
          <w:color w:val="000000" w:themeColor="text1"/>
        </w:rPr>
        <w:t xml:space="preserve">The dashed vertical line indicates when drug X became available in the simulation. </w:t>
      </w:r>
      <w:r w:rsidR="00625894" w:rsidRPr="00603CE0">
        <w:rPr>
          <w:rFonts w:ascii="Times New Roman" w:hAnsi="Times New Roman"/>
          <w:color w:val="000000" w:themeColor="text1"/>
        </w:rPr>
        <w:t xml:space="preserve">Darkness of </w:t>
      </w:r>
      <w:r w:rsidR="00B53C99" w:rsidRPr="00603CE0">
        <w:rPr>
          <w:rFonts w:ascii="Times New Roman" w:hAnsi="Times New Roman"/>
          <w:color w:val="000000" w:themeColor="text1"/>
        </w:rPr>
        <w:t xml:space="preserve">trajectory </w:t>
      </w:r>
      <w:r w:rsidR="00625894" w:rsidRPr="00603CE0">
        <w:rPr>
          <w:rFonts w:ascii="Times New Roman" w:hAnsi="Times New Roman"/>
          <w:color w:val="000000" w:themeColor="text1"/>
        </w:rPr>
        <w:t>line</w:t>
      </w:r>
      <w:r w:rsidR="00B53C99" w:rsidRPr="00603CE0">
        <w:rPr>
          <w:rFonts w:ascii="Times New Roman" w:hAnsi="Times New Roman"/>
          <w:color w:val="000000" w:themeColor="text1"/>
        </w:rPr>
        <w:t>s</w:t>
      </w:r>
      <w:r w:rsidR="00625894" w:rsidRPr="00603CE0">
        <w:rPr>
          <w:rFonts w:ascii="Times New Roman" w:hAnsi="Times New Roman"/>
          <w:color w:val="000000" w:themeColor="text1"/>
        </w:rPr>
        <w:t xml:space="preserve"> relates to </w:t>
      </w:r>
      <w:r w:rsidR="00B53C99" w:rsidRPr="00603CE0">
        <w:rPr>
          <w:rFonts w:ascii="Times New Roman" w:hAnsi="Times New Roman"/>
          <w:color w:val="000000" w:themeColor="text1"/>
        </w:rPr>
        <w:t xml:space="preserve">their likelihood </w:t>
      </w:r>
      <w:r w:rsidR="001D7DE2" w:rsidRPr="00603CE0">
        <w:rPr>
          <w:rFonts w:ascii="Times New Roman" w:hAnsi="Times New Roman"/>
          <w:color w:val="000000" w:themeColor="text1"/>
        </w:rPr>
        <w:t>weight</w:t>
      </w:r>
      <w:r w:rsidR="00B53C99" w:rsidRPr="00603CE0">
        <w:rPr>
          <w:rFonts w:ascii="Times New Roman" w:hAnsi="Times New Roman"/>
          <w:color w:val="000000" w:themeColor="text1"/>
        </w:rPr>
        <w:t>s</w:t>
      </w:r>
      <w:r w:rsidR="001D7DE2" w:rsidRPr="00603CE0">
        <w:rPr>
          <w:rFonts w:ascii="Times New Roman" w:hAnsi="Times New Roman"/>
          <w:color w:val="000000" w:themeColor="text1"/>
        </w:rPr>
        <w:t xml:space="preserve"> (see </w:t>
      </w:r>
      <w:r w:rsidR="00AC485A" w:rsidRPr="00603CE0">
        <w:rPr>
          <w:rFonts w:ascii="Times New Roman" w:hAnsi="Times New Roman"/>
          <w:color w:val="000000" w:themeColor="text1"/>
        </w:rPr>
        <w:fldChar w:fldCharType="begin"/>
      </w:r>
      <w:r w:rsidR="00AC485A" w:rsidRPr="00603CE0">
        <w:rPr>
          <w:rFonts w:ascii="Times New Roman" w:hAnsi="Times New Roman"/>
          <w:color w:val="000000" w:themeColor="text1"/>
        </w:rPr>
        <w:instrText xml:space="preserve"> REF _Ref173777684 \w \h </w:instrText>
      </w:r>
      <w:r w:rsidR="00927859" w:rsidRPr="00603CE0">
        <w:rPr>
          <w:rFonts w:ascii="Times New Roman" w:hAnsi="Times New Roman"/>
          <w:color w:val="000000" w:themeColor="text1"/>
        </w:rPr>
        <w:instrText xml:space="preserve"> \* MERGEFORMAT </w:instrText>
      </w:r>
      <w:r w:rsidR="00AC485A" w:rsidRPr="00603CE0">
        <w:rPr>
          <w:rFonts w:ascii="Times New Roman" w:hAnsi="Times New Roman"/>
          <w:color w:val="000000" w:themeColor="text1"/>
        </w:rPr>
      </w:r>
      <w:r w:rsidR="00AC485A"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S1.3</w:t>
      </w:r>
      <w:r w:rsidR="00AC485A" w:rsidRPr="00603CE0">
        <w:rPr>
          <w:rFonts w:ascii="Times New Roman" w:hAnsi="Times New Roman"/>
          <w:color w:val="000000" w:themeColor="text1"/>
        </w:rPr>
        <w:fldChar w:fldCharType="end"/>
      </w:r>
      <w:r w:rsidR="001D7DE2" w:rsidRPr="00603CE0">
        <w:rPr>
          <w:rFonts w:ascii="Times New Roman" w:hAnsi="Times New Roman"/>
          <w:color w:val="000000" w:themeColor="text1"/>
        </w:rPr>
        <w:t>)</w:t>
      </w:r>
      <w:r w:rsidR="00625894" w:rsidRPr="00603CE0">
        <w:rPr>
          <w:rFonts w:ascii="Times New Roman" w:hAnsi="Times New Roman"/>
          <w:color w:val="000000" w:themeColor="text1"/>
        </w:rPr>
        <w:t>.</w:t>
      </w:r>
    </w:p>
    <w:p w14:paraId="5D20DFE5" w14:textId="40C2C2A4" w:rsidR="007D3E7F" w:rsidRPr="00603CE0" w:rsidRDefault="007D3E7F" w:rsidP="007D3E7F">
      <w:pPr>
        <w:keepNext/>
        <w:rPr>
          <w:rFonts w:ascii="Times New Roman" w:hAnsi="Times New Roman"/>
          <w:color w:val="000000" w:themeColor="text1"/>
        </w:rPr>
      </w:pPr>
    </w:p>
    <w:p w14:paraId="5AFA6751" w14:textId="157FE365" w:rsidR="00F7088F" w:rsidRPr="00603CE0" w:rsidRDefault="001C35E9" w:rsidP="007D3E7F">
      <w:pPr>
        <w:keepNext/>
        <w:rPr>
          <w:rFonts w:ascii="Times New Roman" w:hAnsi="Times New Roman"/>
          <w:color w:val="000000" w:themeColor="text1"/>
        </w:rPr>
      </w:pPr>
      <w:r w:rsidRPr="00603CE0">
        <w:rPr>
          <w:rFonts w:ascii="Times New Roman" w:hAnsi="Times New Roman"/>
          <w:color w:val="000000" w:themeColor="text1"/>
        </w:rPr>
        <w:t xml:space="preserve"> </w:t>
      </w:r>
      <w:r w:rsidR="008A0574" w:rsidRPr="00603CE0">
        <w:rPr>
          <w:rFonts w:ascii="Times New Roman" w:hAnsi="Times New Roman"/>
          <w:noProof/>
          <w:color w:val="000000" w:themeColor="text1"/>
        </w:rPr>
        <w:drawing>
          <wp:inline distT="0" distB="0" distL="0" distR="0" wp14:anchorId="4BC9BFB2" wp14:editId="3F447B16">
            <wp:extent cx="3950208" cy="3950208"/>
            <wp:effectExtent l="0" t="0" r="0" b="0"/>
            <wp:docPr id="610292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9260"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3950208" cy="3950208"/>
                    </a:xfrm>
                    <a:prstGeom prst="rect">
                      <a:avLst/>
                    </a:prstGeom>
                  </pic:spPr>
                </pic:pic>
              </a:graphicData>
            </a:graphic>
          </wp:inline>
        </w:drawing>
      </w:r>
    </w:p>
    <w:p w14:paraId="60342C20" w14:textId="12583A75" w:rsidR="007D3E7F" w:rsidRPr="00603CE0" w:rsidRDefault="3EA6C967" w:rsidP="007D3E7F">
      <w:pPr>
        <w:pStyle w:val="Caption"/>
        <w:rPr>
          <w:rFonts w:ascii="Times New Roman" w:hAnsi="Times New Roman"/>
          <w:color w:val="000000" w:themeColor="text1"/>
        </w:rPr>
      </w:pPr>
      <w:bookmarkStart w:id="256" w:name="_Ref172713391"/>
      <w:bookmarkStart w:id="257" w:name="_Ref172713377"/>
      <w:r w:rsidRPr="00603CE0">
        <w:rPr>
          <w:rFonts w:ascii="Times New Roman" w:hAnsi="Times New Roman"/>
          <w:color w:val="000000" w:themeColor="text1"/>
        </w:rPr>
        <w:t xml:space="preserve">Figure </w:t>
      </w:r>
      <w:r w:rsidR="007D3E7F" w:rsidRPr="00603CE0">
        <w:rPr>
          <w:rFonts w:ascii="Times New Roman" w:hAnsi="Times New Roman"/>
          <w:color w:val="000000" w:themeColor="text1"/>
        </w:rPr>
        <w:fldChar w:fldCharType="begin"/>
      </w:r>
      <w:r w:rsidR="007D3E7F" w:rsidRPr="00603CE0">
        <w:rPr>
          <w:rFonts w:ascii="Times New Roman" w:hAnsi="Times New Roman"/>
          <w:color w:val="000000" w:themeColor="text1"/>
        </w:rPr>
        <w:instrText xml:space="preserve"> SEQ Figure \* ARABIC </w:instrText>
      </w:r>
      <w:r w:rsidR="007D3E7F" w:rsidRPr="00603CE0">
        <w:rPr>
          <w:rFonts w:ascii="Times New Roman" w:hAnsi="Times New Roman"/>
          <w:color w:val="000000" w:themeColor="text1"/>
        </w:rPr>
        <w:fldChar w:fldCharType="separate"/>
      </w:r>
      <w:r w:rsidR="006F4A97" w:rsidRPr="00603CE0">
        <w:rPr>
          <w:rFonts w:ascii="Times New Roman" w:hAnsi="Times New Roman"/>
          <w:noProof/>
          <w:color w:val="000000" w:themeColor="text1"/>
        </w:rPr>
        <w:t>5</w:t>
      </w:r>
      <w:r w:rsidR="007D3E7F" w:rsidRPr="00603CE0">
        <w:rPr>
          <w:rFonts w:ascii="Times New Roman" w:hAnsi="Times New Roman"/>
          <w:color w:val="000000" w:themeColor="text1"/>
        </w:rPr>
        <w:fldChar w:fldCharType="end"/>
      </w:r>
      <w:bookmarkEnd w:id="256"/>
      <w:r w:rsidRPr="00603CE0">
        <w:rPr>
          <w:rFonts w:ascii="Times New Roman" w:hAnsi="Times New Roman"/>
          <w:color w:val="000000" w:themeColor="text1"/>
        </w:rPr>
        <w:t xml:space="preserve">. Cost-effectiveness analysis </w:t>
      </w:r>
      <w:r w:rsidR="005E3BB1" w:rsidRPr="00603CE0">
        <w:rPr>
          <w:rFonts w:ascii="Times New Roman" w:hAnsi="Times New Roman"/>
          <w:color w:val="000000" w:themeColor="text1"/>
        </w:rPr>
        <w:t>of</w:t>
      </w:r>
      <w:r w:rsidRPr="00603CE0">
        <w:rPr>
          <w:rFonts w:ascii="Times New Roman" w:hAnsi="Times New Roman"/>
          <w:color w:val="000000" w:themeColor="text1"/>
        </w:rPr>
        <w:t xml:space="preserve"> </w:t>
      </w:r>
      <w:r w:rsidR="00EA1099" w:rsidRPr="00603CE0">
        <w:rPr>
          <w:rFonts w:ascii="Times New Roman" w:hAnsi="Times New Roman"/>
          <w:color w:val="000000" w:themeColor="text1"/>
        </w:rPr>
        <w:t xml:space="preserve">GISP and three counterfactual </w:t>
      </w:r>
      <w:r w:rsidRPr="00603CE0">
        <w:rPr>
          <w:rFonts w:ascii="Times New Roman" w:hAnsi="Times New Roman"/>
          <w:color w:val="000000" w:themeColor="text1"/>
        </w:rPr>
        <w:t>strategies</w:t>
      </w:r>
      <w:r w:rsidR="00AA2A42" w:rsidRPr="00603CE0">
        <w:rPr>
          <w:rFonts w:ascii="Times New Roman" w:hAnsi="Times New Roman"/>
          <w:color w:val="000000" w:themeColor="text1"/>
        </w:rPr>
        <w:t>.</w:t>
      </w:r>
      <w:r w:rsidRPr="00603CE0">
        <w:rPr>
          <w:rFonts w:ascii="Times New Roman" w:hAnsi="Times New Roman"/>
          <w:color w:val="000000" w:themeColor="text1"/>
        </w:rPr>
        <w:t xml:space="preserve"> </w:t>
      </w:r>
      <w:r w:rsidR="001F3F93" w:rsidRPr="00603CE0">
        <w:rPr>
          <w:rFonts w:ascii="Times New Roman" w:hAnsi="Times New Roman"/>
          <w:color w:val="000000" w:themeColor="text1"/>
        </w:rPr>
        <w:t>Combination of TOC and RT</w:t>
      </w:r>
      <w:r w:rsidR="002E5DC5" w:rsidRPr="00603CE0">
        <w:rPr>
          <w:rFonts w:ascii="Times New Roman" w:hAnsi="Times New Roman"/>
          <w:color w:val="000000" w:themeColor="text1"/>
        </w:rPr>
        <w:t xml:space="preserve"> (</w:t>
      </w:r>
      <w:r w:rsidR="001F3F93" w:rsidRPr="00603CE0">
        <w:rPr>
          <w:rFonts w:ascii="Times New Roman" w:hAnsi="Times New Roman"/>
          <w:color w:val="000000" w:themeColor="text1"/>
        </w:rPr>
        <w:t>Combo</w:t>
      </w:r>
      <w:r w:rsidR="002E5DC5" w:rsidRPr="00603CE0">
        <w:rPr>
          <w:rFonts w:ascii="Times New Roman" w:hAnsi="Times New Roman"/>
          <w:color w:val="000000" w:themeColor="text1"/>
        </w:rPr>
        <w:t>) is used as the reference strategy</w:t>
      </w:r>
      <w:r w:rsidR="00596F9F" w:rsidRPr="00603CE0">
        <w:rPr>
          <w:rFonts w:ascii="Times New Roman" w:hAnsi="Times New Roman"/>
          <w:color w:val="000000" w:themeColor="text1"/>
        </w:rPr>
        <w:t>, located at (0,0</w:t>
      </w:r>
      <w:r w:rsidR="00116F45" w:rsidRPr="00603CE0">
        <w:rPr>
          <w:rFonts w:ascii="Times New Roman" w:hAnsi="Times New Roman"/>
          <w:color w:val="000000" w:themeColor="text1"/>
        </w:rPr>
        <w:t>)</w:t>
      </w:r>
      <w:r w:rsidR="00F93D8E" w:rsidRPr="00603CE0">
        <w:rPr>
          <w:rFonts w:ascii="Times New Roman" w:hAnsi="Times New Roman"/>
          <w:color w:val="000000" w:themeColor="text1"/>
        </w:rPr>
        <w:t>.</w:t>
      </w:r>
      <w:r w:rsidRPr="00603CE0">
        <w:rPr>
          <w:rFonts w:ascii="Times New Roman" w:hAnsi="Times New Roman"/>
          <w:color w:val="000000" w:themeColor="text1"/>
        </w:rPr>
        <w:t xml:space="preserve"> </w:t>
      </w:r>
      <w:r w:rsidR="00CE6918" w:rsidRPr="00603CE0">
        <w:rPr>
          <w:rFonts w:ascii="Times New Roman" w:hAnsi="Times New Roman"/>
          <w:color w:val="000000" w:themeColor="text1"/>
        </w:rPr>
        <w:t>S</w:t>
      </w:r>
      <w:r w:rsidRPr="00603CE0">
        <w:rPr>
          <w:rFonts w:ascii="Times New Roman" w:hAnsi="Times New Roman"/>
          <w:color w:val="000000" w:themeColor="text1"/>
        </w:rPr>
        <w:t>mall dots are values from individual trajectories, diamonds are means of each counterfactual (mean was weighted by how frequently that trajectory had been resampled during calibration.)</w:t>
      </w:r>
      <w:bookmarkEnd w:id="257"/>
      <w:r w:rsidRPr="00603CE0">
        <w:rPr>
          <w:rFonts w:ascii="Times New Roman" w:hAnsi="Times New Roman"/>
          <w:color w:val="000000" w:themeColor="text1"/>
        </w:rPr>
        <w:t xml:space="preserve"> </w:t>
      </w:r>
    </w:p>
    <w:p w14:paraId="4C8DB1A6" w14:textId="5C339E0E" w:rsidR="007D3E7F" w:rsidRPr="00603CE0" w:rsidRDefault="007D3E7F" w:rsidP="007D3E7F">
      <w:pPr>
        <w:pStyle w:val="Caption"/>
        <w:rPr>
          <w:rFonts w:ascii="Times New Roman" w:hAnsi="Times New Roman"/>
          <w:color w:val="000000" w:themeColor="text1"/>
        </w:rPr>
      </w:pPr>
    </w:p>
    <w:p w14:paraId="1650E524" w14:textId="72E507F7" w:rsidR="00442B31" w:rsidRPr="00603CE0" w:rsidRDefault="00442B31" w:rsidP="007D3E7F">
      <w:pPr>
        <w:pStyle w:val="Caption"/>
        <w:rPr>
          <w:rFonts w:ascii="Times New Roman" w:hAnsi="Times New Roman"/>
          <w:color w:val="000000" w:themeColor="text1"/>
        </w:rPr>
      </w:pPr>
    </w:p>
    <w:p w14:paraId="442C99A0" w14:textId="77777777" w:rsidR="000A2C2C" w:rsidRPr="00603CE0" w:rsidRDefault="000A2C2C" w:rsidP="002E196D">
      <w:pPr>
        <w:pStyle w:val="Caption"/>
        <w:rPr>
          <w:rFonts w:ascii="Times New Roman" w:hAnsi="Times New Roman"/>
          <w:color w:val="000000" w:themeColor="text1"/>
        </w:rPr>
      </w:pPr>
      <w:bookmarkStart w:id="258" w:name="_Ref162263419"/>
    </w:p>
    <w:p w14:paraId="4EF72245" w14:textId="77777777" w:rsidR="000A2C2C" w:rsidRPr="00603CE0" w:rsidRDefault="000A2C2C" w:rsidP="002E196D">
      <w:pPr>
        <w:pStyle w:val="Caption"/>
        <w:rPr>
          <w:rFonts w:ascii="Times New Roman" w:hAnsi="Times New Roman"/>
          <w:color w:val="000000" w:themeColor="text1"/>
        </w:rPr>
      </w:pPr>
    </w:p>
    <w:p w14:paraId="3766A65E" w14:textId="77777777" w:rsidR="000A2C2C" w:rsidRPr="00603CE0" w:rsidRDefault="000A2C2C" w:rsidP="002E196D">
      <w:pPr>
        <w:pStyle w:val="Caption"/>
        <w:rPr>
          <w:rFonts w:ascii="Times New Roman" w:hAnsi="Times New Roman"/>
          <w:color w:val="000000" w:themeColor="text1"/>
        </w:rPr>
      </w:pPr>
    </w:p>
    <w:p w14:paraId="1209CDB6" w14:textId="77777777" w:rsidR="000A2C2C" w:rsidRPr="00603CE0" w:rsidRDefault="000A2C2C" w:rsidP="002E196D">
      <w:pPr>
        <w:pStyle w:val="Caption"/>
        <w:rPr>
          <w:rFonts w:ascii="Times New Roman" w:hAnsi="Times New Roman"/>
          <w:color w:val="000000" w:themeColor="text1"/>
        </w:rPr>
      </w:pPr>
    </w:p>
    <w:bookmarkEnd w:id="258"/>
    <w:p w14:paraId="4676D037" w14:textId="77777777" w:rsidR="00C37CD9" w:rsidRPr="00603CE0" w:rsidRDefault="00C37CD9" w:rsidP="008E6991">
      <w:pPr>
        <w:rPr>
          <w:rFonts w:ascii="Times New Roman" w:hAnsi="Times New Roman"/>
          <w:color w:val="000000" w:themeColor="text1"/>
        </w:rPr>
      </w:pPr>
    </w:p>
    <w:p w14:paraId="75940D7D" w14:textId="77777777" w:rsidR="00C37CD9" w:rsidRPr="00603CE0" w:rsidRDefault="00C37CD9" w:rsidP="008E6991">
      <w:pPr>
        <w:rPr>
          <w:rFonts w:ascii="Times New Roman" w:hAnsi="Times New Roman"/>
          <w:color w:val="000000" w:themeColor="text1"/>
        </w:rPr>
      </w:pPr>
    </w:p>
    <w:p w14:paraId="7D8C5978" w14:textId="77777777" w:rsidR="00C37CD9" w:rsidRPr="00603CE0" w:rsidRDefault="00C37CD9" w:rsidP="008E6991">
      <w:pPr>
        <w:rPr>
          <w:rFonts w:ascii="Times New Roman" w:hAnsi="Times New Roman"/>
          <w:color w:val="000000" w:themeColor="text1"/>
        </w:rPr>
      </w:pPr>
    </w:p>
    <w:p w14:paraId="088C145E" w14:textId="77777777" w:rsidR="00C37CD9" w:rsidRPr="00603CE0" w:rsidRDefault="00C37CD9" w:rsidP="008E6991">
      <w:pPr>
        <w:rPr>
          <w:rFonts w:ascii="Times New Roman" w:hAnsi="Times New Roman"/>
          <w:color w:val="000000" w:themeColor="text1"/>
        </w:rPr>
      </w:pPr>
    </w:p>
    <w:p w14:paraId="79087538" w14:textId="0068BC67" w:rsidR="00AE1515" w:rsidRPr="00603CE0" w:rsidRDefault="00AE1515">
      <w:pPr>
        <w:spacing w:after="160" w:line="259" w:lineRule="auto"/>
        <w:rPr>
          <w:rFonts w:ascii="Times New Roman" w:hAnsi="Times New Roman"/>
          <w:color w:val="000000" w:themeColor="text1"/>
        </w:rPr>
      </w:pPr>
      <w:r w:rsidRPr="00603CE0">
        <w:rPr>
          <w:rFonts w:ascii="Times New Roman" w:hAnsi="Times New Roman"/>
          <w:color w:val="000000" w:themeColor="text1"/>
        </w:rPr>
        <w:br w:type="page"/>
      </w:r>
    </w:p>
    <w:p w14:paraId="4D1069DF" w14:textId="7E7748F5" w:rsidR="00C37CD9" w:rsidRPr="00603CE0" w:rsidRDefault="00AE1515" w:rsidP="00AE1515">
      <w:pPr>
        <w:pStyle w:val="Heading1"/>
        <w:rPr>
          <w:rFonts w:ascii="Times New Roman" w:hAnsi="Times New Roman"/>
          <w:color w:val="000000" w:themeColor="text1"/>
        </w:rPr>
      </w:pPr>
      <w:r w:rsidRPr="00603CE0">
        <w:rPr>
          <w:rFonts w:ascii="Times New Roman" w:hAnsi="Times New Roman"/>
          <w:color w:val="000000" w:themeColor="text1"/>
        </w:rPr>
        <w:lastRenderedPageBreak/>
        <w:t>Tables</w:t>
      </w:r>
    </w:p>
    <w:p w14:paraId="24C29BEE" w14:textId="65142DA8" w:rsidR="004D7AA4" w:rsidRPr="00603CE0" w:rsidRDefault="004D7AA4" w:rsidP="00415DA4">
      <w:pPr>
        <w:pStyle w:val="Caption"/>
        <w:keepNext/>
        <w:rPr>
          <w:rFonts w:ascii="Times New Roman" w:hAnsi="Times New Roman"/>
          <w:color w:val="000000" w:themeColor="text1"/>
        </w:rPr>
      </w:pPr>
      <w:bookmarkStart w:id="259" w:name="_Ref191902474"/>
      <w:bookmarkStart w:id="260" w:name="_Ref191902466"/>
      <w:r w:rsidRPr="00603CE0">
        <w:rPr>
          <w:rFonts w:ascii="Times New Roman" w:hAnsi="Times New Roman"/>
          <w:color w:val="000000" w:themeColor="text1"/>
        </w:rPr>
        <w:t xml:space="preserve">Table </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Table \* ARABIC </w:instrText>
      </w:r>
      <w:r w:rsidRPr="00603CE0">
        <w:rPr>
          <w:rFonts w:ascii="Times New Roman" w:hAnsi="Times New Roman"/>
          <w:color w:val="000000" w:themeColor="text1"/>
        </w:rPr>
        <w:fldChar w:fldCharType="separate"/>
      </w:r>
      <w:r w:rsidR="003C66CE">
        <w:rPr>
          <w:rFonts w:ascii="Times New Roman" w:hAnsi="Times New Roman"/>
          <w:noProof/>
          <w:color w:val="000000" w:themeColor="text1"/>
        </w:rPr>
        <w:t>1</w:t>
      </w:r>
      <w:r w:rsidRPr="00603CE0">
        <w:rPr>
          <w:rFonts w:ascii="Times New Roman" w:hAnsi="Times New Roman"/>
          <w:color w:val="000000" w:themeColor="text1"/>
        </w:rPr>
        <w:fldChar w:fldCharType="end"/>
      </w:r>
      <w:bookmarkEnd w:id="259"/>
      <w:r w:rsidR="0022236C" w:rsidRPr="00603CE0">
        <w:rPr>
          <w:rFonts w:ascii="Times New Roman" w:hAnsi="Times New Roman"/>
          <w:color w:val="000000" w:themeColor="text1"/>
        </w:rPr>
        <w:t xml:space="preserve">. </w:t>
      </w:r>
      <w:r w:rsidR="00746661" w:rsidRPr="00603CE0">
        <w:rPr>
          <w:rFonts w:ascii="Times New Roman" w:hAnsi="Times New Roman"/>
          <w:color w:val="000000" w:themeColor="text1"/>
        </w:rPr>
        <w:t xml:space="preserve">Mean cumulative results (uncertainty intervals) </w:t>
      </w:r>
      <w:r w:rsidR="0022236C" w:rsidRPr="00603CE0">
        <w:rPr>
          <w:rFonts w:ascii="Times New Roman" w:hAnsi="Times New Roman"/>
          <w:color w:val="000000" w:themeColor="text1"/>
        </w:rPr>
        <w:t xml:space="preserve">of </w:t>
      </w:r>
      <w:r w:rsidR="00FC247E" w:rsidRPr="00603CE0">
        <w:rPr>
          <w:rFonts w:ascii="Times New Roman" w:hAnsi="Times New Roman"/>
          <w:color w:val="000000" w:themeColor="text1"/>
        </w:rPr>
        <w:t xml:space="preserve">four measures of </w:t>
      </w:r>
      <w:r w:rsidR="0022236C" w:rsidRPr="00603CE0">
        <w:rPr>
          <w:rFonts w:ascii="Times New Roman" w:hAnsi="Times New Roman"/>
          <w:color w:val="000000" w:themeColor="text1"/>
        </w:rPr>
        <w:t xml:space="preserve">gonorrhea </w:t>
      </w:r>
      <w:bookmarkEnd w:id="260"/>
      <w:r w:rsidR="00FC247E" w:rsidRPr="00603CE0">
        <w:rPr>
          <w:rFonts w:ascii="Times New Roman" w:hAnsi="Times New Roman"/>
          <w:color w:val="000000" w:themeColor="text1"/>
        </w:rPr>
        <w:t xml:space="preserve">burden: </w:t>
      </w:r>
      <w:r w:rsidR="004A2CD5" w:rsidRPr="00603CE0">
        <w:rPr>
          <w:rFonts w:ascii="Times New Roman" w:hAnsi="Times New Roman"/>
          <w:color w:val="000000" w:themeColor="text1"/>
        </w:rPr>
        <w:t>gonorrhea incidence, antimicrobial-resistant (AMR) gonorrhea incidence, treatment failure rate</w:t>
      </w:r>
      <w:r w:rsidR="00730B57" w:rsidRPr="00603CE0">
        <w:rPr>
          <w:rFonts w:ascii="Times New Roman" w:hAnsi="Times New Roman"/>
          <w:color w:val="000000" w:themeColor="text1"/>
        </w:rPr>
        <w:t>, and total count of treatments with ertapenem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3" w:type="dxa"/>
          <w:left w:w="58" w:type="dxa"/>
          <w:bottom w:w="43" w:type="dxa"/>
          <w:right w:w="58" w:type="dxa"/>
        </w:tblCellMar>
        <w:tblLook w:val="04A0" w:firstRow="1" w:lastRow="0" w:firstColumn="1" w:lastColumn="0" w:noHBand="0" w:noVBand="1"/>
      </w:tblPr>
      <w:tblGrid>
        <w:gridCol w:w="3060"/>
        <w:gridCol w:w="1551"/>
        <w:gridCol w:w="1551"/>
        <w:gridCol w:w="1551"/>
        <w:gridCol w:w="1552"/>
      </w:tblGrid>
      <w:tr w:rsidR="00603CE0" w:rsidRPr="00603CE0" w14:paraId="3201117D" w14:textId="77777777" w:rsidTr="002F75F5">
        <w:tc>
          <w:tcPr>
            <w:tcW w:w="3060" w:type="dxa"/>
            <w:tcBorders>
              <w:top w:val="single" w:sz="4" w:space="0" w:color="auto"/>
              <w:bottom w:val="single" w:sz="4" w:space="0" w:color="auto"/>
            </w:tcBorders>
          </w:tcPr>
          <w:p w14:paraId="793512BF" w14:textId="77777777" w:rsidR="00DB1165" w:rsidRPr="00603CE0" w:rsidRDefault="00DB1165" w:rsidP="002F75F5">
            <w:pPr>
              <w:spacing w:after="0" w:line="240" w:lineRule="auto"/>
              <w:rPr>
                <w:rFonts w:ascii="Times New Roman" w:hAnsi="Times New Roman"/>
                <w:b/>
                <w:color w:val="000000" w:themeColor="text1"/>
                <w:sz w:val="20"/>
              </w:rPr>
            </w:pPr>
          </w:p>
        </w:tc>
        <w:tc>
          <w:tcPr>
            <w:tcW w:w="1551" w:type="dxa"/>
            <w:tcBorders>
              <w:top w:val="single" w:sz="4" w:space="0" w:color="auto"/>
              <w:bottom w:val="single" w:sz="4" w:space="0" w:color="auto"/>
            </w:tcBorders>
          </w:tcPr>
          <w:p w14:paraId="041D22A0" w14:textId="3C093744" w:rsidR="00DB1165" w:rsidRPr="00603CE0" w:rsidRDefault="00DB1165" w:rsidP="002F75F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GISP</w:t>
            </w:r>
            <w:r w:rsidR="0046634A" w:rsidRPr="00603CE0">
              <w:rPr>
                <w:rFonts w:ascii="Times New Roman" w:hAnsi="Times New Roman"/>
                <w:b/>
                <w:color w:val="000000" w:themeColor="text1"/>
                <w:sz w:val="20"/>
              </w:rPr>
              <w:t>*</w:t>
            </w:r>
          </w:p>
        </w:tc>
        <w:tc>
          <w:tcPr>
            <w:tcW w:w="1551" w:type="dxa"/>
            <w:tcBorders>
              <w:top w:val="single" w:sz="4" w:space="0" w:color="auto"/>
              <w:bottom w:val="single" w:sz="4" w:space="0" w:color="auto"/>
            </w:tcBorders>
          </w:tcPr>
          <w:p w14:paraId="56922290" w14:textId="77777777" w:rsidR="00C71EAB" w:rsidRPr="00603CE0" w:rsidRDefault="00DB1165" w:rsidP="002F75F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R</w:t>
            </w:r>
            <w:r w:rsidR="00C71EAB" w:rsidRPr="00603CE0">
              <w:rPr>
                <w:rFonts w:ascii="Times New Roman" w:hAnsi="Times New Roman"/>
                <w:b/>
                <w:color w:val="000000" w:themeColor="text1"/>
                <w:sz w:val="20"/>
              </w:rPr>
              <w:t>andomized</w:t>
            </w:r>
          </w:p>
          <w:p w14:paraId="6CC6038D" w14:textId="5DD09A68" w:rsidR="00DB1165" w:rsidRPr="00603CE0" w:rsidRDefault="00DB1165" w:rsidP="002F75F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T</w:t>
            </w:r>
            <w:r w:rsidR="00C71EAB" w:rsidRPr="00603CE0">
              <w:rPr>
                <w:rFonts w:ascii="Times New Roman" w:hAnsi="Times New Roman"/>
                <w:b/>
                <w:color w:val="000000" w:themeColor="text1"/>
                <w:sz w:val="20"/>
              </w:rPr>
              <w:t>reatment (RT)</w:t>
            </w:r>
            <w:r w:rsidR="006344BE" w:rsidRPr="00603CE0">
              <w:rPr>
                <w:rFonts w:ascii="Times New Roman" w:hAnsi="Times New Roman"/>
                <w:b/>
                <w:color w:val="000000" w:themeColor="text1"/>
                <w:sz w:val="20"/>
              </w:rPr>
              <w:t>†</w:t>
            </w:r>
          </w:p>
        </w:tc>
        <w:tc>
          <w:tcPr>
            <w:tcW w:w="1551" w:type="dxa"/>
            <w:tcBorders>
              <w:top w:val="single" w:sz="4" w:space="0" w:color="auto"/>
              <w:bottom w:val="single" w:sz="4" w:space="0" w:color="auto"/>
            </w:tcBorders>
          </w:tcPr>
          <w:p w14:paraId="7CE62415" w14:textId="77777777" w:rsidR="00C71EAB" w:rsidRPr="00603CE0" w:rsidRDefault="00DB1165" w:rsidP="002F75F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T</w:t>
            </w:r>
            <w:r w:rsidR="00C71EAB" w:rsidRPr="00603CE0">
              <w:rPr>
                <w:rFonts w:ascii="Times New Roman" w:hAnsi="Times New Roman"/>
                <w:b/>
                <w:color w:val="000000" w:themeColor="text1"/>
                <w:sz w:val="20"/>
              </w:rPr>
              <w:t>est of Cure</w:t>
            </w:r>
          </w:p>
          <w:p w14:paraId="0383379B" w14:textId="6487BFE1" w:rsidR="00DB1165" w:rsidRPr="00603CE0" w:rsidRDefault="00C71EAB" w:rsidP="002F75F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(T</w:t>
            </w:r>
            <w:r w:rsidR="00DB1165" w:rsidRPr="00603CE0">
              <w:rPr>
                <w:rFonts w:ascii="Times New Roman" w:hAnsi="Times New Roman"/>
                <w:b/>
                <w:color w:val="000000" w:themeColor="text1"/>
                <w:sz w:val="20"/>
              </w:rPr>
              <w:t>OC</w:t>
            </w:r>
            <w:r w:rsidRPr="00603CE0">
              <w:rPr>
                <w:rFonts w:ascii="Times New Roman" w:hAnsi="Times New Roman"/>
                <w:b/>
                <w:color w:val="000000" w:themeColor="text1"/>
                <w:sz w:val="20"/>
              </w:rPr>
              <w:t>)</w:t>
            </w:r>
            <w:r w:rsidR="006344BE" w:rsidRPr="00603CE0">
              <w:rPr>
                <w:rFonts w:ascii="Times New Roman" w:hAnsi="Times New Roman"/>
                <w:b/>
                <w:color w:val="000000" w:themeColor="text1"/>
                <w:sz w:val="20"/>
              </w:rPr>
              <w:t>‡</w:t>
            </w:r>
          </w:p>
        </w:tc>
        <w:tc>
          <w:tcPr>
            <w:tcW w:w="1552" w:type="dxa"/>
            <w:tcBorders>
              <w:top w:val="single" w:sz="4" w:space="0" w:color="auto"/>
              <w:bottom w:val="single" w:sz="4" w:space="0" w:color="auto"/>
            </w:tcBorders>
          </w:tcPr>
          <w:p w14:paraId="75D0C6A8" w14:textId="07D15B96" w:rsidR="00DB1165" w:rsidRPr="00603CE0" w:rsidRDefault="00DB1165" w:rsidP="002F75F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Combo</w:t>
            </w:r>
            <w:r w:rsidR="009132AD" w:rsidRPr="00603CE0">
              <w:rPr>
                <w:rFonts w:ascii="Times New Roman" w:hAnsi="Times New Roman"/>
                <w:b/>
                <w:color w:val="000000" w:themeColor="text1"/>
                <w:sz w:val="20"/>
              </w:rPr>
              <w:t>§</w:t>
            </w:r>
          </w:p>
        </w:tc>
      </w:tr>
      <w:tr w:rsidR="00603CE0" w:rsidRPr="00603CE0" w14:paraId="27B4A29E" w14:textId="77777777" w:rsidTr="002F75F5">
        <w:tc>
          <w:tcPr>
            <w:tcW w:w="3060" w:type="dxa"/>
            <w:tcBorders>
              <w:top w:val="single" w:sz="4" w:space="0" w:color="auto"/>
              <w:bottom w:val="dashSmallGap" w:sz="4" w:space="0" w:color="auto"/>
            </w:tcBorders>
          </w:tcPr>
          <w:p w14:paraId="7D5FF9B3" w14:textId="0C8D2742" w:rsidR="00DB1165" w:rsidRPr="00603CE0" w:rsidRDefault="00DB1165" w:rsidP="002F75F5">
            <w:pPr>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Cumulative incidence of gonorrhea</w:t>
            </w:r>
            <w:r w:rsidR="00640F17" w:rsidRPr="00603CE0">
              <w:rPr>
                <w:rFonts w:ascii="Times New Roman" w:hAnsi="Times New Roman"/>
                <w:b/>
                <w:color w:val="000000" w:themeColor="text1"/>
                <w:sz w:val="20"/>
              </w:rPr>
              <w:t xml:space="preserve"> over 20 years</w:t>
            </w:r>
          </w:p>
        </w:tc>
        <w:tc>
          <w:tcPr>
            <w:tcW w:w="1551" w:type="dxa"/>
            <w:tcBorders>
              <w:top w:val="single" w:sz="4" w:space="0" w:color="auto"/>
              <w:bottom w:val="dashSmallGap" w:sz="4" w:space="0" w:color="auto"/>
            </w:tcBorders>
          </w:tcPr>
          <w:p w14:paraId="02288F38" w14:textId="2A6235FD" w:rsidR="00DB1165" w:rsidRPr="00603CE0" w:rsidRDefault="00DB538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722,096</w:t>
            </w:r>
          </w:p>
          <w:p w14:paraId="65FB3DD0" w14:textId="059AEC25"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15623B" w:rsidRPr="00603CE0">
              <w:rPr>
                <w:rFonts w:ascii="Times New Roman" w:hAnsi="Times New Roman"/>
                <w:color w:val="000000" w:themeColor="text1"/>
                <w:sz w:val="20"/>
              </w:rPr>
              <w:t>415,122</w:t>
            </w:r>
            <w:r w:rsidRPr="00603CE0">
              <w:rPr>
                <w:rFonts w:ascii="Times New Roman" w:hAnsi="Times New Roman"/>
                <w:color w:val="000000" w:themeColor="text1"/>
                <w:sz w:val="20"/>
              </w:rPr>
              <w:t xml:space="preserve">, </w:t>
            </w:r>
            <w:r w:rsidR="002370C3" w:rsidRPr="00603CE0">
              <w:rPr>
                <w:rFonts w:ascii="Times New Roman" w:hAnsi="Times New Roman"/>
                <w:color w:val="000000" w:themeColor="text1"/>
                <w:sz w:val="20"/>
              </w:rPr>
              <w:t>1,225,184</w:t>
            </w:r>
            <w:r w:rsidRPr="00603CE0">
              <w:rPr>
                <w:rFonts w:ascii="Times New Roman" w:hAnsi="Times New Roman"/>
                <w:color w:val="000000" w:themeColor="text1"/>
                <w:sz w:val="20"/>
              </w:rPr>
              <w:t>)</w:t>
            </w:r>
          </w:p>
        </w:tc>
        <w:tc>
          <w:tcPr>
            <w:tcW w:w="1551" w:type="dxa"/>
            <w:tcBorders>
              <w:top w:val="single" w:sz="4" w:space="0" w:color="auto"/>
              <w:bottom w:val="dashSmallGap" w:sz="4" w:space="0" w:color="auto"/>
            </w:tcBorders>
          </w:tcPr>
          <w:p w14:paraId="1B0D2DB5" w14:textId="5759D6CD" w:rsidR="00DB1165" w:rsidRPr="00603CE0" w:rsidRDefault="00227430"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744,987</w:t>
            </w:r>
          </w:p>
          <w:p w14:paraId="727F4314" w14:textId="3405E28C"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227430" w:rsidRPr="00603CE0">
              <w:rPr>
                <w:rFonts w:ascii="Times New Roman" w:hAnsi="Times New Roman"/>
                <w:color w:val="000000" w:themeColor="text1"/>
                <w:sz w:val="20"/>
              </w:rPr>
              <w:t>435</w:t>
            </w:r>
            <w:r w:rsidR="00F21A83" w:rsidRPr="00603CE0">
              <w:rPr>
                <w:rFonts w:ascii="Times New Roman" w:hAnsi="Times New Roman"/>
                <w:color w:val="000000" w:themeColor="text1"/>
                <w:sz w:val="20"/>
              </w:rPr>
              <w:t>,</w:t>
            </w:r>
            <w:r w:rsidR="00227430" w:rsidRPr="00603CE0">
              <w:rPr>
                <w:rFonts w:ascii="Times New Roman" w:hAnsi="Times New Roman"/>
                <w:color w:val="000000" w:themeColor="text1"/>
                <w:sz w:val="20"/>
              </w:rPr>
              <w:t>19</w:t>
            </w:r>
            <w:r w:rsidR="00F21A83" w:rsidRPr="00603CE0">
              <w:rPr>
                <w:rFonts w:ascii="Times New Roman" w:hAnsi="Times New Roman"/>
                <w:color w:val="000000" w:themeColor="text1"/>
                <w:sz w:val="20"/>
              </w:rPr>
              <w:t>6</w:t>
            </w:r>
            <w:r w:rsidRPr="00603CE0">
              <w:rPr>
                <w:rFonts w:ascii="Times New Roman" w:hAnsi="Times New Roman"/>
                <w:color w:val="000000" w:themeColor="text1"/>
                <w:sz w:val="20"/>
              </w:rPr>
              <w:t xml:space="preserve">, </w:t>
            </w:r>
            <w:r w:rsidR="00227430" w:rsidRPr="00603CE0">
              <w:rPr>
                <w:rFonts w:ascii="Times New Roman" w:hAnsi="Times New Roman"/>
                <w:color w:val="000000" w:themeColor="text1"/>
                <w:sz w:val="20"/>
              </w:rPr>
              <w:t>1</w:t>
            </w:r>
            <w:r w:rsidR="00F21A83" w:rsidRPr="00603CE0">
              <w:rPr>
                <w:rFonts w:ascii="Times New Roman" w:hAnsi="Times New Roman"/>
                <w:color w:val="000000" w:themeColor="text1"/>
                <w:sz w:val="20"/>
              </w:rPr>
              <w:t>,</w:t>
            </w:r>
            <w:r w:rsidR="00227430" w:rsidRPr="00603CE0">
              <w:rPr>
                <w:rFonts w:ascii="Times New Roman" w:hAnsi="Times New Roman"/>
                <w:color w:val="000000" w:themeColor="text1"/>
                <w:sz w:val="20"/>
              </w:rPr>
              <w:t>262</w:t>
            </w:r>
            <w:r w:rsidR="00F21A83" w:rsidRPr="00603CE0">
              <w:rPr>
                <w:rFonts w:ascii="Times New Roman" w:hAnsi="Times New Roman"/>
                <w:color w:val="000000" w:themeColor="text1"/>
                <w:sz w:val="20"/>
              </w:rPr>
              <w:t>,</w:t>
            </w:r>
            <w:r w:rsidR="00227430" w:rsidRPr="00603CE0">
              <w:rPr>
                <w:rFonts w:ascii="Times New Roman" w:hAnsi="Times New Roman"/>
                <w:color w:val="000000" w:themeColor="text1"/>
                <w:sz w:val="20"/>
              </w:rPr>
              <w:t>317</w:t>
            </w:r>
            <w:r w:rsidRPr="00603CE0">
              <w:rPr>
                <w:rFonts w:ascii="Times New Roman" w:hAnsi="Times New Roman"/>
                <w:color w:val="000000" w:themeColor="text1"/>
                <w:sz w:val="20"/>
              </w:rPr>
              <w:t>)</w:t>
            </w:r>
          </w:p>
        </w:tc>
        <w:tc>
          <w:tcPr>
            <w:tcW w:w="1551" w:type="dxa"/>
            <w:tcBorders>
              <w:top w:val="single" w:sz="4" w:space="0" w:color="auto"/>
              <w:bottom w:val="dashSmallGap" w:sz="4" w:space="0" w:color="auto"/>
            </w:tcBorders>
          </w:tcPr>
          <w:p w14:paraId="0B7DE76F" w14:textId="6254C4AB" w:rsidR="00DB1165" w:rsidRPr="00603CE0" w:rsidRDefault="00794FB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759</w:t>
            </w:r>
            <w:r w:rsidR="00DC5A8F" w:rsidRPr="00603CE0">
              <w:rPr>
                <w:rFonts w:ascii="Times New Roman" w:hAnsi="Times New Roman"/>
                <w:color w:val="000000" w:themeColor="text1"/>
                <w:sz w:val="20"/>
              </w:rPr>
              <w:t>,</w:t>
            </w:r>
            <w:r w:rsidRPr="00603CE0">
              <w:rPr>
                <w:rFonts w:ascii="Times New Roman" w:hAnsi="Times New Roman"/>
                <w:color w:val="000000" w:themeColor="text1"/>
                <w:sz w:val="20"/>
              </w:rPr>
              <w:t>672</w:t>
            </w:r>
          </w:p>
          <w:p w14:paraId="173D5366" w14:textId="2BCDEAE7"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794FB5" w:rsidRPr="00603CE0">
              <w:rPr>
                <w:rFonts w:ascii="Times New Roman" w:hAnsi="Times New Roman"/>
                <w:color w:val="000000" w:themeColor="text1"/>
                <w:sz w:val="20"/>
              </w:rPr>
              <w:t>443</w:t>
            </w:r>
            <w:r w:rsidR="00DC5A8F" w:rsidRPr="00603CE0">
              <w:rPr>
                <w:rFonts w:ascii="Times New Roman" w:hAnsi="Times New Roman"/>
                <w:color w:val="000000" w:themeColor="text1"/>
                <w:sz w:val="20"/>
              </w:rPr>
              <w:t>,</w:t>
            </w:r>
            <w:r w:rsidR="00794FB5" w:rsidRPr="00603CE0">
              <w:rPr>
                <w:rFonts w:ascii="Times New Roman" w:hAnsi="Times New Roman"/>
                <w:color w:val="000000" w:themeColor="text1"/>
                <w:sz w:val="20"/>
              </w:rPr>
              <w:t>702</w:t>
            </w:r>
            <w:r w:rsidRPr="00603CE0">
              <w:rPr>
                <w:rFonts w:ascii="Times New Roman" w:hAnsi="Times New Roman"/>
                <w:color w:val="000000" w:themeColor="text1"/>
                <w:sz w:val="20"/>
              </w:rPr>
              <w:t xml:space="preserve">, </w:t>
            </w:r>
            <w:r w:rsidR="00794FB5" w:rsidRPr="00603CE0">
              <w:rPr>
                <w:rFonts w:ascii="Times New Roman" w:hAnsi="Times New Roman"/>
                <w:color w:val="000000" w:themeColor="text1"/>
                <w:sz w:val="20"/>
              </w:rPr>
              <w:t>1</w:t>
            </w:r>
            <w:r w:rsidR="00DC5A8F" w:rsidRPr="00603CE0">
              <w:rPr>
                <w:rFonts w:ascii="Times New Roman" w:hAnsi="Times New Roman"/>
                <w:color w:val="000000" w:themeColor="text1"/>
                <w:sz w:val="20"/>
              </w:rPr>
              <w:t>,</w:t>
            </w:r>
            <w:r w:rsidR="00794FB5" w:rsidRPr="00603CE0">
              <w:rPr>
                <w:rFonts w:ascii="Times New Roman" w:hAnsi="Times New Roman"/>
                <w:color w:val="000000" w:themeColor="text1"/>
                <w:sz w:val="20"/>
              </w:rPr>
              <w:t>301</w:t>
            </w:r>
            <w:r w:rsidR="00DC5A8F" w:rsidRPr="00603CE0">
              <w:rPr>
                <w:rFonts w:ascii="Times New Roman" w:hAnsi="Times New Roman"/>
                <w:color w:val="000000" w:themeColor="text1"/>
                <w:sz w:val="20"/>
              </w:rPr>
              <w:t>,</w:t>
            </w:r>
            <w:r w:rsidR="00794FB5" w:rsidRPr="00603CE0">
              <w:rPr>
                <w:rFonts w:ascii="Times New Roman" w:hAnsi="Times New Roman"/>
                <w:color w:val="000000" w:themeColor="text1"/>
                <w:sz w:val="20"/>
              </w:rPr>
              <w:t>533</w:t>
            </w:r>
            <w:r w:rsidRPr="00603CE0">
              <w:rPr>
                <w:rFonts w:ascii="Times New Roman" w:hAnsi="Times New Roman"/>
                <w:color w:val="000000" w:themeColor="text1"/>
                <w:sz w:val="20"/>
              </w:rPr>
              <w:t>)</w:t>
            </w:r>
          </w:p>
        </w:tc>
        <w:tc>
          <w:tcPr>
            <w:tcW w:w="1552" w:type="dxa"/>
            <w:tcBorders>
              <w:top w:val="single" w:sz="4" w:space="0" w:color="auto"/>
              <w:bottom w:val="dashSmallGap" w:sz="4" w:space="0" w:color="auto"/>
            </w:tcBorders>
          </w:tcPr>
          <w:p w14:paraId="10762D56" w14:textId="40D84748" w:rsidR="00EB7B83" w:rsidRPr="00603CE0" w:rsidRDefault="00E4210E"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748</w:t>
            </w:r>
            <w:r w:rsidR="00DC5A8F" w:rsidRPr="00603CE0">
              <w:rPr>
                <w:rFonts w:ascii="Times New Roman" w:hAnsi="Times New Roman"/>
                <w:color w:val="000000" w:themeColor="text1"/>
                <w:sz w:val="20"/>
              </w:rPr>
              <w:t>,</w:t>
            </w:r>
            <w:r w:rsidRPr="00603CE0">
              <w:rPr>
                <w:rFonts w:ascii="Times New Roman" w:hAnsi="Times New Roman"/>
                <w:color w:val="000000" w:themeColor="text1"/>
                <w:sz w:val="20"/>
              </w:rPr>
              <w:t>08</w:t>
            </w:r>
            <w:r w:rsidR="00DC5A8F" w:rsidRPr="00603CE0">
              <w:rPr>
                <w:rFonts w:ascii="Times New Roman" w:hAnsi="Times New Roman"/>
                <w:color w:val="000000" w:themeColor="text1"/>
                <w:sz w:val="20"/>
              </w:rPr>
              <w:t>2</w:t>
            </w:r>
          </w:p>
          <w:p w14:paraId="10151394" w14:textId="462C18B2"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E4210E" w:rsidRPr="00603CE0">
              <w:rPr>
                <w:rFonts w:ascii="Times New Roman" w:hAnsi="Times New Roman"/>
                <w:color w:val="000000" w:themeColor="text1"/>
                <w:sz w:val="20"/>
              </w:rPr>
              <w:t>435</w:t>
            </w:r>
            <w:r w:rsidR="00DC5A8F" w:rsidRPr="00603CE0">
              <w:rPr>
                <w:rFonts w:ascii="Times New Roman" w:hAnsi="Times New Roman"/>
                <w:color w:val="000000" w:themeColor="text1"/>
                <w:sz w:val="20"/>
              </w:rPr>
              <w:t>,</w:t>
            </w:r>
            <w:r w:rsidR="00E4210E" w:rsidRPr="00603CE0">
              <w:rPr>
                <w:rFonts w:ascii="Times New Roman" w:hAnsi="Times New Roman"/>
                <w:color w:val="000000" w:themeColor="text1"/>
                <w:sz w:val="20"/>
              </w:rPr>
              <w:t>395</w:t>
            </w:r>
            <w:r w:rsidRPr="00603CE0">
              <w:rPr>
                <w:rFonts w:ascii="Times New Roman" w:hAnsi="Times New Roman"/>
                <w:color w:val="000000" w:themeColor="text1"/>
                <w:sz w:val="20"/>
              </w:rPr>
              <w:t xml:space="preserve">, </w:t>
            </w:r>
            <w:r w:rsidR="00E4210E" w:rsidRPr="00603CE0">
              <w:rPr>
                <w:rFonts w:ascii="Times New Roman" w:hAnsi="Times New Roman"/>
                <w:color w:val="000000" w:themeColor="text1"/>
                <w:sz w:val="20"/>
              </w:rPr>
              <w:t>1</w:t>
            </w:r>
            <w:r w:rsidR="00DC5A8F" w:rsidRPr="00603CE0">
              <w:rPr>
                <w:rFonts w:ascii="Times New Roman" w:hAnsi="Times New Roman"/>
                <w:color w:val="000000" w:themeColor="text1"/>
                <w:sz w:val="20"/>
              </w:rPr>
              <w:t>,</w:t>
            </w:r>
            <w:r w:rsidR="00E4210E" w:rsidRPr="00603CE0">
              <w:rPr>
                <w:rFonts w:ascii="Times New Roman" w:hAnsi="Times New Roman"/>
                <w:color w:val="000000" w:themeColor="text1"/>
                <w:sz w:val="20"/>
              </w:rPr>
              <w:t>234</w:t>
            </w:r>
            <w:r w:rsidR="00DC5A8F" w:rsidRPr="00603CE0">
              <w:rPr>
                <w:rFonts w:ascii="Times New Roman" w:hAnsi="Times New Roman"/>
                <w:color w:val="000000" w:themeColor="text1"/>
                <w:sz w:val="20"/>
              </w:rPr>
              <w:t>,</w:t>
            </w:r>
            <w:r w:rsidR="00E4210E" w:rsidRPr="00603CE0">
              <w:rPr>
                <w:rFonts w:ascii="Times New Roman" w:hAnsi="Times New Roman"/>
                <w:color w:val="000000" w:themeColor="text1"/>
                <w:sz w:val="20"/>
              </w:rPr>
              <w:t>573</w:t>
            </w:r>
            <w:r w:rsidRPr="00603CE0">
              <w:rPr>
                <w:rFonts w:ascii="Times New Roman" w:hAnsi="Times New Roman"/>
                <w:color w:val="000000" w:themeColor="text1"/>
                <w:sz w:val="20"/>
              </w:rPr>
              <w:t>)</w:t>
            </w:r>
          </w:p>
        </w:tc>
      </w:tr>
      <w:tr w:rsidR="00603CE0" w:rsidRPr="00603CE0" w14:paraId="38BD20AC" w14:textId="77777777" w:rsidTr="002F75F5">
        <w:tc>
          <w:tcPr>
            <w:tcW w:w="3060" w:type="dxa"/>
            <w:tcBorders>
              <w:top w:val="dashSmallGap" w:sz="4" w:space="0" w:color="auto"/>
              <w:bottom w:val="dashSmallGap" w:sz="4" w:space="0" w:color="auto"/>
            </w:tcBorders>
          </w:tcPr>
          <w:p w14:paraId="231A45F6" w14:textId="360F79AD" w:rsidR="00DB1165" w:rsidRPr="00603CE0" w:rsidRDefault="00DB1165" w:rsidP="002F75F5">
            <w:pPr>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 xml:space="preserve">Cumulative incidence of AMR gonorrhea </w:t>
            </w:r>
            <w:r w:rsidR="004216D8" w:rsidRPr="00603CE0">
              <w:rPr>
                <w:rFonts w:ascii="Times New Roman" w:hAnsi="Times New Roman"/>
                <w:b/>
                <w:color w:val="000000" w:themeColor="text1"/>
                <w:sz w:val="20"/>
              </w:rPr>
              <w:t>over 20 years</w:t>
            </w:r>
          </w:p>
        </w:tc>
        <w:tc>
          <w:tcPr>
            <w:tcW w:w="1551" w:type="dxa"/>
            <w:tcBorders>
              <w:top w:val="dashSmallGap" w:sz="4" w:space="0" w:color="auto"/>
              <w:bottom w:val="dashSmallGap" w:sz="4" w:space="0" w:color="auto"/>
            </w:tcBorders>
          </w:tcPr>
          <w:p w14:paraId="07E75876" w14:textId="21D19134" w:rsidR="00DB1165" w:rsidRPr="00603CE0" w:rsidRDefault="002717D2"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28</w:t>
            </w:r>
            <w:r w:rsidR="006074D9" w:rsidRPr="00603CE0">
              <w:rPr>
                <w:rFonts w:ascii="Times New Roman" w:hAnsi="Times New Roman"/>
                <w:color w:val="000000" w:themeColor="text1"/>
                <w:sz w:val="20"/>
              </w:rPr>
              <w:t>,</w:t>
            </w:r>
            <w:r w:rsidRPr="00603CE0">
              <w:rPr>
                <w:rFonts w:ascii="Times New Roman" w:hAnsi="Times New Roman"/>
                <w:color w:val="000000" w:themeColor="text1"/>
                <w:sz w:val="20"/>
              </w:rPr>
              <w:t>756</w:t>
            </w:r>
          </w:p>
          <w:p w14:paraId="41FAB21A" w14:textId="7FBC4BE2"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2717D2" w:rsidRPr="00603CE0">
              <w:rPr>
                <w:rFonts w:ascii="Times New Roman" w:hAnsi="Times New Roman"/>
                <w:color w:val="000000" w:themeColor="text1"/>
                <w:sz w:val="20"/>
              </w:rPr>
              <w:t>151</w:t>
            </w:r>
            <w:r w:rsidRPr="00603CE0">
              <w:rPr>
                <w:rFonts w:ascii="Times New Roman" w:hAnsi="Times New Roman"/>
                <w:color w:val="000000" w:themeColor="text1"/>
                <w:sz w:val="20"/>
              </w:rPr>
              <w:t xml:space="preserve">, </w:t>
            </w:r>
            <w:r w:rsidR="002717D2" w:rsidRPr="00603CE0">
              <w:rPr>
                <w:rFonts w:ascii="Times New Roman" w:hAnsi="Times New Roman"/>
                <w:color w:val="000000" w:themeColor="text1"/>
                <w:sz w:val="20"/>
              </w:rPr>
              <w:t>143</w:t>
            </w:r>
            <w:r w:rsidR="006074D9" w:rsidRPr="00603CE0">
              <w:rPr>
                <w:rFonts w:ascii="Times New Roman" w:hAnsi="Times New Roman"/>
                <w:color w:val="000000" w:themeColor="text1"/>
                <w:sz w:val="20"/>
              </w:rPr>
              <w:t>,</w:t>
            </w:r>
            <w:r w:rsidR="002717D2" w:rsidRPr="00603CE0">
              <w:rPr>
                <w:rFonts w:ascii="Times New Roman" w:hAnsi="Times New Roman"/>
                <w:color w:val="000000" w:themeColor="text1"/>
                <w:sz w:val="20"/>
              </w:rPr>
              <w:t>318</w:t>
            </w:r>
            <w:r w:rsidRPr="00603CE0">
              <w:rPr>
                <w:rFonts w:ascii="Times New Roman" w:hAnsi="Times New Roman"/>
                <w:color w:val="000000" w:themeColor="text1"/>
                <w:sz w:val="20"/>
              </w:rPr>
              <w:t>)</w:t>
            </w:r>
          </w:p>
        </w:tc>
        <w:tc>
          <w:tcPr>
            <w:tcW w:w="1551" w:type="dxa"/>
            <w:tcBorders>
              <w:top w:val="dashSmallGap" w:sz="4" w:space="0" w:color="auto"/>
              <w:bottom w:val="dashSmallGap" w:sz="4" w:space="0" w:color="auto"/>
            </w:tcBorders>
          </w:tcPr>
          <w:p w14:paraId="59B4B5BE" w14:textId="24BFB7AA" w:rsidR="00DB1165" w:rsidRPr="00603CE0" w:rsidRDefault="002717D2"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99</w:t>
            </w:r>
            <w:r w:rsidR="006074D9" w:rsidRPr="00603CE0">
              <w:rPr>
                <w:rFonts w:ascii="Times New Roman" w:hAnsi="Times New Roman"/>
                <w:color w:val="000000" w:themeColor="text1"/>
                <w:sz w:val="20"/>
              </w:rPr>
              <w:t>,</w:t>
            </w:r>
            <w:r w:rsidRPr="00603CE0">
              <w:rPr>
                <w:rFonts w:ascii="Times New Roman" w:hAnsi="Times New Roman"/>
                <w:color w:val="000000" w:themeColor="text1"/>
                <w:sz w:val="20"/>
              </w:rPr>
              <w:t>27</w:t>
            </w:r>
            <w:r w:rsidR="006074D9" w:rsidRPr="00603CE0">
              <w:rPr>
                <w:rFonts w:ascii="Times New Roman" w:hAnsi="Times New Roman"/>
                <w:color w:val="000000" w:themeColor="text1"/>
                <w:sz w:val="20"/>
              </w:rPr>
              <w:t>3</w:t>
            </w:r>
          </w:p>
          <w:p w14:paraId="498F7114" w14:textId="7F47C53C"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1C392F" w:rsidRPr="00603CE0">
              <w:rPr>
                <w:rFonts w:ascii="Times New Roman" w:hAnsi="Times New Roman"/>
                <w:color w:val="000000" w:themeColor="text1"/>
                <w:sz w:val="20"/>
              </w:rPr>
              <w:t>11</w:t>
            </w:r>
            <w:r w:rsidR="006074D9" w:rsidRPr="00603CE0">
              <w:rPr>
                <w:rFonts w:ascii="Times New Roman" w:hAnsi="Times New Roman"/>
                <w:color w:val="000000" w:themeColor="text1"/>
                <w:sz w:val="20"/>
              </w:rPr>
              <w:t>2</w:t>
            </w:r>
            <w:r w:rsidRPr="00603CE0">
              <w:rPr>
                <w:rFonts w:ascii="Times New Roman" w:hAnsi="Times New Roman"/>
                <w:color w:val="000000" w:themeColor="text1"/>
                <w:sz w:val="20"/>
              </w:rPr>
              <w:t xml:space="preserve">, </w:t>
            </w:r>
            <w:r w:rsidR="001C392F" w:rsidRPr="00603CE0">
              <w:rPr>
                <w:rFonts w:ascii="Times New Roman" w:hAnsi="Times New Roman"/>
                <w:color w:val="000000" w:themeColor="text1"/>
                <w:sz w:val="20"/>
              </w:rPr>
              <w:t>592</w:t>
            </w:r>
            <w:r w:rsidR="006074D9" w:rsidRPr="00603CE0">
              <w:rPr>
                <w:rFonts w:ascii="Times New Roman" w:hAnsi="Times New Roman"/>
                <w:color w:val="000000" w:themeColor="text1"/>
                <w:sz w:val="20"/>
              </w:rPr>
              <w:t>,</w:t>
            </w:r>
            <w:r w:rsidR="001C392F" w:rsidRPr="00603CE0">
              <w:rPr>
                <w:rFonts w:ascii="Times New Roman" w:hAnsi="Times New Roman"/>
                <w:color w:val="000000" w:themeColor="text1"/>
                <w:sz w:val="20"/>
              </w:rPr>
              <w:t>069</w:t>
            </w:r>
            <w:r w:rsidRPr="00603CE0">
              <w:rPr>
                <w:rFonts w:ascii="Times New Roman" w:hAnsi="Times New Roman"/>
                <w:color w:val="000000" w:themeColor="text1"/>
                <w:sz w:val="20"/>
              </w:rPr>
              <w:t>)</w:t>
            </w:r>
          </w:p>
        </w:tc>
        <w:tc>
          <w:tcPr>
            <w:tcW w:w="1551" w:type="dxa"/>
            <w:tcBorders>
              <w:top w:val="dashSmallGap" w:sz="4" w:space="0" w:color="auto"/>
              <w:bottom w:val="dashSmallGap" w:sz="4" w:space="0" w:color="auto"/>
            </w:tcBorders>
          </w:tcPr>
          <w:p w14:paraId="594ED677" w14:textId="45B2799B" w:rsidR="00DB1165" w:rsidRPr="00603CE0" w:rsidRDefault="001C392F"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155</w:t>
            </w:r>
            <w:r w:rsidR="006074D9" w:rsidRPr="00603CE0">
              <w:rPr>
                <w:rFonts w:ascii="Times New Roman" w:hAnsi="Times New Roman"/>
                <w:color w:val="000000" w:themeColor="text1"/>
                <w:sz w:val="20"/>
              </w:rPr>
              <w:t>,</w:t>
            </w:r>
            <w:r w:rsidRPr="00603CE0">
              <w:rPr>
                <w:rFonts w:ascii="Times New Roman" w:hAnsi="Times New Roman"/>
                <w:color w:val="000000" w:themeColor="text1"/>
                <w:sz w:val="20"/>
              </w:rPr>
              <w:t>983</w:t>
            </w:r>
          </w:p>
          <w:p w14:paraId="1EF1D9BE" w14:textId="7D35A0A0"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1A6A12" w:rsidRPr="00603CE0">
              <w:rPr>
                <w:rFonts w:ascii="Times New Roman" w:hAnsi="Times New Roman"/>
                <w:color w:val="000000" w:themeColor="text1"/>
                <w:sz w:val="20"/>
              </w:rPr>
              <w:t>15</w:t>
            </w:r>
            <w:r w:rsidR="006074D9" w:rsidRPr="00603CE0">
              <w:rPr>
                <w:rFonts w:ascii="Times New Roman" w:hAnsi="Times New Roman"/>
                <w:color w:val="000000" w:themeColor="text1"/>
                <w:sz w:val="20"/>
              </w:rPr>
              <w:t>7</w:t>
            </w:r>
            <w:r w:rsidRPr="00603CE0">
              <w:rPr>
                <w:rFonts w:ascii="Times New Roman" w:hAnsi="Times New Roman"/>
                <w:color w:val="000000" w:themeColor="text1"/>
                <w:sz w:val="20"/>
              </w:rPr>
              <w:t xml:space="preserve">, </w:t>
            </w:r>
            <w:r w:rsidR="001A6A12" w:rsidRPr="00603CE0">
              <w:rPr>
                <w:rFonts w:ascii="Times New Roman" w:hAnsi="Times New Roman"/>
                <w:color w:val="000000" w:themeColor="text1"/>
                <w:sz w:val="20"/>
              </w:rPr>
              <w:t>745</w:t>
            </w:r>
            <w:r w:rsidR="006074D9" w:rsidRPr="00603CE0">
              <w:rPr>
                <w:rFonts w:ascii="Times New Roman" w:hAnsi="Times New Roman"/>
                <w:color w:val="000000" w:themeColor="text1"/>
                <w:sz w:val="20"/>
              </w:rPr>
              <w:t>,</w:t>
            </w:r>
            <w:r w:rsidR="001A6A12" w:rsidRPr="00603CE0">
              <w:rPr>
                <w:rFonts w:ascii="Times New Roman" w:hAnsi="Times New Roman"/>
                <w:color w:val="000000" w:themeColor="text1"/>
                <w:sz w:val="20"/>
              </w:rPr>
              <w:t>978</w:t>
            </w:r>
            <w:r w:rsidRPr="00603CE0">
              <w:rPr>
                <w:rFonts w:ascii="Times New Roman" w:hAnsi="Times New Roman"/>
                <w:color w:val="000000" w:themeColor="text1"/>
                <w:sz w:val="20"/>
              </w:rPr>
              <w:t>)</w:t>
            </w:r>
          </w:p>
        </w:tc>
        <w:tc>
          <w:tcPr>
            <w:tcW w:w="1552" w:type="dxa"/>
            <w:tcBorders>
              <w:top w:val="dashSmallGap" w:sz="4" w:space="0" w:color="auto"/>
              <w:bottom w:val="dashSmallGap" w:sz="4" w:space="0" w:color="auto"/>
            </w:tcBorders>
          </w:tcPr>
          <w:p w14:paraId="6EC55C81" w14:textId="3A41C2B5" w:rsidR="00C21841" w:rsidRPr="00603CE0" w:rsidRDefault="001A6A12"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120</w:t>
            </w:r>
            <w:r w:rsidR="006074D9" w:rsidRPr="00603CE0">
              <w:rPr>
                <w:rFonts w:ascii="Times New Roman" w:hAnsi="Times New Roman"/>
                <w:color w:val="000000" w:themeColor="text1"/>
                <w:sz w:val="20"/>
              </w:rPr>
              <w:t>,</w:t>
            </w:r>
            <w:r w:rsidRPr="00603CE0">
              <w:rPr>
                <w:rFonts w:ascii="Times New Roman" w:hAnsi="Times New Roman"/>
                <w:color w:val="000000" w:themeColor="text1"/>
                <w:sz w:val="20"/>
              </w:rPr>
              <w:t>252</w:t>
            </w:r>
          </w:p>
          <w:p w14:paraId="5A66E71D" w14:textId="07D77B8A"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1A6A12" w:rsidRPr="00603CE0">
              <w:rPr>
                <w:rFonts w:ascii="Times New Roman" w:hAnsi="Times New Roman"/>
                <w:color w:val="000000" w:themeColor="text1"/>
                <w:sz w:val="20"/>
              </w:rPr>
              <w:t>98</w:t>
            </w:r>
            <w:r w:rsidRPr="00603CE0">
              <w:rPr>
                <w:rFonts w:ascii="Times New Roman" w:hAnsi="Times New Roman"/>
                <w:color w:val="000000" w:themeColor="text1"/>
                <w:sz w:val="20"/>
              </w:rPr>
              <w:t xml:space="preserve">, </w:t>
            </w:r>
            <w:r w:rsidR="001A6A12" w:rsidRPr="00603CE0">
              <w:rPr>
                <w:rFonts w:ascii="Times New Roman" w:hAnsi="Times New Roman"/>
                <w:color w:val="000000" w:themeColor="text1"/>
                <w:sz w:val="20"/>
              </w:rPr>
              <w:t>584</w:t>
            </w:r>
            <w:r w:rsidR="006074D9" w:rsidRPr="00603CE0">
              <w:rPr>
                <w:rFonts w:ascii="Times New Roman" w:hAnsi="Times New Roman"/>
                <w:color w:val="000000" w:themeColor="text1"/>
                <w:sz w:val="20"/>
              </w:rPr>
              <w:t>,</w:t>
            </w:r>
            <w:r w:rsidR="001A6A12" w:rsidRPr="00603CE0">
              <w:rPr>
                <w:rFonts w:ascii="Times New Roman" w:hAnsi="Times New Roman"/>
                <w:color w:val="000000" w:themeColor="text1"/>
                <w:sz w:val="20"/>
              </w:rPr>
              <w:t>297</w:t>
            </w:r>
            <w:r w:rsidRPr="00603CE0">
              <w:rPr>
                <w:rFonts w:ascii="Times New Roman" w:hAnsi="Times New Roman"/>
                <w:color w:val="000000" w:themeColor="text1"/>
                <w:sz w:val="20"/>
              </w:rPr>
              <w:t>)</w:t>
            </w:r>
          </w:p>
        </w:tc>
      </w:tr>
      <w:tr w:rsidR="00603CE0" w:rsidRPr="00603CE0" w14:paraId="52E9F941" w14:textId="77777777" w:rsidTr="002F75F5">
        <w:tc>
          <w:tcPr>
            <w:tcW w:w="3060" w:type="dxa"/>
            <w:tcBorders>
              <w:top w:val="dashSmallGap" w:sz="4" w:space="0" w:color="auto"/>
              <w:bottom w:val="dashSmallGap" w:sz="4" w:space="0" w:color="auto"/>
            </w:tcBorders>
          </w:tcPr>
          <w:p w14:paraId="59348459" w14:textId="35392BFA" w:rsidR="00DB1165" w:rsidRPr="00603CE0" w:rsidRDefault="00DB1165" w:rsidP="002F75F5">
            <w:pPr>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Treatment failure rate</w:t>
            </w:r>
          </w:p>
        </w:tc>
        <w:tc>
          <w:tcPr>
            <w:tcW w:w="1551" w:type="dxa"/>
            <w:tcBorders>
              <w:top w:val="dashSmallGap" w:sz="4" w:space="0" w:color="auto"/>
              <w:bottom w:val="dashSmallGap" w:sz="4" w:space="0" w:color="auto"/>
            </w:tcBorders>
          </w:tcPr>
          <w:p w14:paraId="2108CDF0" w14:textId="68D8D24C" w:rsidR="00DB1165" w:rsidRPr="00603CE0" w:rsidRDefault="00E83992"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0.60</w:t>
            </w:r>
            <w:r w:rsidR="00DB1165" w:rsidRPr="00603CE0">
              <w:rPr>
                <w:rFonts w:ascii="Times New Roman" w:hAnsi="Times New Roman"/>
                <w:color w:val="000000" w:themeColor="text1"/>
                <w:sz w:val="20"/>
              </w:rPr>
              <w:t>%</w:t>
            </w:r>
          </w:p>
          <w:p w14:paraId="4EC61D5A" w14:textId="3A932199"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E83992" w:rsidRPr="00603CE0">
              <w:rPr>
                <w:rFonts w:ascii="Times New Roman" w:hAnsi="Times New Roman"/>
                <w:color w:val="000000" w:themeColor="text1"/>
                <w:sz w:val="20"/>
              </w:rPr>
              <w:t>0.0</w:t>
            </w:r>
            <w:r w:rsidR="008741FF" w:rsidRPr="00603CE0">
              <w:rPr>
                <w:rFonts w:ascii="Times New Roman" w:hAnsi="Times New Roman"/>
                <w:color w:val="000000" w:themeColor="text1"/>
                <w:sz w:val="20"/>
              </w:rPr>
              <w:t>2</w:t>
            </w:r>
            <w:r w:rsidRPr="00603CE0">
              <w:rPr>
                <w:rFonts w:ascii="Times New Roman" w:hAnsi="Times New Roman"/>
                <w:color w:val="000000" w:themeColor="text1"/>
                <w:sz w:val="20"/>
              </w:rPr>
              <w:t xml:space="preserve">, </w:t>
            </w:r>
            <w:r w:rsidR="00E83992" w:rsidRPr="00603CE0">
              <w:rPr>
                <w:rFonts w:ascii="Times New Roman" w:hAnsi="Times New Roman"/>
                <w:color w:val="000000" w:themeColor="text1"/>
                <w:sz w:val="20"/>
              </w:rPr>
              <w:t>2.1</w:t>
            </w:r>
            <w:r w:rsidR="008741FF" w:rsidRPr="00603CE0">
              <w:rPr>
                <w:rFonts w:ascii="Times New Roman" w:hAnsi="Times New Roman"/>
                <w:color w:val="000000" w:themeColor="text1"/>
                <w:sz w:val="20"/>
              </w:rPr>
              <w:t>3</w:t>
            </w:r>
            <w:r w:rsidRPr="00603CE0">
              <w:rPr>
                <w:rFonts w:ascii="Times New Roman" w:hAnsi="Times New Roman"/>
                <w:color w:val="000000" w:themeColor="text1"/>
                <w:sz w:val="20"/>
              </w:rPr>
              <w:t>)</w:t>
            </w:r>
          </w:p>
        </w:tc>
        <w:tc>
          <w:tcPr>
            <w:tcW w:w="1551" w:type="dxa"/>
            <w:tcBorders>
              <w:top w:val="dashSmallGap" w:sz="4" w:space="0" w:color="auto"/>
              <w:bottom w:val="dashSmallGap" w:sz="4" w:space="0" w:color="auto"/>
            </w:tcBorders>
          </w:tcPr>
          <w:p w14:paraId="536BFEDF" w14:textId="397CCF10" w:rsidR="00DB1165" w:rsidRPr="00603CE0" w:rsidRDefault="0084301C"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7.68</w:t>
            </w:r>
            <w:r w:rsidR="00DB1165" w:rsidRPr="00603CE0">
              <w:rPr>
                <w:rFonts w:ascii="Times New Roman" w:hAnsi="Times New Roman"/>
                <w:color w:val="000000" w:themeColor="text1"/>
                <w:sz w:val="20"/>
              </w:rPr>
              <w:t>%</w:t>
            </w:r>
          </w:p>
          <w:p w14:paraId="2160E96D" w14:textId="6F366490"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84301C" w:rsidRPr="00603CE0">
              <w:rPr>
                <w:rFonts w:ascii="Times New Roman" w:hAnsi="Times New Roman"/>
                <w:color w:val="000000" w:themeColor="text1"/>
                <w:sz w:val="20"/>
              </w:rPr>
              <w:t>0.01</w:t>
            </w:r>
            <w:r w:rsidRPr="00603CE0">
              <w:rPr>
                <w:rFonts w:ascii="Times New Roman" w:hAnsi="Times New Roman"/>
                <w:color w:val="000000" w:themeColor="text1"/>
                <w:sz w:val="20"/>
              </w:rPr>
              <w:t xml:space="preserve">, </w:t>
            </w:r>
            <w:r w:rsidR="0084301C" w:rsidRPr="00603CE0">
              <w:rPr>
                <w:rFonts w:ascii="Times New Roman" w:hAnsi="Times New Roman"/>
                <w:color w:val="000000" w:themeColor="text1"/>
                <w:sz w:val="20"/>
              </w:rPr>
              <w:t>44.99</w:t>
            </w:r>
            <w:r w:rsidRPr="00603CE0">
              <w:rPr>
                <w:rFonts w:ascii="Times New Roman" w:hAnsi="Times New Roman"/>
                <w:color w:val="000000" w:themeColor="text1"/>
                <w:sz w:val="20"/>
              </w:rPr>
              <w:t>)</w:t>
            </w:r>
          </w:p>
        </w:tc>
        <w:tc>
          <w:tcPr>
            <w:tcW w:w="1551" w:type="dxa"/>
            <w:tcBorders>
              <w:top w:val="dashSmallGap" w:sz="4" w:space="0" w:color="auto"/>
              <w:bottom w:val="dashSmallGap" w:sz="4" w:space="0" w:color="auto"/>
            </w:tcBorders>
          </w:tcPr>
          <w:p w14:paraId="274CDFFC" w14:textId="14BCC860" w:rsidR="00DB1165" w:rsidRPr="00603CE0" w:rsidRDefault="0084301C"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16.11</w:t>
            </w:r>
            <w:r w:rsidR="00DB1165" w:rsidRPr="00603CE0">
              <w:rPr>
                <w:rFonts w:ascii="Times New Roman" w:hAnsi="Times New Roman"/>
                <w:color w:val="000000" w:themeColor="text1"/>
                <w:sz w:val="20"/>
              </w:rPr>
              <w:t>%</w:t>
            </w:r>
          </w:p>
          <w:p w14:paraId="1DE7CB5F" w14:textId="216E7F32"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C734C1" w:rsidRPr="00603CE0">
              <w:rPr>
                <w:rFonts w:ascii="Times New Roman" w:hAnsi="Times New Roman"/>
                <w:color w:val="000000" w:themeColor="text1"/>
                <w:sz w:val="20"/>
              </w:rPr>
              <w:t>0.03</w:t>
            </w:r>
            <w:r w:rsidRPr="00603CE0">
              <w:rPr>
                <w:rFonts w:ascii="Times New Roman" w:hAnsi="Times New Roman"/>
                <w:color w:val="000000" w:themeColor="text1"/>
                <w:sz w:val="20"/>
              </w:rPr>
              <w:t xml:space="preserve">, </w:t>
            </w:r>
            <w:r w:rsidR="00C734C1" w:rsidRPr="00603CE0">
              <w:rPr>
                <w:rFonts w:ascii="Times New Roman" w:hAnsi="Times New Roman"/>
                <w:color w:val="000000" w:themeColor="text1"/>
                <w:sz w:val="20"/>
              </w:rPr>
              <w:t>51.47</w:t>
            </w:r>
            <w:r w:rsidRPr="00603CE0">
              <w:rPr>
                <w:rFonts w:ascii="Times New Roman" w:hAnsi="Times New Roman"/>
                <w:color w:val="000000" w:themeColor="text1"/>
                <w:sz w:val="20"/>
              </w:rPr>
              <w:t>)</w:t>
            </w:r>
          </w:p>
        </w:tc>
        <w:tc>
          <w:tcPr>
            <w:tcW w:w="1552" w:type="dxa"/>
            <w:tcBorders>
              <w:top w:val="dashSmallGap" w:sz="4" w:space="0" w:color="auto"/>
              <w:bottom w:val="dashSmallGap" w:sz="4" w:space="0" w:color="auto"/>
            </w:tcBorders>
          </w:tcPr>
          <w:p w14:paraId="384CC853" w14:textId="315F2720" w:rsidR="00DB1165" w:rsidRPr="00603CE0" w:rsidRDefault="00C734C1"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10.6</w:t>
            </w:r>
            <w:r w:rsidR="00ED0E68" w:rsidRPr="00603CE0">
              <w:rPr>
                <w:rFonts w:ascii="Times New Roman" w:hAnsi="Times New Roman"/>
                <w:color w:val="000000" w:themeColor="text1"/>
                <w:sz w:val="20"/>
              </w:rPr>
              <w:t>8</w:t>
            </w:r>
            <w:r w:rsidR="00DB1165" w:rsidRPr="00603CE0">
              <w:rPr>
                <w:rFonts w:ascii="Times New Roman" w:hAnsi="Times New Roman"/>
                <w:color w:val="000000" w:themeColor="text1"/>
                <w:sz w:val="20"/>
              </w:rPr>
              <w:t>%</w:t>
            </w:r>
          </w:p>
          <w:p w14:paraId="08F8FC0B" w14:textId="690C02BC"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C734C1" w:rsidRPr="00603CE0">
              <w:rPr>
                <w:rFonts w:ascii="Times New Roman" w:hAnsi="Times New Roman"/>
                <w:color w:val="000000" w:themeColor="text1"/>
                <w:sz w:val="20"/>
              </w:rPr>
              <w:t>0.0</w:t>
            </w:r>
            <w:r w:rsidR="00ED0E68" w:rsidRPr="00603CE0">
              <w:rPr>
                <w:rFonts w:ascii="Times New Roman" w:hAnsi="Times New Roman"/>
                <w:color w:val="000000" w:themeColor="text1"/>
                <w:sz w:val="20"/>
              </w:rPr>
              <w:t>2</w:t>
            </w:r>
            <w:r w:rsidRPr="00603CE0">
              <w:rPr>
                <w:rFonts w:ascii="Times New Roman" w:hAnsi="Times New Roman"/>
                <w:color w:val="000000" w:themeColor="text1"/>
                <w:sz w:val="20"/>
              </w:rPr>
              <w:t xml:space="preserve">, </w:t>
            </w:r>
            <w:r w:rsidR="007A679F" w:rsidRPr="00603CE0">
              <w:rPr>
                <w:rFonts w:ascii="Times New Roman" w:hAnsi="Times New Roman"/>
                <w:color w:val="000000" w:themeColor="text1"/>
                <w:sz w:val="20"/>
              </w:rPr>
              <w:t>44.15</w:t>
            </w:r>
            <w:r w:rsidRPr="00603CE0">
              <w:rPr>
                <w:rFonts w:ascii="Times New Roman" w:hAnsi="Times New Roman"/>
                <w:color w:val="000000" w:themeColor="text1"/>
                <w:sz w:val="20"/>
              </w:rPr>
              <w:t>)</w:t>
            </w:r>
          </w:p>
        </w:tc>
      </w:tr>
      <w:tr w:rsidR="00603CE0" w:rsidRPr="00603CE0" w14:paraId="42A18823" w14:textId="77777777" w:rsidTr="002F75F5">
        <w:tc>
          <w:tcPr>
            <w:tcW w:w="3060" w:type="dxa"/>
            <w:tcBorders>
              <w:top w:val="dashSmallGap" w:sz="4" w:space="0" w:color="auto"/>
              <w:bottom w:val="single" w:sz="4" w:space="0" w:color="auto"/>
            </w:tcBorders>
          </w:tcPr>
          <w:p w14:paraId="026FB08B" w14:textId="53D53C1C" w:rsidR="00DB1165" w:rsidRPr="00603CE0" w:rsidRDefault="00DB1165" w:rsidP="002F75F5">
            <w:pPr>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Total count treatments with ertapenem</w:t>
            </w:r>
          </w:p>
        </w:tc>
        <w:tc>
          <w:tcPr>
            <w:tcW w:w="1551" w:type="dxa"/>
            <w:tcBorders>
              <w:top w:val="dashSmallGap" w:sz="4" w:space="0" w:color="auto"/>
              <w:bottom w:val="single" w:sz="4" w:space="0" w:color="auto"/>
            </w:tcBorders>
          </w:tcPr>
          <w:p w14:paraId="371C7D0E" w14:textId="70B9A7C6" w:rsidR="00DB1165" w:rsidRPr="00603CE0" w:rsidRDefault="007A679F"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w:t>
            </w:r>
            <w:r w:rsidR="00F14263" w:rsidRPr="00603CE0">
              <w:rPr>
                <w:rFonts w:ascii="Times New Roman" w:hAnsi="Times New Roman"/>
                <w:color w:val="000000" w:themeColor="text1"/>
                <w:sz w:val="20"/>
              </w:rPr>
              <w:t>,</w:t>
            </w:r>
            <w:r w:rsidRPr="00603CE0">
              <w:rPr>
                <w:rFonts w:ascii="Times New Roman" w:hAnsi="Times New Roman"/>
                <w:color w:val="000000" w:themeColor="text1"/>
                <w:sz w:val="20"/>
              </w:rPr>
              <w:t>818</w:t>
            </w:r>
          </w:p>
          <w:p w14:paraId="11D46AF0" w14:textId="4C6D8B25"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 xml:space="preserve">(0, </w:t>
            </w:r>
            <w:r w:rsidR="007A679F" w:rsidRPr="00603CE0">
              <w:rPr>
                <w:rFonts w:ascii="Times New Roman" w:hAnsi="Times New Roman"/>
                <w:color w:val="000000" w:themeColor="text1"/>
                <w:sz w:val="20"/>
              </w:rPr>
              <w:t>42</w:t>
            </w:r>
            <w:r w:rsidR="00F14263" w:rsidRPr="00603CE0">
              <w:rPr>
                <w:rFonts w:ascii="Times New Roman" w:hAnsi="Times New Roman"/>
                <w:color w:val="000000" w:themeColor="text1"/>
                <w:sz w:val="20"/>
              </w:rPr>
              <w:t>,</w:t>
            </w:r>
            <w:r w:rsidR="007A679F" w:rsidRPr="00603CE0">
              <w:rPr>
                <w:rFonts w:ascii="Times New Roman" w:hAnsi="Times New Roman"/>
                <w:color w:val="000000" w:themeColor="text1"/>
                <w:sz w:val="20"/>
              </w:rPr>
              <w:t>129</w:t>
            </w:r>
            <w:r w:rsidRPr="00603CE0">
              <w:rPr>
                <w:rFonts w:ascii="Times New Roman" w:hAnsi="Times New Roman"/>
                <w:color w:val="000000" w:themeColor="text1"/>
                <w:sz w:val="20"/>
              </w:rPr>
              <w:t>)</w:t>
            </w:r>
          </w:p>
        </w:tc>
        <w:tc>
          <w:tcPr>
            <w:tcW w:w="1551" w:type="dxa"/>
            <w:tcBorders>
              <w:top w:val="dashSmallGap" w:sz="4" w:space="0" w:color="auto"/>
              <w:bottom w:val="single" w:sz="4" w:space="0" w:color="auto"/>
            </w:tcBorders>
          </w:tcPr>
          <w:p w14:paraId="4929EF34" w14:textId="631913A6" w:rsidR="00DB1165" w:rsidRPr="00603CE0" w:rsidRDefault="00A63E04"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w:t>
            </w:r>
            <w:r w:rsidR="00F14263" w:rsidRPr="00603CE0">
              <w:rPr>
                <w:rFonts w:ascii="Times New Roman" w:hAnsi="Times New Roman"/>
                <w:color w:val="000000" w:themeColor="text1"/>
                <w:sz w:val="20"/>
              </w:rPr>
              <w:t>,</w:t>
            </w:r>
            <w:r w:rsidRPr="00603CE0">
              <w:rPr>
                <w:rFonts w:ascii="Times New Roman" w:hAnsi="Times New Roman"/>
                <w:color w:val="000000" w:themeColor="text1"/>
                <w:sz w:val="20"/>
              </w:rPr>
              <w:t>390</w:t>
            </w:r>
          </w:p>
          <w:p w14:paraId="1D1733A3" w14:textId="5413BFB7"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 xml:space="preserve">(0, </w:t>
            </w:r>
            <w:r w:rsidR="00A63E04" w:rsidRPr="00603CE0">
              <w:rPr>
                <w:rFonts w:ascii="Times New Roman" w:hAnsi="Times New Roman"/>
                <w:color w:val="000000" w:themeColor="text1"/>
                <w:sz w:val="20"/>
              </w:rPr>
              <w:t>12</w:t>
            </w:r>
            <w:r w:rsidR="00F14263" w:rsidRPr="00603CE0">
              <w:rPr>
                <w:rFonts w:ascii="Times New Roman" w:hAnsi="Times New Roman"/>
                <w:color w:val="000000" w:themeColor="text1"/>
                <w:sz w:val="20"/>
              </w:rPr>
              <w:t>,</w:t>
            </w:r>
            <w:r w:rsidR="00A63E04" w:rsidRPr="00603CE0">
              <w:rPr>
                <w:rFonts w:ascii="Times New Roman" w:hAnsi="Times New Roman"/>
                <w:color w:val="000000" w:themeColor="text1"/>
                <w:sz w:val="20"/>
              </w:rPr>
              <w:t>890</w:t>
            </w:r>
            <w:r w:rsidRPr="00603CE0">
              <w:rPr>
                <w:rFonts w:ascii="Times New Roman" w:hAnsi="Times New Roman"/>
                <w:color w:val="000000" w:themeColor="text1"/>
                <w:sz w:val="20"/>
              </w:rPr>
              <w:t>)</w:t>
            </w:r>
          </w:p>
        </w:tc>
        <w:tc>
          <w:tcPr>
            <w:tcW w:w="1551" w:type="dxa"/>
            <w:tcBorders>
              <w:top w:val="dashSmallGap" w:sz="4" w:space="0" w:color="auto"/>
              <w:bottom w:val="single" w:sz="4" w:space="0" w:color="auto"/>
            </w:tcBorders>
          </w:tcPr>
          <w:p w14:paraId="5102352C" w14:textId="69A7FF74" w:rsidR="00DB1165" w:rsidRPr="00603CE0" w:rsidRDefault="00A63E04"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668</w:t>
            </w:r>
          </w:p>
          <w:p w14:paraId="1E24B268" w14:textId="6CFFF215"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 xml:space="preserve">(0, </w:t>
            </w:r>
            <w:r w:rsidR="00F21A83" w:rsidRPr="00603CE0">
              <w:rPr>
                <w:rFonts w:ascii="Times New Roman" w:hAnsi="Times New Roman"/>
                <w:color w:val="000000" w:themeColor="text1"/>
                <w:sz w:val="20"/>
              </w:rPr>
              <w:t>8</w:t>
            </w:r>
            <w:r w:rsidR="00F14263" w:rsidRPr="00603CE0">
              <w:rPr>
                <w:rFonts w:ascii="Times New Roman" w:hAnsi="Times New Roman"/>
                <w:color w:val="000000" w:themeColor="text1"/>
                <w:sz w:val="20"/>
              </w:rPr>
              <w:t>,</w:t>
            </w:r>
            <w:r w:rsidR="00F21A83" w:rsidRPr="00603CE0">
              <w:rPr>
                <w:rFonts w:ascii="Times New Roman" w:hAnsi="Times New Roman"/>
                <w:color w:val="000000" w:themeColor="text1"/>
                <w:sz w:val="20"/>
              </w:rPr>
              <w:t>805</w:t>
            </w:r>
            <w:r w:rsidRPr="00603CE0">
              <w:rPr>
                <w:rFonts w:ascii="Times New Roman" w:hAnsi="Times New Roman"/>
                <w:color w:val="000000" w:themeColor="text1"/>
                <w:sz w:val="20"/>
              </w:rPr>
              <w:t>)</w:t>
            </w:r>
          </w:p>
        </w:tc>
        <w:tc>
          <w:tcPr>
            <w:tcW w:w="1552" w:type="dxa"/>
            <w:tcBorders>
              <w:top w:val="dashSmallGap" w:sz="4" w:space="0" w:color="auto"/>
              <w:bottom w:val="single" w:sz="4" w:space="0" w:color="auto"/>
            </w:tcBorders>
          </w:tcPr>
          <w:p w14:paraId="4EDD7472" w14:textId="7D4D4799" w:rsidR="00E25055" w:rsidRPr="00603CE0" w:rsidRDefault="00F21A83"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508</w:t>
            </w:r>
          </w:p>
          <w:p w14:paraId="3BCE0A36" w14:textId="08FA6EE2" w:rsidR="00DB1165" w:rsidRPr="00603CE0" w:rsidRDefault="00DB1165" w:rsidP="002F75F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A86689" w:rsidRPr="00603CE0">
              <w:rPr>
                <w:rFonts w:ascii="Times New Roman" w:hAnsi="Times New Roman"/>
                <w:color w:val="000000" w:themeColor="text1"/>
                <w:sz w:val="20"/>
              </w:rPr>
              <w:t>0</w:t>
            </w:r>
            <w:r w:rsidRPr="00603CE0">
              <w:rPr>
                <w:rFonts w:ascii="Times New Roman" w:hAnsi="Times New Roman"/>
                <w:color w:val="000000" w:themeColor="text1"/>
                <w:sz w:val="20"/>
              </w:rPr>
              <w:t xml:space="preserve">, </w:t>
            </w:r>
            <w:r w:rsidR="00F21A83" w:rsidRPr="00603CE0">
              <w:rPr>
                <w:rFonts w:ascii="Times New Roman" w:hAnsi="Times New Roman"/>
                <w:color w:val="000000" w:themeColor="text1"/>
                <w:sz w:val="20"/>
              </w:rPr>
              <w:t>8</w:t>
            </w:r>
            <w:r w:rsidR="00F14263" w:rsidRPr="00603CE0">
              <w:rPr>
                <w:rFonts w:ascii="Times New Roman" w:hAnsi="Times New Roman"/>
                <w:color w:val="000000" w:themeColor="text1"/>
                <w:sz w:val="20"/>
              </w:rPr>
              <w:t>,</w:t>
            </w:r>
            <w:r w:rsidR="00F21A83" w:rsidRPr="00603CE0">
              <w:rPr>
                <w:rFonts w:ascii="Times New Roman" w:hAnsi="Times New Roman"/>
                <w:color w:val="000000" w:themeColor="text1"/>
                <w:sz w:val="20"/>
              </w:rPr>
              <w:t>991</w:t>
            </w:r>
            <w:r w:rsidRPr="00603CE0">
              <w:rPr>
                <w:rFonts w:ascii="Times New Roman" w:hAnsi="Times New Roman"/>
                <w:color w:val="000000" w:themeColor="text1"/>
                <w:sz w:val="20"/>
              </w:rPr>
              <w:t>)</w:t>
            </w:r>
          </w:p>
        </w:tc>
      </w:tr>
    </w:tbl>
    <w:p w14:paraId="0DA6EABE" w14:textId="06ABA500" w:rsidR="00173E01" w:rsidRPr="00603CE0" w:rsidRDefault="00173E01" w:rsidP="00173E01">
      <w:pPr>
        <w:spacing w:after="0" w:line="259" w:lineRule="auto"/>
        <w:rPr>
          <w:rFonts w:ascii="Times New Roman" w:hAnsi="Times New Roman"/>
          <w:color w:val="000000" w:themeColor="text1"/>
          <w:sz w:val="20"/>
          <w:szCs w:val="20"/>
        </w:rPr>
      </w:pPr>
      <w:r w:rsidRPr="00603CE0">
        <w:rPr>
          <w:rFonts w:ascii="Times New Roman" w:hAnsi="Times New Roman"/>
          <w:color w:val="000000" w:themeColor="text1"/>
          <w:sz w:val="20"/>
          <w:szCs w:val="20"/>
        </w:rPr>
        <w:t xml:space="preserve">Cumulative results of gonorrhea burden under GISP and three counterfactual strategies, beginning at the end of the calibration period (year 5). Presented are the means of 380 unique trajectories; in parentheses are the 95% uncertainty intervals, derived from the 2.5% and 97.5% quantiles of the simulated data. Cumulative incidence of gonorrhea includes both detected and undetected </w:t>
      </w:r>
      <w:r w:rsidR="008E6E5D">
        <w:rPr>
          <w:rFonts w:ascii="Times New Roman" w:hAnsi="Times New Roman"/>
          <w:color w:val="000000" w:themeColor="text1"/>
          <w:sz w:val="20"/>
          <w:szCs w:val="20"/>
        </w:rPr>
        <w:t>infections</w:t>
      </w:r>
      <w:r w:rsidRPr="00603CE0">
        <w:rPr>
          <w:rFonts w:ascii="Times New Roman" w:hAnsi="Times New Roman"/>
          <w:color w:val="000000" w:themeColor="text1"/>
          <w:sz w:val="20"/>
          <w:szCs w:val="20"/>
        </w:rPr>
        <w:t xml:space="preserve">. Cumulative incidence of antimicrobial-resistant (AMR) gonorrhea includes both detected and undetected </w:t>
      </w:r>
      <w:r w:rsidR="008E6E5D">
        <w:rPr>
          <w:rFonts w:ascii="Times New Roman" w:hAnsi="Times New Roman"/>
          <w:color w:val="000000" w:themeColor="text1"/>
          <w:sz w:val="20"/>
          <w:szCs w:val="20"/>
        </w:rPr>
        <w:t xml:space="preserve">infections </w:t>
      </w:r>
      <w:r w:rsidRPr="00603CE0">
        <w:rPr>
          <w:rFonts w:ascii="Times New Roman" w:hAnsi="Times New Roman"/>
          <w:color w:val="000000" w:themeColor="text1"/>
          <w:sz w:val="20"/>
          <w:szCs w:val="20"/>
        </w:rPr>
        <w:t>of all resistant strains, combined. Treatment failure rate is calculated as the number of treatment failures divided by the number of all treatment attempts.</w:t>
      </w:r>
    </w:p>
    <w:p w14:paraId="77D1431F" w14:textId="3DA84967" w:rsidR="00AE1210" w:rsidRPr="00603CE0" w:rsidRDefault="00D0642A" w:rsidP="00171A1C">
      <w:pPr>
        <w:spacing w:after="0" w:line="259" w:lineRule="auto"/>
        <w:rPr>
          <w:rFonts w:ascii="Times New Roman" w:hAnsi="Times New Roman"/>
          <w:color w:val="000000" w:themeColor="text1"/>
          <w:sz w:val="20"/>
          <w:szCs w:val="20"/>
        </w:rPr>
      </w:pPr>
      <w:r w:rsidRPr="00603CE0">
        <w:rPr>
          <w:rFonts w:ascii="Times New Roman" w:hAnsi="Times New Roman"/>
          <w:color w:val="000000" w:themeColor="text1"/>
          <w:sz w:val="20"/>
          <w:szCs w:val="20"/>
        </w:rPr>
        <w:t xml:space="preserve">*GISP: </w:t>
      </w:r>
      <w:r w:rsidR="00694090" w:rsidRPr="00603CE0">
        <w:rPr>
          <w:rFonts w:ascii="Times New Roman" w:hAnsi="Times New Roman"/>
          <w:color w:val="000000" w:themeColor="text1"/>
          <w:sz w:val="20"/>
          <w:szCs w:val="20"/>
        </w:rPr>
        <w:t>Gonococcal</w:t>
      </w:r>
      <w:r w:rsidRPr="00603CE0">
        <w:rPr>
          <w:rFonts w:ascii="Times New Roman" w:hAnsi="Times New Roman"/>
          <w:color w:val="000000" w:themeColor="text1"/>
          <w:sz w:val="20"/>
          <w:szCs w:val="20"/>
        </w:rPr>
        <w:t xml:space="preserve"> Isolate Surveillance Project</w:t>
      </w:r>
      <w:r w:rsidR="00694090" w:rsidRPr="00603CE0">
        <w:rPr>
          <w:rFonts w:ascii="Times New Roman" w:hAnsi="Times New Roman"/>
          <w:color w:val="000000" w:themeColor="text1"/>
          <w:sz w:val="20"/>
          <w:szCs w:val="20"/>
        </w:rPr>
        <w:t xml:space="preserve">, where treatments were removed from use </w:t>
      </w:r>
      <w:r w:rsidR="00121736" w:rsidRPr="00603CE0">
        <w:rPr>
          <w:rFonts w:ascii="Times New Roman" w:hAnsi="Times New Roman"/>
          <w:color w:val="000000" w:themeColor="text1"/>
          <w:sz w:val="20"/>
          <w:szCs w:val="20"/>
        </w:rPr>
        <w:t>when</w:t>
      </w:r>
      <w:r w:rsidR="00694090" w:rsidRPr="00603CE0">
        <w:rPr>
          <w:rFonts w:ascii="Times New Roman" w:hAnsi="Times New Roman"/>
          <w:color w:val="000000" w:themeColor="text1"/>
          <w:sz w:val="20"/>
          <w:szCs w:val="20"/>
        </w:rPr>
        <w:t xml:space="preserve"> </w:t>
      </w:r>
      <w:r w:rsidR="00121736" w:rsidRPr="00603CE0">
        <w:rPr>
          <w:rFonts w:ascii="Times New Roman" w:hAnsi="Times New Roman"/>
          <w:color w:val="000000" w:themeColor="text1"/>
          <w:sz w:val="20"/>
          <w:szCs w:val="20"/>
        </w:rPr>
        <w:t xml:space="preserve">GISP </w:t>
      </w:r>
      <w:r w:rsidR="00694090" w:rsidRPr="00603CE0">
        <w:rPr>
          <w:rFonts w:ascii="Times New Roman" w:hAnsi="Times New Roman"/>
          <w:color w:val="000000" w:themeColor="text1"/>
          <w:sz w:val="20"/>
          <w:szCs w:val="20"/>
        </w:rPr>
        <w:t>surveillance</w:t>
      </w:r>
      <w:r w:rsidR="00121736" w:rsidRPr="00603CE0">
        <w:rPr>
          <w:rFonts w:ascii="Times New Roman" w:hAnsi="Times New Roman"/>
          <w:color w:val="000000" w:themeColor="text1"/>
          <w:sz w:val="20"/>
          <w:szCs w:val="20"/>
        </w:rPr>
        <w:t xml:space="preserve"> data indicated AMR resistance of 5% or greater.</w:t>
      </w:r>
    </w:p>
    <w:p w14:paraId="539C2559" w14:textId="0184F00C" w:rsidR="00D0642A" w:rsidRPr="00603CE0" w:rsidRDefault="00D0642A" w:rsidP="00171A1C">
      <w:pPr>
        <w:spacing w:after="0" w:line="259" w:lineRule="auto"/>
        <w:rPr>
          <w:rFonts w:ascii="Times New Roman" w:hAnsi="Times New Roman"/>
          <w:color w:val="000000" w:themeColor="text1"/>
          <w:sz w:val="20"/>
          <w:szCs w:val="20"/>
        </w:rPr>
      </w:pPr>
      <w:r w:rsidRPr="00603CE0">
        <w:rPr>
          <w:rFonts w:ascii="Times New Roman" w:hAnsi="Times New Roman"/>
          <w:color w:val="000000" w:themeColor="text1"/>
          <w:sz w:val="20"/>
          <w:szCs w:val="20"/>
        </w:rPr>
        <w:t>†RT: Randomized Treatment</w:t>
      </w:r>
      <w:r w:rsidR="002375EE" w:rsidRPr="00603CE0">
        <w:rPr>
          <w:rFonts w:ascii="Times New Roman" w:hAnsi="Times New Roman"/>
          <w:color w:val="000000" w:themeColor="text1"/>
          <w:sz w:val="20"/>
          <w:szCs w:val="20"/>
        </w:rPr>
        <w:t>, where treatment was selected randomly</w:t>
      </w:r>
      <w:r w:rsidR="00694090" w:rsidRPr="00603CE0">
        <w:rPr>
          <w:rFonts w:ascii="Times New Roman" w:hAnsi="Times New Roman"/>
          <w:color w:val="000000" w:themeColor="text1"/>
          <w:sz w:val="20"/>
          <w:szCs w:val="20"/>
        </w:rPr>
        <w:t xml:space="preserve"> from available drugs</w:t>
      </w:r>
      <w:r w:rsidR="00121736" w:rsidRPr="00603CE0">
        <w:rPr>
          <w:rFonts w:ascii="Times New Roman" w:hAnsi="Times New Roman"/>
          <w:color w:val="000000" w:themeColor="text1"/>
          <w:sz w:val="20"/>
          <w:szCs w:val="20"/>
        </w:rPr>
        <w:t>.</w:t>
      </w:r>
    </w:p>
    <w:p w14:paraId="448A7566" w14:textId="63F9A425" w:rsidR="00D0642A" w:rsidRPr="00603CE0" w:rsidRDefault="007C3C89" w:rsidP="00171A1C">
      <w:pPr>
        <w:spacing w:after="0" w:line="259" w:lineRule="auto"/>
        <w:rPr>
          <w:rFonts w:ascii="Times New Roman" w:hAnsi="Times New Roman"/>
          <w:color w:val="000000" w:themeColor="text1"/>
          <w:sz w:val="20"/>
          <w:szCs w:val="20"/>
        </w:rPr>
      </w:pPr>
      <w:r w:rsidRPr="00603CE0">
        <w:rPr>
          <w:rFonts w:ascii="Times New Roman" w:hAnsi="Times New Roman"/>
          <w:color w:val="000000" w:themeColor="text1"/>
          <w:sz w:val="20"/>
          <w:szCs w:val="20"/>
        </w:rPr>
        <w:t>‡</w:t>
      </w:r>
      <w:r w:rsidR="00D0642A" w:rsidRPr="00603CE0">
        <w:rPr>
          <w:rFonts w:ascii="Times New Roman" w:hAnsi="Times New Roman"/>
          <w:color w:val="000000" w:themeColor="text1"/>
          <w:sz w:val="20"/>
          <w:szCs w:val="20"/>
        </w:rPr>
        <w:t>TOC</w:t>
      </w:r>
      <w:r w:rsidRPr="00603CE0">
        <w:rPr>
          <w:rFonts w:ascii="Times New Roman" w:hAnsi="Times New Roman"/>
          <w:color w:val="000000" w:themeColor="text1"/>
          <w:sz w:val="20"/>
          <w:szCs w:val="20"/>
        </w:rPr>
        <w:t>: Test-of-Cure</w:t>
      </w:r>
      <w:r w:rsidR="002375EE" w:rsidRPr="00603CE0">
        <w:rPr>
          <w:rFonts w:ascii="Times New Roman" w:hAnsi="Times New Roman"/>
          <w:color w:val="000000" w:themeColor="text1"/>
          <w:sz w:val="20"/>
          <w:szCs w:val="20"/>
        </w:rPr>
        <w:t>, where some cases received confirmatory diagnostic testing after treatment attempts</w:t>
      </w:r>
      <w:r w:rsidR="00121736" w:rsidRPr="00603CE0">
        <w:rPr>
          <w:rFonts w:ascii="Times New Roman" w:hAnsi="Times New Roman"/>
          <w:color w:val="000000" w:themeColor="text1"/>
          <w:sz w:val="20"/>
          <w:szCs w:val="20"/>
        </w:rPr>
        <w:t>.</w:t>
      </w:r>
    </w:p>
    <w:p w14:paraId="5D350FCF" w14:textId="47377660" w:rsidR="001F590A" w:rsidRPr="00603CE0" w:rsidRDefault="009132AD" w:rsidP="00171A1C">
      <w:pPr>
        <w:spacing w:after="0" w:line="259" w:lineRule="auto"/>
        <w:rPr>
          <w:rFonts w:ascii="Times New Roman" w:hAnsi="Times New Roman"/>
          <w:color w:val="000000" w:themeColor="text1"/>
        </w:rPr>
      </w:pPr>
      <w:r w:rsidRPr="00603CE0">
        <w:rPr>
          <w:rFonts w:ascii="Times New Roman" w:hAnsi="Times New Roman"/>
          <w:color w:val="000000" w:themeColor="text1"/>
          <w:sz w:val="20"/>
          <w:szCs w:val="20"/>
        </w:rPr>
        <w:t>§</w:t>
      </w:r>
      <w:r w:rsidR="00D0642A" w:rsidRPr="00603CE0">
        <w:rPr>
          <w:rFonts w:ascii="Times New Roman" w:hAnsi="Times New Roman"/>
          <w:color w:val="000000" w:themeColor="text1"/>
          <w:sz w:val="20"/>
          <w:szCs w:val="20"/>
        </w:rPr>
        <w:t>Combo</w:t>
      </w:r>
      <w:r w:rsidR="007C3C89" w:rsidRPr="00603CE0">
        <w:rPr>
          <w:rFonts w:ascii="Times New Roman" w:hAnsi="Times New Roman"/>
          <w:color w:val="000000" w:themeColor="text1"/>
          <w:sz w:val="20"/>
          <w:szCs w:val="20"/>
        </w:rPr>
        <w:t xml:space="preserve">: Combination, where </w:t>
      </w:r>
      <w:r w:rsidR="002C6982" w:rsidRPr="00603CE0">
        <w:rPr>
          <w:rFonts w:ascii="Times New Roman" w:hAnsi="Times New Roman"/>
          <w:color w:val="000000" w:themeColor="text1"/>
          <w:sz w:val="20"/>
          <w:szCs w:val="20"/>
        </w:rPr>
        <w:t>cases were randomly assigned to RT or TOC</w:t>
      </w:r>
      <w:r w:rsidR="001F590A" w:rsidRPr="00603CE0">
        <w:rPr>
          <w:rFonts w:ascii="Times New Roman" w:hAnsi="Times New Roman"/>
          <w:color w:val="000000" w:themeColor="text1"/>
        </w:rPr>
        <w:br w:type="page"/>
      </w:r>
    </w:p>
    <w:p w14:paraId="7026FFD5" w14:textId="325D9DA6" w:rsidR="001F590A" w:rsidRPr="00603CE0" w:rsidRDefault="001F590A" w:rsidP="00D119C2">
      <w:pPr>
        <w:pStyle w:val="Caption"/>
        <w:keepNext/>
        <w:spacing w:after="0"/>
        <w:rPr>
          <w:rFonts w:ascii="Times New Roman" w:hAnsi="Times New Roman"/>
          <w:color w:val="000000" w:themeColor="text1"/>
        </w:rPr>
      </w:pPr>
      <w:bookmarkStart w:id="261" w:name="_Ref193119151"/>
      <w:bookmarkStart w:id="262" w:name="_Ref193119146"/>
      <w:r w:rsidRPr="00603CE0">
        <w:rPr>
          <w:rFonts w:ascii="Times New Roman" w:hAnsi="Times New Roman"/>
          <w:color w:val="000000" w:themeColor="text1"/>
        </w:rPr>
        <w:lastRenderedPageBreak/>
        <w:t xml:space="preserve">Table </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Table \* ARABIC </w:instrText>
      </w:r>
      <w:r w:rsidRPr="00603CE0">
        <w:rPr>
          <w:rFonts w:ascii="Times New Roman" w:hAnsi="Times New Roman"/>
          <w:color w:val="000000" w:themeColor="text1"/>
        </w:rPr>
        <w:fldChar w:fldCharType="separate"/>
      </w:r>
      <w:r w:rsidR="003C66CE">
        <w:rPr>
          <w:rFonts w:ascii="Times New Roman" w:hAnsi="Times New Roman"/>
          <w:noProof/>
          <w:color w:val="000000" w:themeColor="text1"/>
        </w:rPr>
        <w:t>2</w:t>
      </w:r>
      <w:r w:rsidRPr="00603CE0">
        <w:rPr>
          <w:rFonts w:ascii="Times New Roman" w:hAnsi="Times New Roman"/>
          <w:color w:val="000000" w:themeColor="text1"/>
        </w:rPr>
        <w:fldChar w:fldCharType="end"/>
      </w:r>
      <w:bookmarkEnd w:id="261"/>
      <w:r w:rsidRPr="00603CE0">
        <w:rPr>
          <w:rFonts w:ascii="Times New Roman" w:hAnsi="Times New Roman"/>
          <w:color w:val="000000" w:themeColor="text1"/>
        </w:rPr>
        <w:t xml:space="preserve">. </w:t>
      </w:r>
      <w:r w:rsidR="00F09DE8" w:rsidRPr="00603CE0">
        <w:rPr>
          <w:rFonts w:ascii="Times New Roman" w:hAnsi="Times New Roman"/>
          <w:color w:val="000000" w:themeColor="text1"/>
        </w:rPr>
        <w:t>Cost-effectiveness</w:t>
      </w:r>
      <w:r w:rsidR="00EE0893" w:rsidRPr="00603CE0">
        <w:rPr>
          <w:rFonts w:ascii="Times New Roman" w:hAnsi="Times New Roman"/>
          <w:color w:val="000000" w:themeColor="text1"/>
        </w:rPr>
        <w:t xml:space="preserve"> results:</w:t>
      </w:r>
      <w:r w:rsidR="00F09DE8" w:rsidRPr="00603CE0">
        <w:rPr>
          <w:rFonts w:ascii="Times New Roman" w:hAnsi="Times New Roman"/>
          <w:color w:val="000000" w:themeColor="text1"/>
        </w:rPr>
        <w:t xml:space="preserve"> </w:t>
      </w:r>
      <w:bookmarkEnd w:id="262"/>
      <w:r w:rsidR="00EE0893" w:rsidRPr="00603CE0">
        <w:rPr>
          <w:rFonts w:ascii="Times New Roman" w:hAnsi="Times New Roman"/>
          <w:color w:val="000000" w:themeColor="text1"/>
        </w:rPr>
        <w:t>Cost, number of quality-adjusted life years (QALYs), and incremental cost-effectiveness ratios for four strategies.</w:t>
      </w:r>
    </w:p>
    <w:tbl>
      <w:tblPr>
        <w:tblStyle w:val="TableGrid"/>
        <w:tblW w:w="8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3" w:type="dxa"/>
          <w:left w:w="58" w:type="dxa"/>
          <w:bottom w:w="43" w:type="dxa"/>
          <w:right w:w="58" w:type="dxa"/>
        </w:tblCellMar>
        <w:tblLook w:val="04A0" w:firstRow="1" w:lastRow="0" w:firstColumn="1" w:lastColumn="0" w:noHBand="0" w:noVBand="1"/>
      </w:tblPr>
      <w:tblGrid>
        <w:gridCol w:w="2182"/>
        <w:gridCol w:w="2183"/>
        <w:gridCol w:w="2182"/>
        <w:gridCol w:w="2183"/>
      </w:tblGrid>
      <w:tr w:rsidR="00603CE0" w:rsidRPr="00603CE0" w14:paraId="7A5EEF2D" w14:textId="784A00E6" w:rsidTr="000C1608">
        <w:tc>
          <w:tcPr>
            <w:tcW w:w="2182" w:type="dxa"/>
            <w:tcBorders>
              <w:top w:val="single" w:sz="4" w:space="0" w:color="auto"/>
              <w:bottom w:val="single" w:sz="4" w:space="0" w:color="auto"/>
            </w:tcBorders>
            <w:vAlign w:val="bottom"/>
          </w:tcPr>
          <w:p w14:paraId="65E61F4D" w14:textId="02A9AE5F" w:rsidR="005352A7" w:rsidRPr="00603CE0" w:rsidRDefault="005352A7" w:rsidP="00D119C2">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Alternative</w:t>
            </w:r>
          </w:p>
        </w:tc>
        <w:tc>
          <w:tcPr>
            <w:tcW w:w="2183" w:type="dxa"/>
            <w:tcBorders>
              <w:top w:val="single" w:sz="4" w:space="0" w:color="auto"/>
              <w:bottom w:val="single" w:sz="4" w:space="0" w:color="auto"/>
            </w:tcBorders>
            <w:vAlign w:val="bottom"/>
          </w:tcPr>
          <w:p w14:paraId="484BC708" w14:textId="29731B09" w:rsidR="00781724" w:rsidRPr="00603CE0" w:rsidRDefault="005352A7" w:rsidP="00D119C2">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Cost</w:t>
            </w:r>
            <w:r w:rsidR="00297F27" w:rsidRPr="00603CE0">
              <w:rPr>
                <w:rFonts w:ascii="Times New Roman" w:hAnsi="Times New Roman"/>
                <w:b/>
                <w:color w:val="000000" w:themeColor="text1"/>
                <w:sz w:val="20"/>
              </w:rPr>
              <w:t xml:space="preserve"> </w:t>
            </w:r>
            <w:r w:rsidR="00781724" w:rsidRPr="00603CE0">
              <w:rPr>
                <w:rFonts w:ascii="Times New Roman" w:hAnsi="Times New Roman"/>
                <w:b/>
                <w:color w:val="000000" w:themeColor="text1"/>
                <w:sz w:val="20"/>
              </w:rPr>
              <w:t>(millions USD)</w:t>
            </w:r>
          </w:p>
        </w:tc>
        <w:tc>
          <w:tcPr>
            <w:tcW w:w="2182" w:type="dxa"/>
            <w:tcBorders>
              <w:top w:val="single" w:sz="4" w:space="0" w:color="auto"/>
              <w:bottom w:val="single" w:sz="4" w:space="0" w:color="auto"/>
            </w:tcBorders>
            <w:vAlign w:val="bottom"/>
          </w:tcPr>
          <w:p w14:paraId="1E1F53A0" w14:textId="34B691EA" w:rsidR="005352A7" w:rsidRPr="00603CE0" w:rsidRDefault="00835107" w:rsidP="00D119C2">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QALYs</w:t>
            </w:r>
            <w:r w:rsidR="00BF0855" w:rsidRPr="00603CE0">
              <w:rPr>
                <w:rFonts w:ascii="Times New Roman" w:hAnsi="Times New Roman"/>
                <w:b/>
                <w:color w:val="000000" w:themeColor="text1"/>
                <w:sz w:val="20"/>
              </w:rPr>
              <w:t>¶</w:t>
            </w:r>
            <w:r w:rsidRPr="00603CE0">
              <w:rPr>
                <w:rFonts w:ascii="Times New Roman" w:hAnsi="Times New Roman"/>
                <w:b/>
                <w:color w:val="000000" w:themeColor="text1"/>
                <w:sz w:val="20"/>
              </w:rPr>
              <w:t xml:space="preserve"> lost </w:t>
            </w:r>
          </w:p>
        </w:tc>
        <w:tc>
          <w:tcPr>
            <w:tcW w:w="2183" w:type="dxa"/>
            <w:tcBorders>
              <w:top w:val="single" w:sz="4" w:space="0" w:color="auto"/>
              <w:bottom w:val="single" w:sz="4" w:space="0" w:color="auto"/>
            </w:tcBorders>
            <w:vAlign w:val="bottom"/>
          </w:tcPr>
          <w:p w14:paraId="4A117C54" w14:textId="3FA41F45" w:rsidR="005352A7" w:rsidRPr="00603CE0" w:rsidRDefault="005352A7" w:rsidP="00D119C2">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ICER</w:t>
            </w:r>
            <w:r w:rsidR="00BF0855" w:rsidRPr="00603CE0">
              <w:rPr>
                <w:rFonts w:ascii="Times New Roman" w:hAnsi="Times New Roman"/>
                <w:color w:val="000000" w:themeColor="text1"/>
                <w:sz w:val="20"/>
                <w:szCs w:val="20"/>
              </w:rPr>
              <w:t>#</w:t>
            </w:r>
          </w:p>
        </w:tc>
      </w:tr>
      <w:tr w:rsidR="00603CE0" w:rsidRPr="00603CE0" w14:paraId="5671DBBB" w14:textId="77777777" w:rsidTr="000C1608">
        <w:tc>
          <w:tcPr>
            <w:tcW w:w="2182" w:type="dxa"/>
            <w:tcBorders>
              <w:top w:val="single" w:sz="4" w:space="0" w:color="auto"/>
              <w:bottom w:val="dashSmallGap" w:sz="4" w:space="0" w:color="auto"/>
            </w:tcBorders>
          </w:tcPr>
          <w:p w14:paraId="1817F39A" w14:textId="718FE02D" w:rsidR="00D007BA" w:rsidRPr="00603CE0" w:rsidRDefault="00D007BA" w:rsidP="00970B4D">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GISP</w:t>
            </w:r>
            <w:r w:rsidR="00BB1237" w:rsidRPr="00603CE0">
              <w:rPr>
                <w:rFonts w:ascii="Times New Roman" w:hAnsi="Times New Roman"/>
                <w:color w:val="000000" w:themeColor="text1"/>
                <w:sz w:val="20"/>
              </w:rPr>
              <w:t>*</w:t>
            </w:r>
          </w:p>
        </w:tc>
        <w:tc>
          <w:tcPr>
            <w:tcW w:w="2183" w:type="dxa"/>
            <w:tcBorders>
              <w:top w:val="single" w:sz="4" w:space="0" w:color="auto"/>
              <w:bottom w:val="dashSmallGap" w:sz="4" w:space="0" w:color="auto"/>
            </w:tcBorders>
          </w:tcPr>
          <w:p w14:paraId="754E65BF" w14:textId="29D9A584" w:rsidR="00D007BA" w:rsidRPr="00603CE0" w:rsidRDefault="00374AF8" w:rsidP="00D16927">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18.28</w:t>
            </w:r>
          </w:p>
          <w:p w14:paraId="69E9183C" w14:textId="7B6B7330" w:rsidR="00D007BA" w:rsidRPr="00603CE0" w:rsidRDefault="00D007BA" w:rsidP="00970B4D">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260F54" w:rsidRPr="00603CE0">
              <w:rPr>
                <w:rFonts w:ascii="Times New Roman" w:hAnsi="Times New Roman"/>
                <w:color w:val="000000" w:themeColor="text1"/>
                <w:sz w:val="20"/>
              </w:rPr>
              <w:t>14.2</w:t>
            </w:r>
            <w:r w:rsidR="00776A12" w:rsidRPr="00603CE0">
              <w:rPr>
                <w:rFonts w:ascii="Times New Roman" w:hAnsi="Times New Roman"/>
                <w:color w:val="000000" w:themeColor="text1"/>
                <w:sz w:val="20"/>
              </w:rPr>
              <w:t>5</w:t>
            </w:r>
            <w:r w:rsidRPr="00603CE0">
              <w:rPr>
                <w:rFonts w:ascii="Times New Roman" w:hAnsi="Times New Roman"/>
                <w:color w:val="000000" w:themeColor="text1"/>
                <w:sz w:val="20"/>
              </w:rPr>
              <w:t xml:space="preserve">, </w:t>
            </w:r>
            <w:r w:rsidR="00260F54" w:rsidRPr="00603CE0">
              <w:rPr>
                <w:rFonts w:ascii="Times New Roman" w:hAnsi="Times New Roman"/>
                <w:color w:val="000000" w:themeColor="text1"/>
                <w:sz w:val="20"/>
              </w:rPr>
              <w:t>28.46</w:t>
            </w:r>
            <w:r w:rsidRPr="00603CE0">
              <w:rPr>
                <w:rFonts w:ascii="Times New Roman" w:hAnsi="Times New Roman"/>
                <w:color w:val="000000" w:themeColor="text1"/>
                <w:sz w:val="20"/>
              </w:rPr>
              <w:t>)</w:t>
            </w:r>
          </w:p>
        </w:tc>
        <w:tc>
          <w:tcPr>
            <w:tcW w:w="2182" w:type="dxa"/>
            <w:tcBorders>
              <w:top w:val="single" w:sz="4" w:space="0" w:color="auto"/>
              <w:bottom w:val="dashSmallGap" w:sz="4" w:space="0" w:color="auto"/>
            </w:tcBorders>
          </w:tcPr>
          <w:p w14:paraId="0CFFDD4E" w14:textId="6A5FF1E4" w:rsidR="00632BCD" w:rsidRPr="00603CE0" w:rsidRDefault="000D25D0" w:rsidP="000C1608">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szCs w:val="20"/>
              </w:rPr>
              <w:t>222.</w:t>
            </w:r>
            <w:r w:rsidR="00C928FE" w:rsidRPr="00603CE0">
              <w:rPr>
                <w:rFonts w:ascii="Times New Roman" w:hAnsi="Times New Roman"/>
                <w:color w:val="000000" w:themeColor="text1"/>
                <w:sz w:val="20"/>
                <w:szCs w:val="20"/>
              </w:rPr>
              <w:t>3</w:t>
            </w:r>
          </w:p>
          <w:p w14:paraId="2EA9F16B" w14:textId="44156EC6" w:rsidR="000C1608" w:rsidRPr="00603CE0" w:rsidRDefault="000C1608" w:rsidP="000C1608">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0D25D0" w:rsidRPr="00603CE0">
              <w:rPr>
                <w:rFonts w:ascii="Times New Roman" w:hAnsi="Times New Roman"/>
                <w:color w:val="000000" w:themeColor="text1"/>
                <w:sz w:val="20"/>
              </w:rPr>
              <w:t>147.9</w:t>
            </w:r>
            <w:r w:rsidRPr="00603CE0">
              <w:rPr>
                <w:rFonts w:ascii="Times New Roman" w:hAnsi="Times New Roman"/>
                <w:color w:val="000000" w:themeColor="text1"/>
                <w:sz w:val="20"/>
              </w:rPr>
              <w:t xml:space="preserve">, </w:t>
            </w:r>
            <w:r w:rsidR="000D25D0" w:rsidRPr="00603CE0">
              <w:rPr>
                <w:rFonts w:ascii="Times New Roman" w:hAnsi="Times New Roman"/>
                <w:color w:val="000000" w:themeColor="text1"/>
                <w:sz w:val="20"/>
              </w:rPr>
              <w:t>389.3</w:t>
            </w:r>
            <w:r w:rsidRPr="00603CE0">
              <w:rPr>
                <w:rFonts w:ascii="Times New Roman" w:hAnsi="Times New Roman"/>
                <w:color w:val="000000" w:themeColor="text1"/>
                <w:sz w:val="20"/>
              </w:rPr>
              <w:t>)</w:t>
            </w:r>
          </w:p>
        </w:tc>
        <w:tc>
          <w:tcPr>
            <w:tcW w:w="2183" w:type="dxa"/>
            <w:tcBorders>
              <w:top w:val="single" w:sz="4" w:space="0" w:color="auto"/>
              <w:bottom w:val="dashSmallGap" w:sz="4" w:space="0" w:color="auto"/>
            </w:tcBorders>
          </w:tcPr>
          <w:p w14:paraId="6434BE35" w14:textId="7DB921B6" w:rsidR="00D007BA" w:rsidRPr="00603CE0" w:rsidRDefault="00D007BA" w:rsidP="00970B4D">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Cost-saving</w:t>
            </w:r>
          </w:p>
        </w:tc>
      </w:tr>
      <w:tr w:rsidR="00603CE0" w:rsidRPr="00603CE0" w14:paraId="66C486A9" w14:textId="04293EC3" w:rsidTr="000C1608">
        <w:tc>
          <w:tcPr>
            <w:tcW w:w="2182" w:type="dxa"/>
            <w:tcBorders>
              <w:top w:val="dashSmallGap" w:sz="4" w:space="0" w:color="auto"/>
              <w:bottom w:val="dashSmallGap" w:sz="4" w:space="0" w:color="auto"/>
            </w:tcBorders>
          </w:tcPr>
          <w:p w14:paraId="270A8557" w14:textId="2D2569E4" w:rsidR="005352A7" w:rsidRPr="00603CE0" w:rsidRDefault="00D007BA" w:rsidP="00D119C2">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RT</w:t>
            </w:r>
            <w:r w:rsidR="00BB1237" w:rsidRPr="00603CE0">
              <w:rPr>
                <w:rFonts w:ascii="Times New Roman" w:hAnsi="Times New Roman"/>
                <w:color w:val="000000" w:themeColor="text1"/>
                <w:sz w:val="20"/>
                <w:szCs w:val="20"/>
              </w:rPr>
              <w:t>†</w:t>
            </w:r>
          </w:p>
        </w:tc>
        <w:tc>
          <w:tcPr>
            <w:tcW w:w="2183" w:type="dxa"/>
            <w:tcBorders>
              <w:top w:val="dashSmallGap" w:sz="4" w:space="0" w:color="auto"/>
              <w:bottom w:val="dashSmallGap" w:sz="4" w:space="0" w:color="auto"/>
            </w:tcBorders>
          </w:tcPr>
          <w:p w14:paraId="7C8FE26F" w14:textId="4F245C71" w:rsidR="00D007BA" w:rsidRPr="00603CE0" w:rsidRDefault="00260F54" w:rsidP="00D16927">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18.68</w:t>
            </w:r>
          </w:p>
          <w:p w14:paraId="59AA14F9" w14:textId="40935548" w:rsidR="005352A7" w:rsidRPr="00603CE0" w:rsidRDefault="00D007BA" w:rsidP="00D119C2">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260F54" w:rsidRPr="00603CE0">
              <w:rPr>
                <w:rFonts w:ascii="Times New Roman" w:hAnsi="Times New Roman"/>
                <w:color w:val="000000" w:themeColor="text1"/>
                <w:sz w:val="20"/>
              </w:rPr>
              <w:t>14.0</w:t>
            </w:r>
            <w:r w:rsidR="00776A12" w:rsidRPr="00603CE0">
              <w:rPr>
                <w:rFonts w:ascii="Times New Roman" w:hAnsi="Times New Roman"/>
                <w:color w:val="000000" w:themeColor="text1"/>
                <w:sz w:val="20"/>
              </w:rPr>
              <w:t>7</w:t>
            </w:r>
            <w:r w:rsidRPr="00603CE0">
              <w:rPr>
                <w:rFonts w:ascii="Times New Roman" w:hAnsi="Times New Roman"/>
                <w:color w:val="000000" w:themeColor="text1"/>
                <w:sz w:val="20"/>
              </w:rPr>
              <w:t xml:space="preserve">, </w:t>
            </w:r>
            <w:r w:rsidR="00260F54" w:rsidRPr="00603CE0">
              <w:rPr>
                <w:rFonts w:ascii="Times New Roman" w:hAnsi="Times New Roman"/>
                <w:color w:val="000000" w:themeColor="text1"/>
                <w:sz w:val="20"/>
              </w:rPr>
              <w:t>29.3</w:t>
            </w:r>
            <w:r w:rsidR="00776A12" w:rsidRPr="00603CE0">
              <w:rPr>
                <w:rFonts w:ascii="Times New Roman" w:hAnsi="Times New Roman"/>
                <w:color w:val="000000" w:themeColor="text1"/>
                <w:sz w:val="20"/>
              </w:rPr>
              <w:t>6</w:t>
            </w:r>
            <w:r w:rsidRPr="00603CE0">
              <w:rPr>
                <w:rFonts w:ascii="Times New Roman" w:hAnsi="Times New Roman"/>
                <w:color w:val="000000" w:themeColor="text1"/>
                <w:sz w:val="20"/>
              </w:rPr>
              <w:t>)</w:t>
            </w:r>
          </w:p>
        </w:tc>
        <w:tc>
          <w:tcPr>
            <w:tcW w:w="2182" w:type="dxa"/>
            <w:tcBorders>
              <w:top w:val="dashSmallGap" w:sz="4" w:space="0" w:color="auto"/>
              <w:bottom w:val="dashSmallGap" w:sz="4" w:space="0" w:color="auto"/>
            </w:tcBorders>
          </w:tcPr>
          <w:p w14:paraId="7E30EAE4" w14:textId="35A1B9B3" w:rsidR="00D007BA" w:rsidRPr="00603CE0" w:rsidRDefault="000D25D0" w:rsidP="00D16927">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230.</w:t>
            </w:r>
            <w:r w:rsidR="00C928FE" w:rsidRPr="00603CE0">
              <w:rPr>
                <w:rFonts w:ascii="Times New Roman" w:hAnsi="Times New Roman"/>
                <w:color w:val="000000" w:themeColor="text1"/>
                <w:sz w:val="20"/>
              </w:rPr>
              <w:t>7</w:t>
            </w:r>
          </w:p>
          <w:p w14:paraId="6CF38166" w14:textId="4DFF1399" w:rsidR="005352A7" w:rsidRPr="00603CE0" w:rsidRDefault="00D007BA" w:rsidP="00D119C2">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0D25D0" w:rsidRPr="00603CE0">
              <w:rPr>
                <w:rFonts w:ascii="Times New Roman" w:hAnsi="Times New Roman"/>
                <w:color w:val="000000" w:themeColor="text1"/>
                <w:sz w:val="20"/>
              </w:rPr>
              <w:t>147.</w:t>
            </w:r>
            <w:r w:rsidR="00C928FE" w:rsidRPr="00603CE0">
              <w:rPr>
                <w:rFonts w:ascii="Times New Roman" w:hAnsi="Times New Roman"/>
                <w:color w:val="000000" w:themeColor="text1"/>
                <w:sz w:val="20"/>
              </w:rPr>
              <w:t>2</w:t>
            </w:r>
            <w:r w:rsidRPr="00603CE0">
              <w:rPr>
                <w:rFonts w:ascii="Times New Roman" w:hAnsi="Times New Roman"/>
                <w:color w:val="000000" w:themeColor="text1"/>
                <w:sz w:val="20"/>
              </w:rPr>
              <w:t xml:space="preserve">, </w:t>
            </w:r>
            <w:r w:rsidR="00680494" w:rsidRPr="00603CE0">
              <w:rPr>
                <w:rFonts w:ascii="Times New Roman" w:hAnsi="Times New Roman"/>
                <w:color w:val="000000" w:themeColor="text1"/>
                <w:sz w:val="20"/>
              </w:rPr>
              <w:t>400.</w:t>
            </w:r>
            <w:r w:rsidR="00C928FE" w:rsidRPr="00603CE0">
              <w:rPr>
                <w:rFonts w:ascii="Times New Roman" w:hAnsi="Times New Roman"/>
                <w:color w:val="000000" w:themeColor="text1"/>
                <w:sz w:val="20"/>
              </w:rPr>
              <w:t>8</w:t>
            </w:r>
            <w:r w:rsidRPr="00603CE0">
              <w:rPr>
                <w:rFonts w:ascii="Times New Roman" w:hAnsi="Times New Roman"/>
                <w:color w:val="000000" w:themeColor="text1"/>
                <w:sz w:val="20"/>
              </w:rPr>
              <w:t>)</w:t>
            </w:r>
          </w:p>
        </w:tc>
        <w:tc>
          <w:tcPr>
            <w:tcW w:w="2183" w:type="dxa"/>
            <w:tcBorders>
              <w:top w:val="dashSmallGap" w:sz="4" w:space="0" w:color="auto"/>
              <w:bottom w:val="dashSmallGap" w:sz="4" w:space="0" w:color="auto"/>
            </w:tcBorders>
          </w:tcPr>
          <w:p w14:paraId="3D597397" w14:textId="01EA2270" w:rsidR="005352A7" w:rsidRPr="00603CE0" w:rsidRDefault="00D007BA" w:rsidP="00D119C2">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Dominated</w:t>
            </w:r>
          </w:p>
        </w:tc>
      </w:tr>
      <w:tr w:rsidR="00603CE0" w:rsidRPr="00603CE0" w14:paraId="4FBCA9F0" w14:textId="271012A2" w:rsidTr="000C1608">
        <w:tc>
          <w:tcPr>
            <w:tcW w:w="2182" w:type="dxa"/>
            <w:tcBorders>
              <w:top w:val="dashSmallGap" w:sz="4" w:space="0" w:color="auto"/>
              <w:bottom w:val="dashSmallGap" w:sz="4" w:space="0" w:color="auto"/>
            </w:tcBorders>
          </w:tcPr>
          <w:p w14:paraId="1C6EDFBB" w14:textId="4BCD4F1C" w:rsidR="005352A7" w:rsidRPr="00603CE0" w:rsidRDefault="00D007BA" w:rsidP="00D119C2">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Combo</w:t>
            </w:r>
            <w:r w:rsidR="009B37BD" w:rsidRPr="00603CE0">
              <w:rPr>
                <w:rFonts w:ascii="Times New Roman" w:hAnsi="Times New Roman"/>
                <w:color w:val="000000" w:themeColor="text1"/>
                <w:sz w:val="20"/>
                <w:szCs w:val="20"/>
              </w:rPr>
              <w:t>‡</w:t>
            </w:r>
            <w:r w:rsidRPr="00603CE0">
              <w:rPr>
                <w:rFonts w:ascii="Times New Roman" w:hAnsi="Times New Roman"/>
                <w:color w:val="000000" w:themeColor="text1"/>
                <w:sz w:val="20"/>
              </w:rPr>
              <w:t xml:space="preserve"> (Reference)</w:t>
            </w:r>
          </w:p>
        </w:tc>
        <w:tc>
          <w:tcPr>
            <w:tcW w:w="2183" w:type="dxa"/>
            <w:tcBorders>
              <w:top w:val="dashSmallGap" w:sz="4" w:space="0" w:color="auto"/>
              <w:bottom w:val="dashSmallGap" w:sz="4" w:space="0" w:color="auto"/>
            </w:tcBorders>
          </w:tcPr>
          <w:p w14:paraId="36190EF4" w14:textId="321D9DC9" w:rsidR="00D007BA" w:rsidRPr="00603CE0" w:rsidRDefault="00F82A35" w:rsidP="00D16927">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20.87</w:t>
            </w:r>
          </w:p>
          <w:p w14:paraId="6489D6B5" w14:textId="225EAF8E" w:rsidR="005352A7" w:rsidRPr="00603CE0" w:rsidRDefault="00D007BA" w:rsidP="00D119C2">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F82A35" w:rsidRPr="00603CE0">
              <w:rPr>
                <w:rFonts w:ascii="Times New Roman" w:hAnsi="Times New Roman"/>
                <w:color w:val="000000" w:themeColor="text1"/>
                <w:sz w:val="20"/>
              </w:rPr>
              <w:t>15.56</w:t>
            </w:r>
            <w:r w:rsidRPr="00603CE0">
              <w:rPr>
                <w:rFonts w:ascii="Times New Roman" w:hAnsi="Times New Roman"/>
                <w:color w:val="000000" w:themeColor="text1"/>
                <w:sz w:val="20"/>
              </w:rPr>
              <w:t xml:space="preserve">, </w:t>
            </w:r>
            <w:r w:rsidR="00F82A35" w:rsidRPr="00603CE0">
              <w:rPr>
                <w:rFonts w:ascii="Times New Roman" w:hAnsi="Times New Roman"/>
                <w:color w:val="000000" w:themeColor="text1"/>
                <w:sz w:val="20"/>
              </w:rPr>
              <w:t>33.83</w:t>
            </w:r>
            <w:r w:rsidRPr="00603CE0">
              <w:rPr>
                <w:rFonts w:ascii="Times New Roman" w:hAnsi="Times New Roman"/>
                <w:color w:val="000000" w:themeColor="text1"/>
                <w:sz w:val="20"/>
              </w:rPr>
              <w:t>)</w:t>
            </w:r>
          </w:p>
        </w:tc>
        <w:tc>
          <w:tcPr>
            <w:tcW w:w="2182" w:type="dxa"/>
            <w:tcBorders>
              <w:top w:val="dashSmallGap" w:sz="4" w:space="0" w:color="auto"/>
              <w:bottom w:val="dashSmallGap" w:sz="4" w:space="0" w:color="auto"/>
            </w:tcBorders>
          </w:tcPr>
          <w:p w14:paraId="3DCDB4FA" w14:textId="2163A7DA" w:rsidR="00D007BA" w:rsidRPr="00603CE0" w:rsidRDefault="00776A12" w:rsidP="00D16927">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229.4</w:t>
            </w:r>
          </w:p>
          <w:p w14:paraId="16FECC6D" w14:textId="7F840522" w:rsidR="005352A7" w:rsidRPr="00603CE0" w:rsidRDefault="00D007BA" w:rsidP="00D119C2">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776A12" w:rsidRPr="00603CE0">
              <w:rPr>
                <w:rFonts w:ascii="Times New Roman" w:hAnsi="Times New Roman"/>
                <w:color w:val="000000" w:themeColor="text1"/>
                <w:sz w:val="20"/>
              </w:rPr>
              <w:t>145.0</w:t>
            </w:r>
            <w:r w:rsidRPr="00603CE0">
              <w:rPr>
                <w:rFonts w:ascii="Times New Roman" w:hAnsi="Times New Roman"/>
                <w:color w:val="000000" w:themeColor="text1"/>
                <w:sz w:val="20"/>
              </w:rPr>
              <w:t xml:space="preserve">, </w:t>
            </w:r>
            <w:r w:rsidR="00776A12" w:rsidRPr="00603CE0">
              <w:rPr>
                <w:rFonts w:ascii="Times New Roman" w:hAnsi="Times New Roman"/>
                <w:color w:val="000000" w:themeColor="text1"/>
                <w:sz w:val="20"/>
              </w:rPr>
              <w:t>367.</w:t>
            </w:r>
            <w:r w:rsidR="00C928FE" w:rsidRPr="00603CE0">
              <w:rPr>
                <w:rFonts w:ascii="Times New Roman" w:hAnsi="Times New Roman"/>
                <w:color w:val="000000" w:themeColor="text1"/>
                <w:sz w:val="20"/>
              </w:rPr>
              <w:t>8</w:t>
            </w:r>
            <w:r w:rsidRPr="00603CE0">
              <w:rPr>
                <w:rFonts w:ascii="Times New Roman" w:hAnsi="Times New Roman"/>
                <w:color w:val="000000" w:themeColor="text1"/>
                <w:sz w:val="20"/>
              </w:rPr>
              <w:t>)</w:t>
            </w:r>
          </w:p>
        </w:tc>
        <w:tc>
          <w:tcPr>
            <w:tcW w:w="2183" w:type="dxa"/>
            <w:tcBorders>
              <w:top w:val="dashSmallGap" w:sz="4" w:space="0" w:color="auto"/>
              <w:bottom w:val="dashSmallGap" w:sz="4" w:space="0" w:color="auto"/>
            </w:tcBorders>
          </w:tcPr>
          <w:p w14:paraId="2EA7871A" w14:textId="343824B9" w:rsidR="005352A7" w:rsidRPr="00603CE0" w:rsidRDefault="00D007BA" w:rsidP="00D119C2">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Dominated</w:t>
            </w:r>
          </w:p>
        </w:tc>
      </w:tr>
      <w:tr w:rsidR="00603CE0" w:rsidRPr="00603CE0" w14:paraId="39526BA2" w14:textId="77777777" w:rsidTr="000C1608">
        <w:tc>
          <w:tcPr>
            <w:tcW w:w="2182" w:type="dxa"/>
            <w:tcBorders>
              <w:top w:val="dashSmallGap" w:sz="4" w:space="0" w:color="auto"/>
              <w:bottom w:val="single" w:sz="4" w:space="0" w:color="auto"/>
            </w:tcBorders>
          </w:tcPr>
          <w:p w14:paraId="25D61BC9" w14:textId="64C60437" w:rsidR="001F590A" w:rsidRPr="00603CE0" w:rsidRDefault="001F590A" w:rsidP="00D119C2">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TOC</w:t>
            </w:r>
            <w:r w:rsidR="00BF0855" w:rsidRPr="00603CE0">
              <w:rPr>
                <w:rFonts w:ascii="Times New Roman" w:hAnsi="Times New Roman"/>
                <w:color w:val="000000" w:themeColor="text1"/>
                <w:sz w:val="20"/>
              </w:rPr>
              <w:t>§</w:t>
            </w:r>
          </w:p>
        </w:tc>
        <w:tc>
          <w:tcPr>
            <w:tcW w:w="2183" w:type="dxa"/>
            <w:tcBorders>
              <w:top w:val="dashSmallGap" w:sz="4" w:space="0" w:color="auto"/>
              <w:bottom w:val="single" w:sz="4" w:space="0" w:color="auto"/>
            </w:tcBorders>
          </w:tcPr>
          <w:p w14:paraId="16E98C1F" w14:textId="47C83FD2" w:rsidR="001F590A" w:rsidRPr="00603CE0" w:rsidRDefault="0068696B" w:rsidP="00D119C2">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24.30</w:t>
            </w:r>
          </w:p>
          <w:p w14:paraId="21F4C17E" w14:textId="0D2E50A0" w:rsidR="001F590A" w:rsidRPr="00603CE0" w:rsidRDefault="001F590A" w:rsidP="00D119C2">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68696B" w:rsidRPr="00603CE0">
              <w:rPr>
                <w:rFonts w:ascii="Times New Roman" w:hAnsi="Times New Roman"/>
                <w:color w:val="000000" w:themeColor="text1"/>
                <w:sz w:val="20"/>
              </w:rPr>
              <w:t>17.29</w:t>
            </w:r>
            <w:r w:rsidR="00520F80" w:rsidRPr="00603CE0">
              <w:rPr>
                <w:rFonts w:ascii="Times New Roman" w:hAnsi="Times New Roman"/>
                <w:color w:val="000000" w:themeColor="text1"/>
                <w:sz w:val="20"/>
              </w:rPr>
              <w:t xml:space="preserve">, </w:t>
            </w:r>
            <w:r w:rsidR="0068696B" w:rsidRPr="00603CE0">
              <w:rPr>
                <w:rFonts w:ascii="Times New Roman" w:hAnsi="Times New Roman"/>
                <w:color w:val="000000" w:themeColor="text1"/>
                <w:sz w:val="20"/>
              </w:rPr>
              <w:t>40.14</w:t>
            </w:r>
            <w:r w:rsidRPr="00603CE0">
              <w:rPr>
                <w:rFonts w:ascii="Times New Roman" w:hAnsi="Times New Roman"/>
                <w:color w:val="000000" w:themeColor="text1"/>
                <w:sz w:val="20"/>
              </w:rPr>
              <w:t>)</w:t>
            </w:r>
          </w:p>
        </w:tc>
        <w:tc>
          <w:tcPr>
            <w:tcW w:w="2182" w:type="dxa"/>
            <w:tcBorders>
              <w:top w:val="dashSmallGap" w:sz="4" w:space="0" w:color="auto"/>
              <w:bottom w:val="single" w:sz="4" w:space="0" w:color="auto"/>
            </w:tcBorders>
          </w:tcPr>
          <w:p w14:paraId="547E95ED" w14:textId="034ADB2B" w:rsidR="001F4220" w:rsidRPr="00603CE0" w:rsidRDefault="00680494" w:rsidP="00D119C2">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240.8</w:t>
            </w:r>
          </w:p>
          <w:p w14:paraId="45AFBF96" w14:textId="1BD6412C" w:rsidR="001F590A" w:rsidRPr="00603CE0" w:rsidRDefault="001F590A" w:rsidP="00D119C2">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680494" w:rsidRPr="00603CE0">
              <w:rPr>
                <w:rFonts w:ascii="Times New Roman" w:hAnsi="Times New Roman"/>
                <w:color w:val="000000" w:themeColor="text1"/>
                <w:sz w:val="20"/>
              </w:rPr>
              <w:t>148.</w:t>
            </w:r>
            <w:r w:rsidR="00C928FE" w:rsidRPr="00603CE0">
              <w:rPr>
                <w:rFonts w:ascii="Times New Roman" w:hAnsi="Times New Roman"/>
                <w:color w:val="000000" w:themeColor="text1"/>
                <w:sz w:val="20"/>
              </w:rPr>
              <w:t>7</w:t>
            </w:r>
            <w:r w:rsidR="00520F80" w:rsidRPr="00603CE0">
              <w:rPr>
                <w:rFonts w:ascii="Times New Roman" w:hAnsi="Times New Roman"/>
                <w:color w:val="000000" w:themeColor="text1"/>
                <w:sz w:val="20"/>
              </w:rPr>
              <w:t xml:space="preserve">, </w:t>
            </w:r>
            <w:r w:rsidR="00680494" w:rsidRPr="00603CE0">
              <w:rPr>
                <w:rFonts w:ascii="Times New Roman" w:hAnsi="Times New Roman"/>
                <w:color w:val="000000" w:themeColor="text1"/>
                <w:sz w:val="20"/>
              </w:rPr>
              <w:t>385.</w:t>
            </w:r>
            <w:r w:rsidR="00C928FE" w:rsidRPr="00603CE0">
              <w:rPr>
                <w:rFonts w:ascii="Times New Roman" w:hAnsi="Times New Roman"/>
                <w:color w:val="000000" w:themeColor="text1"/>
                <w:sz w:val="20"/>
              </w:rPr>
              <w:t>6</w:t>
            </w:r>
            <w:r w:rsidRPr="00603CE0">
              <w:rPr>
                <w:rFonts w:ascii="Times New Roman" w:hAnsi="Times New Roman"/>
                <w:color w:val="000000" w:themeColor="text1"/>
                <w:sz w:val="20"/>
              </w:rPr>
              <w:t>)</w:t>
            </w:r>
          </w:p>
        </w:tc>
        <w:tc>
          <w:tcPr>
            <w:tcW w:w="2183" w:type="dxa"/>
            <w:tcBorders>
              <w:top w:val="dashSmallGap" w:sz="4" w:space="0" w:color="auto"/>
              <w:bottom w:val="single" w:sz="4" w:space="0" w:color="auto"/>
            </w:tcBorders>
          </w:tcPr>
          <w:p w14:paraId="2BAD7AF2" w14:textId="53F26DF7" w:rsidR="001F590A" w:rsidRPr="00603CE0" w:rsidRDefault="00AA3DE1" w:rsidP="00D119C2">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Dominated</w:t>
            </w:r>
          </w:p>
        </w:tc>
      </w:tr>
      <w:tr w:rsidR="00603CE0" w:rsidRPr="00603CE0" w14:paraId="616133D6" w14:textId="77777777" w:rsidTr="000C1608">
        <w:tc>
          <w:tcPr>
            <w:tcW w:w="8730" w:type="dxa"/>
            <w:gridSpan w:val="4"/>
            <w:tcBorders>
              <w:top w:val="single" w:sz="4" w:space="0" w:color="auto"/>
            </w:tcBorders>
          </w:tcPr>
          <w:p w14:paraId="45705D2F" w14:textId="409A4707" w:rsidR="005F3A52" w:rsidRPr="00603CE0" w:rsidRDefault="005F3A52" w:rsidP="00BB1237">
            <w:pPr>
              <w:spacing w:after="0" w:line="259" w:lineRule="auto"/>
              <w:rPr>
                <w:rFonts w:ascii="Times New Roman" w:hAnsi="Times New Roman"/>
                <w:color w:val="000000" w:themeColor="text1"/>
                <w:sz w:val="20"/>
                <w:szCs w:val="20"/>
              </w:rPr>
            </w:pPr>
            <w:r w:rsidRPr="00603CE0">
              <w:rPr>
                <w:rFonts w:ascii="Times New Roman" w:hAnsi="Times New Roman"/>
                <w:color w:val="000000" w:themeColor="text1"/>
                <w:sz w:val="20"/>
                <w:szCs w:val="20"/>
              </w:rPr>
              <w:t xml:space="preserve">The </w:t>
            </w:r>
            <w:r w:rsidR="000C40A3" w:rsidRPr="00603CE0">
              <w:rPr>
                <w:rFonts w:ascii="Times New Roman" w:hAnsi="Times New Roman"/>
                <w:color w:val="000000" w:themeColor="text1"/>
                <w:sz w:val="20"/>
                <w:szCs w:val="20"/>
              </w:rPr>
              <w:t>strategies</w:t>
            </w:r>
            <w:r w:rsidRPr="00603CE0">
              <w:rPr>
                <w:rFonts w:ascii="Times New Roman" w:hAnsi="Times New Roman"/>
                <w:color w:val="000000" w:themeColor="text1"/>
                <w:sz w:val="20"/>
                <w:szCs w:val="20"/>
              </w:rPr>
              <w:t xml:space="preserve"> are listed in increasing order of cost. </w:t>
            </w:r>
            <w:r w:rsidR="00B90386" w:rsidRPr="00603CE0">
              <w:rPr>
                <w:rFonts w:ascii="Times New Roman" w:hAnsi="Times New Roman"/>
                <w:color w:val="000000" w:themeColor="text1"/>
                <w:sz w:val="20"/>
                <w:szCs w:val="20"/>
              </w:rPr>
              <w:t xml:space="preserve">Costs and QALYs were cumulative from year 5 to year 25 in the model, with 3% discounting year-over-year. </w:t>
            </w:r>
            <w:r w:rsidRPr="00603CE0">
              <w:rPr>
                <w:rFonts w:ascii="Times New Roman" w:hAnsi="Times New Roman"/>
                <w:color w:val="000000" w:themeColor="text1"/>
                <w:sz w:val="20"/>
                <w:szCs w:val="20"/>
              </w:rPr>
              <w:t>Presented are the means of 380 unique trajectories; in parentheses are the 95% uncertainty intervals, derived from the 2.5% and 97.5% quantiles of the simulated data.</w:t>
            </w:r>
            <w:r w:rsidR="00E31AE8" w:rsidRPr="00603CE0">
              <w:rPr>
                <w:rFonts w:ascii="Times New Roman" w:hAnsi="Times New Roman"/>
                <w:color w:val="000000" w:themeColor="text1"/>
                <w:sz w:val="20"/>
                <w:szCs w:val="20"/>
              </w:rPr>
              <w:t xml:space="preserve">  Costs are in 2022 U</w:t>
            </w:r>
            <w:r w:rsidR="001F1EE8" w:rsidRPr="00603CE0">
              <w:rPr>
                <w:rFonts w:ascii="Times New Roman" w:hAnsi="Times New Roman"/>
                <w:color w:val="000000" w:themeColor="text1"/>
                <w:sz w:val="20"/>
                <w:szCs w:val="20"/>
              </w:rPr>
              <w:t>nited States dollars (USD).</w:t>
            </w:r>
          </w:p>
          <w:p w14:paraId="4AB0044C" w14:textId="6EFB9AD9" w:rsidR="00BB1237" w:rsidRPr="00603CE0" w:rsidRDefault="00BB1237" w:rsidP="00BB1237">
            <w:pPr>
              <w:spacing w:after="0" w:line="259" w:lineRule="auto"/>
              <w:rPr>
                <w:rFonts w:ascii="Times New Roman" w:hAnsi="Times New Roman"/>
                <w:color w:val="000000" w:themeColor="text1"/>
                <w:sz w:val="20"/>
                <w:szCs w:val="20"/>
              </w:rPr>
            </w:pPr>
            <w:r w:rsidRPr="00603CE0">
              <w:rPr>
                <w:rFonts w:ascii="Times New Roman" w:hAnsi="Times New Roman"/>
                <w:color w:val="000000" w:themeColor="text1"/>
                <w:sz w:val="20"/>
                <w:szCs w:val="20"/>
              </w:rPr>
              <w:t>*GISP: Gonococcal Isolate Surveillance Project, where treatments were removed from use based on surveillance</w:t>
            </w:r>
          </w:p>
          <w:p w14:paraId="5DA1AEE6" w14:textId="77777777" w:rsidR="00BB1237" w:rsidRPr="00603CE0" w:rsidRDefault="00BB1237" w:rsidP="00BB1237">
            <w:pPr>
              <w:spacing w:after="0" w:line="259" w:lineRule="auto"/>
              <w:rPr>
                <w:rFonts w:ascii="Times New Roman" w:hAnsi="Times New Roman"/>
                <w:color w:val="000000" w:themeColor="text1"/>
                <w:sz w:val="20"/>
                <w:szCs w:val="20"/>
              </w:rPr>
            </w:pPr>
            <w:r w:rsidRPr="00603CE0">
              <w:rPr>
                <w:rFonts w:ascii="Times New Roman" w:hAnsi="Times New Roman"/>
                <w:color w:val="000000" w:themeColor="text1"/>
                <w:sz w:val="20"/>
                <w:szCs w:val="20"/>
              </w:rPr>
              <w:t>†RT: Randomized Treatment, where treatment was selected randomly from available drugs</w:t>
            </w:r>
          </w:p>
          <w:p w14:paraId="756985F8" w14:textId="310BFCF9" w:rsidR="00BB1237" w:rsidRPr="00603CE0" w:rsidRDefault="009B37BD" w:rsidP="00BB1237">
            <w:pPr>
              <w:spacing w:after="0" w:line="240" w:lineRule="auto"/>
              <w:rPr>
                <w:rFonts w:ascii="Times New Roman" w:hAnsi="Times New Roman"/>
                <w:color w:val="000000" w:themeColor="text1"/>
                <w:sz w:val="20"/>
                <w:vertAlign w:val="superscript"/>
              </w:rPr>
            </w:pPr>
            <w:r w:rsidRPr="00603CE0">
              <w:rPr>
                <w:rFonts w:ascii="Times New Roman" w:hAnsi="Times New Roman"/>
                <w:color w:val="000000" w:themeColor="text1"/>
                <w:sz w:val="20"/>
                <w:szCs w:val="20"/>
              </w:rPr>
              <w:t>‡</w:t>
            </w:r>
            <w:r w:rsidR="00BB1237" w:rsidRPr="00603CE0">
              <w:rPr>
                <w:rFonts w:ascii="Times New Roman" w:hAnsi="Times New Roman"/>
                <w:color w:val="000000" w:themeColor="text1"/>
                <w:sz w:val="20"/>
                <w:szCs w:val="20"/>
              </w:rPr>
              <w:t>Combo: Combination, where cases were randomly assigned to RT or TOC</w:t>
            </w:r>
            <w:r w:rsidR="00BB1237" w:rsidRPr="00603CE0">
              <w:rPr>
                <w:rFonts w:ascii="Times New Roman" w:hAnsi="Times New Roman"/>
                <w:color w:val="000000" w:themeColor="text1"/>
                <w:sz w:val="20"/>
                <w:vertAlign w:val="superscript"/>
              </w:rPr>
              <w:t xml:space="preserve"> </w:t>
            </w:r>
          </w:p>
          <w:p w14:paraId="5543F3D3" w14:textId="0565CD71" w:rsidR="00D01665" w:rsidRPr="00603CE0" w:rsidRDefault="00BF0855" w:rsidP="00171A1C">
            <w:pPr>
              <w:spacing w:after="0" w:line="259" w:lineRule="auto"/>
              <w:rPr>
                <w:rFonts w:ascii="Times New Roman" w:hAnsi="Times New Roman"/>
                <w:color w:val="000000" w:themeColor="text1"/>
                <w:sz w:val="20"/>
                <w:szCs w:val="20"/>
              </w:rPr>
            </w:pPr>
            <w:r w:rsidRPr="00603CE0">
              <w:rPr>
                <w:rFonts w:ascii="Times New Roman" w:hAnsi="Times New Roman"/>
                <w:color w:val="000000" w:themeColor="text1"/>
                <w:sz w:val="20"/>
                <w:szCs w:val="20"/>
              </w:rPr>
              <w:t>§</w:t>
            </w:r>
            <w:r w:rsidR="00D01665" w:rsidRPr="00603CE0">
              <w:rPr>
                <w:rFonts w:ascii="Times New Roman" w:hAnsi="Times New Roman"/>
                <w:color w:val="000000" w:themeColor="text1"/>
                <w:sz w:val="20"/>
                <w:szCs w:val="20"/>
              </w:rPr>
              <w:t>TOC: Test-of-Cure, where some cases received confirmatory diagnostic testing after treatment attempts</w:t>
            </w:r>
          </w:p>
          <w:p w14:paraId="41989E1B" w14:textId="34FD59C4" w:rsidR="00A933EE" w:rsidRPr="00603CE0" w:rsidRDefault="00BF0855" w:rsidP="00BB1237">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w:t>
            </w:r>
            <w:r w:rsidR="00A933EE" w:rsidRPr="00603CE0">
              <w:rPr>
                <w:rFonts w:ascii="Times New Roman" w:hAnsi="Times New Roman"/>
                <w:color w:val="000000" w:themeColor="text1"/>
                <w:sz w:val="20"/>
              </w:rPr>
              <w:t>QALYs: Quality</w:t>
            </w:r>
            <w:r w:rsidR="007E6A68" w:rsidRPr="00603CE0">
              <w:rPr>
                <w:rFonts w:ascii="Times New Roman" w:hAnsi="Times New Roman"/>
                <w:color w:val="000000" w:themeColor="text1"/>
                <w:sz w:val="20"/>
              </w:rPr>
              <w:t>-</w:t>
            </w:r>
            <w:r w:rsidR="00A933EE" w:rsidRPr="00603CE0">
              <w:rPr>
                <w:rFonts w:ascii="Times New Roman" w:hAnsi="Times New Roman"/>
                <w:color w:val="000000" w:themeColor="text1"/>
                <w:sz w:val="20"/>
              </w:rPr>
              <w:t>Adjusted Life-Years</w:t>
            </w:r>
            <w:r w:rsidR="003E3DBB" w:rsidRPr="00603CE0">
              <w:rPr>
                <w:rFonts w:ascii="Times New Roman" w:hAnsi="Times New Roman"/>
                <w:color w:val="000000" w:themeColor="text1"/>
                <w:sz w:val="20"/>
              </w:rPr>
              <w:t xml:space="preserve">. These </w:t>
            </w:r>
            <w:r w:rsidR="00132138" w:rsidRPr="00603CE0">
              <w:rPr>
                <w:rFonts w:ascii="Times New Roman" w:hAnsi="Times New Roman"/>
                <w:color w:val="000000" w:themeColor="text1"/>
                <w:sz w:val="20"/>
              </w:rPr>
              <w:t>values represent</w:t>
            </w:r>
            <w:r w:rsidR="003E3DBB" w:rsidRPr="00603CE0">
              <w:rPr>
                <w:rFonts w:ascii="Times New Roman" w:hAnsi="Times New Roman"/>
                <w:color w:val="000000" w:themeColor="text1"/>
                <w:sz w:val="20"/>
              </w:rPr>
              <w:t xml:space="preserve"> decrements in </w:t>
            </w:r>
            <w:r w:rsidR="00D40859" w:rsidRPr="00603CE0">
              <w:rPr>
                <w:rFonts w:ascii="Times New Roman" w:hAnsi="Times New Roman"/>
                <w:color w:val="000000" w:themeColor="text1"/>
                <w:sz w:val="20"/>
              </w:rPr>
              <w:t>QALYs that resulted from gonorrhea.</w:t>
            </w:r>
          </w:p>
          <w:p w14:paraId="11987788" w14:textId="15DD9831" w:rsidR="00A96E77" w:rsidRPr="00603CE0" w:rsidRDefault="00BF0855" w:rsidP="00171A1C">
            <w:pPr>
              <w:tabs>
                <w:tab w:val="center" w:pos="4307"/>
              </w:tabs>
              <w:spacing w:after="0" w:line="240" w:lineRule="auto"/>
              <w:rPr>
                <w:rFonts w:ascii="Times New Roman" w:hAnsi="Times New Roman"/>
                <w:color w:val="000000" w:themeColor="text1"/>
                <w:sz w:val="20"/>
              </w:rPr>
            </w:pPr>
            <w:r w:rsidRPr="00603CE0">
              <w:rPr>
                <w:rFonts w:ascii="Times New Roman" w:hAnsi="Times New Roman"/>
                <w:color w:val="000000" w:themeColor="text1"/>
                <w:sz w:val="20"/>
                <w:szCs w:val="20"/>
              </w:rPr>
              <w:t>#</w:t>
            </w:r>
            <w:r w:rsidR="1517FE96" w:rsidRPr="00603CE0">
              <w:rPr>
                <w:rFonts w:ascii="Times New Roman" w:hAnsi="Times New Roman"/>
                <w:color w:val="000000" w:themeColor="text1"/>
                <w:sz w:val="20"/>
              </w:rPr>
              <w:t>ICER: incremental cost-effectiveness ratio</w:t>
            </w:r>
            <w:r w:rsidR="00132138" w:rsidRPr="00603CE0">
              <w:rPr>
                <w:rFonts w:ascii="Times New Roman" w:hAnsi="Times New Roman"/>
                <w:color w:val="000000" w:themeColor="text1"/>
                <w:sz w:val="20"/>
              </w:rPr>
              <w:tab/>
            </w:r>
          </w:p>
          <w:p w14:paraId="162D429D" w14:textId="00DD9A79" w:rsidR="00BB1237" w:rsidRPr="00603CE0" w:rsidRDefault="00BB1237" w:rsidP="00D119C2">
            <w:pPr>
              <w:spacing w:after="0" w:line="240" w:lineRule="auto"/>
              <w:rPr>
                <w:rFonts w:ascii="Times New Roman" w:hAnsi="Times New Roman"/>
                <w:color w:val="000000" w:themeColor="text1"/>
                <w:sz w:val="20"/>
              </w:rPr>
            </w:pPr>
          </w:p>
        </w:tc>
      </w:tr>
    </w:tbl>
    <w:p w14:paraId="58897619" w14:textId="4B78E40A" w:rsidR="00253734" w:rsidRPr="00603CE0" w:rsidRDefault="00253734">
      <w:pPr>
        <w:spacing w:after="160" w:line="259" w:lineRule="auto"/>
        <w:rPr>
          <w:rFonts w:ascii="Times New Roman" w:eastAsiaTheme="majorEastAsia" w:hAnsi="Times New Roman"/>
          <w:b/>
          <w:color w:val="000000" w:themeColor="text1"/>
          <w:sz w:val="28"/>
        </w:rPr>
      </w:pPr>
      <w:r w:rsidRPr="00603CE0">
        <w:rPr>
          <w:rFonts w:ascii="Times New Roman" w:hAnsi="Times New Roman"/>
          <w:color w:val="000000" w:themeColor="text1"/>
        </w:rPr>
        <w:br w:type="page"/>
      </w:r>
    </w:p>
    <w:p w14:paraId="5A238674" w14:textId="79262ADB" w:rsidR="00E87733" w:rsidRPr="00603CE0" w:rsidRDefault="00EF2942" w:rsidP="008058CE">
      <w:pPr>
        <w:pStyle w:val="SH1"/>
      </w:pPr>
      <w:bookmarkStart w:id="263" w:name="_Ref178945473"/>
      <w:r w:rsidRPr="00603CE0">
        <w:lastRenderedPageBreak/>
        <w:t>Model description</w:t>
      </w:r>
      <w:r w:rsidR="00313C66" w:rsidRPr="00603CE0">
        <w:t>, calibration, and validation</w:t>
      </w:r>
      <w:bookmarkEnd w:id="263"/>
    </w:p>
    <w:p w14:paraId="40868B33" w14:textId="021723AF" w:rsidR="0042641C" w:rsidRPr="00603CE0" w:rsidRDefault="002D5646" w:rsidP="00222BC2">
      <w:pPr>
        <w:pStyle w:val="SH2"/>
      </w:pPr>
      <w:bookmarkStart w:id="264" w:name="_Ref191974917"/>
      <w:r w:rsidRPr="00603CE0">
        <w:t>Additional mode</w:t>
      </w:r>
      <w:r w:rsidR="001D482D" w:rsidRPr="00603CE0">
        <w:t>l</w:t>
      </w:r>
      <w:r w:rsidRPr="00603CE0">
        <w:t xml:space="preserve"> details</w:t>
      </w:r>
      <w:bookmarkEnd w:id="264"/>
    </w:p>
    <w:p w14:paraId="561D467B" w14:textId="3037C682" w:rsidR="00652FCC" w:rsidRPr="00603CE0" w:rsidRDefault="004131A5" w:rsidP="00222BC2">
      <w:pPr>
        <w:pStyle w:val="SH2"/>
        <w:numPr>
          <w:ilvl w:val="2"/>
          <w:numId w:val="24"/>
        </w:numPr>
      </w:pPr>
      <w:bookmarkStart w:id="265" w:name="_Ref173224592"/>
      <w:bookmarkStart w:id="266" w:name="_Ref194308160"/>
      <w:r w:rsidRPr="00603CE0">
        <w:t xml:space="preserve">Infection </w:t>
      </w:r>
      <w:r w:rsidR="000D0BF1" w:rsidRPr="00603CE0">
        <w:t>T</w:t>
      </w:r>
      <w:r w:rsidRPr="00603CE0">
        <w:t>ransmission</w:t>
      </w:r>
      <w:bookmarkEnd w:id="265"/>
      <w:r w:rsidR="000D0BF1" w:rsidRPr="00603CE0">
        <w:t xml:space="preserve"> &amp; </w:t>
      </w:r>
      <w:r w:rsidR="00293CC2" w:rsidRPr="00603CE0">
        <w:t>Activity</w:t>
      </w:r>
      <w:r w:rsidR="000D0BF1" w:rsidRPr="00603CE0">
        <w:t xml:space="preserve"> Groups</w:t>
      </w:r>
      <w:bookmarkEnd w:id="266"/>
    </w:p>
    <w:p w14:paraId="4B00DA54" w14:textId="06E2213D" w:rsidR="008935EE" w:rsidRPr="00603CE0" w:rsidRDefault="008935EE" w:rsidP="00597E0E">
      <w:pPr>
        <w:rPr>
          <w:rFonts w:ascii="Times New Roman" w:hAnsi="Times New Roman"/>
          <w:color w:val="000000" w:themeColor="text1"/>
        </w:rPr>
      </w:pPr>
      <w:r w:rsidRPr="00603CE0">
        <w:rPr>
          <w:rFonts w:ascii="Times New Roman" w:hAnsi="Times New Roman"/>
          <w:color w:val="000000" w:themeColor="text1"/>
        </w:rPr>
        <w:t xml:space="preserve">The population is divided into two sexual </w:t>
      </w:r>
      <w:r w:rsidR="00293CC2" w:rsidRPr="00603CE0">
        <w:rPr>
          <w:rFonts w:ascii="Times New Roman" w:hAnsi="Times New Roman"/>
          <w:color w:val="000000" w:themeColor="text1"/>
        </w:rPr>
        <w:t>activity</w:t>
      </w:r>
      <w:r w:rsidRPr="00603CE0">
        <w:rPr>
          <w:rFonts w:ascii="Times New Roman" w:hAnsi="Times New Roman"/>
          <w:color w:val="000000" w:themeColor="text1"/>
        </w:rPr>
        <w:t xml:space="preserve"> groups: high-</w:t>
      </w:r>
      <w:r w:rsidR="00293CC2" w:rsidRPr="00603CE0">
        <w:rPr>
          <w:rFonts w:ascii="Times New Roman" w:hAnsi="Times New Roman"/>
          <w:color w:val="000000" w:themeColor="text1"/>
        </w:rPr>
        <w:t>activity</w:t>
      </w:r>
      <w:r w:rsidRPr="00603CE0">
        <w:rPr>
          <w:rFonts w:ascii="Times New Roman" w:hAnsi="Times New Roman"/>
          <w:color w:val="000000" w:themeColor="text1"/>
        </w:rPr>
        <w:t xml:space="preserve"> and low-</w:t>
      </w:r>
      <w:r w:rsidR="00293CC2" w:rsidRPr="00603CE0">
        <w:rPr>
          <w:rFonts w:ascii="Times New Roman" w:hAnsi="Times New Roman"/>
          <w:color w:val="000000" w:themeColor="text1"/>
        </w:rPr>
        <w:t>activity</w:t>
      </w:r>
      <w:r w:rsidRPr="00603CE0">
        <w:rPr>
          <w:rFonts w:ascii="Times New Roman" w:hAnsi="Times New Roman"/>
          <w:color w:val="000000" w:themeColor="text1"/>
        </w:rPr>
        <w:t xml:space="preserve">. These </w:t>
      </w:r>
      <w:r w:rsidR="00293CC2" w:rsidRPr="00603CE0">
        <w:rPr>
          <w:rFonts w:ascii="Times New Roman" w:hAnsi="Times New Roman"/>
          <w:color w:val="000000" w:themeColor="text1"/>
        </w:rPr>
        <w:t>activity</w:t>
      </w:r>
      <w:r w:rsidRPr="00603CE0">
        <w:rPr>
          <w:rFonts w:ascii="Times New Roman" w:hAnsi="Times New Roman"/>
          <w:color w:val="000000" w:themeColor="text1"/>
        </w:rPr>
        <w:t xml:space="preserve"> groups are meant to represent heterogeneity in frequency of casual sexual behavior. The relative size of the </w:t>
      </w:r>
      <w:r w:rsidR="00293CC2" w:rsidRPr="00603CE0">
        <w:rPr>
          <w:rFonts w:ascii="Times New Roman" w:hAnsi="Times New Roman"/>
          <w:color w:val="000000" w:themeColor="text1"/>
        </w:rPr>
        <w:t>activity</w:t>
      </w:r>
      <w:r w:rsidRPr="00603CE0">
        <w:rPr>
          <w:rFonts w:ascii="Times New Roman" w:hAnsi="Times New Roman"/>
          <w:color w:val="000000" w:themeColor="text1"/>
        </w:rPr>
        <w:t xml:space="preserve"> groups is determined by the parameter </w:t>
      </w:r>
      <w:r w:rsidRPr="00603CE0">
        <w:rPr>
          <w:rFonts w:ascii="Times New Roman" w:hAnsi="Times New Roman"/>
          <w:i/>
          <w:color w:val="000000" w:themeColor="text1"/>
        </w:rPr>
        <w:t>propHigh</w:t>
      </w:r>
      <w:r w:rsidR="00293CC2" w:rsidRPr="00603CE0">
        <w:rPr>
          <w:rFonts w:ascii="Times New Roman" w:hAnsi="Times New Roman"/>
          <w:i/>
          <w:color w:val="000000" w:themeColor="text1"/>
        </w:rPr>
        <w:t>Activity</w:t>
      </w:r>
      <w:r w:rsidRPr="00603CE0">
        <w:rPr>
          <w:rFonts w:ascii="Times New Roman" w:hAnsi="Times New Roman"/>
          <w:color w:val="000000" w:themeColor="text1"/>
        </w:rPr>
        <w:t xml:space="preserve"> (prior range, 0.05 to 0.35). For each trajectory, the number of </w:t>
      </w:r>
      <w:r w:rsidR="007B55E5" w:rsidRPr="00603CE0">
        <w:rPr>
          <w:rFonts w:ascii="Times New Roman" w:hAnsi="Times New Roman"/>
          <w:color w:val="000000" w:themeColor="text1"/>
        </w:rPr>
        <w:t>individuals</w:t>
      </w:r>
      <w:r w:rsidR="003647D5" w:rsidRPr="00603CE0">
        <w:rPr>
          <w:rFonts w:ascii="Times New Roman" w:hAnsi="Times New Roman"/>
          <w:color w:val="000000" w:themeColor="text1"/>
        </w:rPr>
        <w:t xml:space="preserve"> </w:t>
      </w:r>
      <w:r w:rsidR="000052A6" w:rsidRPr="00603CE0">
        <w:rPr>
          <w:rFonts w:ascii="Times New Roman" w:hAnsi="Times New Roman"/>
          <w:color w:val="000000" w:themeColor="text1"/>
        </w:rPr>
        <w:t>in the high-</w:t>
      </w:r>
      <w:r w:rsidR="00293CC2" w:rsidRPr="00603CE0">
        <w:rPr>
          <w:rFonts w:ascii="Times New Roman" w:hAnsi="Times New Roman"/>
          <w:color w:val="000000" w:themeColor="text1"/>
        </w:rPr>
        <w:t>activity</w:t>
      </w:r>
      <w:r w:rsidR="000052A6" w:rsidRPr="00603CE0">
        <w:rPr>
          <w:rFonts w:ascii="Times New Roman" w:hAnsi="Times New Roman"/>
          <w:color w:val="000000" w:themeColor="text1"/>
        </w:rPr>
        <w:t xml:space="preserve"> group</w:t>
      </w:r>
      <w:r w:rsidR="007B55E5" w:rsidRPr="00603CE0">
        <w:rPr>
          <w:rFonts w:ascii="Times New Roman" w:hAnsi="Times New Roman"/>
          <w:color w:val="000000" w:themeColor="text1"/>
        </w:rPr>
        <w:t xml:space="preserve"> </w:t>
      </w:r>
      <w:r w:rsidR="002907FD" w:rsidRPr="00603CE0">
        <w:rPr>
          <w:rFonts w:ascii="Times New Roman" w:hAnsi="Times New Roman"/>
          <w:color w:val="000000" w:themeColor="text1"/>
        </w:rPr>
        <w:t>remains</w:t>
      </w:r>
      <w:r w:rsidRPr="00603CE0">
        <w:rPr>
          <w:rFonts w:ascii="Times New Roman" w:hAnsi="Times New Roman"/>
          <w:color w:val="000000" w:themeColor="text1"/>
        </w:rPr>
        <w:t xml:space="preserve"> constant at 100,000 * </w:t>
      </w:r>
      <w:r w:rsidRPr="00603CE0">
        <w:rPr>
          <w:rFonts w:ascii="Times New Roman" w:hAnsi="Times New Roman"/>
          <w:i/>
          <w:color w:val="000000" w:themeColor="text1"/>
        </w:rPr>
        <w:t>propHigh</w:t>
      </w:r>
      <w:r w:rsidR="00293CC2" w:rsidRPr="00603CE0">
        <w:rPr>
          <w:rFonts w:ascii="Times New Roman" w:hAnsi="Times New Roman"/>
          <w:i/>
          <w:color w:val="000000" w:themeColor="text1"/>
        </w:rPr>
        <w:t>Activity</w:t>
      </w:r>
      <w:r w:rsidRPr="00603CE0">
        <w:rPr>
          <w:rFonts w:ascii="Times New Roman" w:hAnsi="Times New Roman"/>
          <w:color w:val="000000" w:themeColor="text1"/>
        </w:rPr>
        <w:t xml:space="preserve">. At the beginning of each simulation year, all </w:t>
      </w:r>
      <w:r w:rsidR="007B55E5" w:rsidRPr="00603CE0">
        <w:rPr>
          <w:rFonts w:ascii="Times New Roman" w:hAnsi="Times New Roman"/>
          <w:color w:val="000000" w:themeColor="text1"/>
        </w:rPr>
        <w:t xml:space="preserve">individuals </w:t>
      </w:r>
      <w:r w:rsidRPr="00603CE0">
        <w:rPr>
          <w:rFonts w:ascii="Times New Roman" w:hAnsi="Times New Roman"/>
          <w:color w:val="000000" w:themeColor="text1"/>
        </w:rPr>
        <w:t xml:space="preserve">have a chance of switching </w:t>
      </w:r>
      <w:r w:rsidR="00293CC2" w:rsidRPr="00603CE0">
        <w:rPr>
          <w:rFonts w:ascii="Times New Roman" w:hAnsi="Times New Roman"/>
          <w:color w:val="000000" w:themeColor="text1"/>
        </w:rPr>
        <w:t>activity</w:t>
      </w:r>
      <w:r w:rsidRPr="00603CE0">
        <w:rPr>
          <w:rFonts w:ascii="Times New Roman" w:hAnsi="Times New Roman"/>
          <w:color w:val="000000" w:themeColor="text1"/>
        </w:rPr>
        <w:t xml:space="preserve"> groups, as controlled by the parameter </w:t>
      </w:r>
      <w:r w:rsidR="00293CC2" w:rsidRPr="00603CE0">
        <w:rPr>
          <w:rFonts w:ascii="Times New Roman" w:hAnsi="Times New Roman"/>
          <w:i/>
          <w:color w:val="000000" w:themeColor="text1"/>
        </w:rPr>
        <w:t>activity</w:t>
      </w:r>
      <w:r w:rsidRPr="00603CE0">
        <w:rPr>
          <w:rFonts w:ascii="Times New Roman" w:hAnsi="Times New Roman"/>
          <w:i/>
          <w:color w:val="000000" w:themeColor="text1"/>
        </w:rPr>
        <w:t>GroupTransferProp</w:t>
      </w:r>
      <w:r w:rsidRPr="00603CE0">
        <w:rPr>
          <w:rFonts w:ascii="Times New Roman" w:hAnsi="Times New Roman"/>
          <w:color w:val="000000" w:themeColor="text1"/>
        </w:rPr>
        <w:t>. From the population of 100,000, a randomly</w:t>
      </w:r>
      <w:r w:rsidR="0030490F" w:rsidRPr="00603CE0">
        <w:rPr>
          <w:rFonts w:ascii="Times New Roman" w:hAnsi="Times New Roman"/>
          <w:color w:val="000000" w:themeColor="text1"/>
        </w:rPr>
        <w:t xml:space="preserve"> </w:t>
      </w:r>
      <w:r w:rsidRPr="00603CE0">
        <w:rPr>
          <w:rFonts w:ascii="Times New Roman" w:hAnsi="Times New Roman"/>
          <w:color w:val="000000" w:themeColor="text1"/>
        </w:rPr>
        <w:t xml:space="preserve">selected subset of (100,000 * </w:t>
      </w:r>
      <w:r w:rsidR="00293CC2" w:rsidRPr="00603CE0">
        <w:rPr>
          <w:rFonts w:ascii="Times New Roman" w:hAnsi="Times New Roman"/>
          <w:i/>
          <w:color w:val="000000" w:themeColor="text1"/>
        </w:rPr>
        <w:t>activity</w:t>
      </w:r>
      <w:r w:rsidRPr="00603CE0">
        <w:rPr>
          <w:rFonts w:ascii="Times New Roman" w:hAnsi="Times New Roman"/>
          <w:i/>
          <w:color w:val="000000" w:themeColor="text1"/>
        </w:rPr>
        <w:t>GroupTransferProp</w:t>
      </w:r>
      <w:r w:rsidRPr="00603CE0">
        <w:rPr>
          <w:rFonts w:ascii="Times New Roman" w:hAnsi="Times New Roman"/>
          <w:color w:val="000000" w:themeColor="text1"/>
        </w:rPr>
        <w:t xml:space="preserve">) have their </w:t>
      </w:r>
      <w:r w:rsidR="00293CC2" w:rsidRPr="00603CE0">
        <w:rPr>
          <w:rFonts w:ascii="Times New Roman" w:hAnsi="Times New Roman"/>
          <w:color w:val="000000" w:themeColor="text1"/>
        </w:rPr>
        <w:t>activity</w:t>
      </w:r>
      <w:r w:rsidR="000052A6" w:rsidRPr="00603CE0">
        <w:rPr>
          <w:rFonts w:ascii="Times New Roman" w:hAnsi="Times New Roman"/>
          <w:color w:val="000000" w:themeColor="text1"/>
        </w:rPr>
        <w:t xml:space="preserve"> </w:t>
      </w:r>
      <w:r w:rsidRPr="00603CE0">
        <w:rPr>
          <w:rFonts w:ascii="Times New Roman" w:hAnsi="Times New Roman"/>
          <w:color w:val="000000" w:themeColor="text1"/>
        </w:rPr>
        <w:t>group changed to the opposite of what it previously was. In this way, the total size of the high</w:t>
      </w:r>
      <w:r w:rsidR="00E4028E" w:rsidRPr="00603CE0">
        <w:rPr>
          <w:rFonts w:ascii="Times New Roman" w:hAnsi="Times New Roman"/>
          <w:color w:val="000000" w:themeColor="text1"/>
        </w:rPr>
        <w:t>-</w:t>
      </w:r>
      <w:r w:rsidR="00293CC2" w:rsidRPr="00603CE0">
        <w:rPr>
          <w:rFonts w:ascii="Times New Roman" w:hAnsi="Times New Roman"/>
          <w:color w:val="000000" w:themeColor="text1"/>
        </w:rPr>
        <w:t>activity</w:t>
      </w:r>
      <w:r w:rsidRPr="00603CE0">
        <w:rPr>
          <w:rFonts w:ascii="Times New Roman" w:hAnsi="Times New Roman"/>
          <w:color w:val="000000" w:themeColor="text1"/>
        </w:rPr>
        <w:t xml:space="preserve"> and low</w:t>
      </w:r>
      <w:r w:rsidR="00E4028E" w:rsidRPr="00603CE0">
        <w:rPr>
          <w:rFonts w:ascii="Times New Roman" w:hAnsi="Times New Roman"/>
          <w:color w:val="000000" w:themeColor="text1"/>
        </w:rPr>
        <w:t>-</w:t>
      </w:r>
      <w:r w:rsidR="00293CC2" w:rsidRPr="00603CE0">
        <w:rPr>
          <w:rFonts w:ascii="Times New Roman" w:hAnsi="Times New Roman"/>
          <w:color w:val="000000" w:themeColor="text1"/>
        </w:rPr>
        <w:t>activity</w:t>
      </w:r>
      <w:r w:rsidRPr="00603CE0">
        <w:rPr>
          <w:rFonts w:ascii="Times New Roman" w:hAnsi="Times New Roman"/>
          <w:color w:val="000000" w:themeColor="text1"/>
        </w:rPr>
        <w:t xml:space="preserve"> groups is maintained throughout each trajectory.</w:t>
      </w:r>
    </w:p>
    <w:p w14:paraId="31A2F6F3" w14:textId="394D0B45" w:rsidR="00D45C47" w:rsidRPr="00603CE0" w:rsidRDefault="00232106" w:rsidP="00597E0E">
      <w:pPr>
        <w:rPr>
          <w:rFonts w:ascii="Times New Roman" w:hAnsi="Times New Roman"/>
          <w:color w:val="000000" w:themeColor="text1"/>
        </w:rPr>
      </w:pPr>
      <w:r w:rsidRPr="00603CE0">
        <w:rPr>
          <w:rFonts w:ascii="Times New Roman" w:hAnsi="Times New Roman"/>
          <w:color w:val="000000" w:themeColor="text1"/>
        </w:rPr>
        <w:t>Infectious</w:t>
      </w:r>
      <w:r w:rsidR="0049767D" w:rsidRPr="00603CE0">
        <w:rPr>
          <w:rFonts w:ascii="Times New Roman" w:hAnsi="Times New Roman"/>
          <w:color w:val="000000" w:themeColor="text1"/>
        </w:rPr>
        <w:t xml:space="preserve"> individuals infect other individuals at a rate controlled by the </w:t>
      </w:r>
      <w:r w:rsidR="0049767D" w:rsidRPr="00603CE0">
        <w:rPr>
          <w:rFonts w:ascii="Times New Roman" w:hAnsi="Times New Roman"/>
          <w:i/>
          <w:color w:val="000000" w:themeColor="text1"/>
        </w:rPr>
        <w:t>TransmissionMSM</w:t>
      </w:r>
      <w:r w:rsidR="00890A16" w:rsidRPr="00603CE0">
        <w:rPr>
          <w:rFonts w:ascii="Times New Roman" w:hAnsi="Times New Roman"/>
          <w:color w:val="000000" w:themeColor="text1"/>
        </w:rPr>
        <w:t xml:space="preserve"> (</w:t>
      </w:r>
      <m:oMath>
        <m:r>
          <w:rPr>
            <w:rFonts w:ascii="Cambria Math" w:hAnsi="Cambria Math"/>
            <w:color w:val="000000" w:themeColor="text1"/>
          </w:rPr>
          <m:t>λ</m:t>
        </m:r>
      </m:oMath>
      <w:r w:rsidR="00890A16" w:rsidRPr="00603CE0">
        <w:rPr>
          <w:rFonts w:ascii="Times New Roman" w:hAnsi="Times New Roman"/>
          <w:color w:val="000000" w:themeColor="text1"/>
        </w:rPr>
        <w:t>)</w:t>
      </w:r>
      <w:r w:rsidR="0049767D" w:rsidRPr="00603CE0">
        <w:rPr>
          <w:rFonts w:ascii="Times New Roman" w:hAnsi="Times New Roman"/>
          <w:color w:val="000000" w:themeColor="text1"/>
        </w:rPr>
        <w:t xml:space="preserve"> parameter. </w:t>
      </w:r>
      <w:r w:rsidR="006343B9" w:rsidRPr="00603CE0">
        <w:rPr>
          <w:rFonts w:ascii="Times New Roman" w:hAnsi="Times New Roman"/>
          <w:color w:val="000000" w:themeColor="text1"/>
        </w:rPr>
        <w:t xml:space="preserve">Each timestep during which </w:t>
      </w:r>
      <w:r w:rsidR="007F1E14" w:rsidRPr="00603CE0">
        <w:rPr>
          <w:rFonts w:ascii="Times New Roman" w:hAnsi="Times New Roman"/>
          <w:color w:val="000000" w:themeColor="text1"/>
        </w:rPr>
        <w:t xml:space="preserve">an individual is infectious, </w:t>
      </w:r>
      <w:r w:rsidR="00A72004" w:rsidRPr="00603CE0">
        <w:rPr>
          <w:rFonts w:ascii="Times New Roman" w:hAnsi="Times New Roman"/>
          <w:color w:val="000000" w:themeColor="text1"/>
        </w:rPr>
        <w:t xml:space="preserve">a pseudo-random number is </w:t>
      </w:r>
      <w:r w:rsidR="00DD2D95" w:rsidRPr="00603CE0">
        <w:rPr>
          <w:rFonts w:ascii="Times New Roman" w:hAnsi="Times New Roman"/>
          <w:color w:val="000000" w:themeColor="text1"/>
        </w:rPr>
        <w:t>compared to a weekly transmission probability</w:t>
      </w:r>
      <w:r w:rsidR="006E212D" w:rsidRPr="00603CE0">
        <w:rPr>
          <w:rFonts w:ascii="Times New Roman" w:hAnsi="Times New Roman"/>
          <w:color w:val="000000" w:themeColor="text1"/>
        </w:rPr>
        <w:t xml:space="preserve">. </w:t>
      </w:r>
      <w:r w:rsidR="008C5034" w:rsidRPr="00603CE0">
        <w:rPr>
          <w:rFonts w:ascii="Times New Roman" w:hAnsi="Times New Roman"/>
          <w:color w:val="000000" w:themeColor="text1"/>
        </w:rPr>
        <w:t>This transmission probability</w:t>
      </w:r>
      <w:r w:rsidR="00ED75C8" w:rsidRPr="00603CE0">
        <w:rPr>
          <w:rFonts w:ascii="Times New Roman" w:hAnsi="Times New Roman"/>
          <w:color w:val="000000" w:themeColor="text1"/>
        </w:rPr>
        <w:t xml:space="preserve"> is affected by the </w:t>
      </w:r>
      <w:r w:rsidR="00293CC2" w:rsidRPr="00603CE0">
        <w:rPr>
          <w:rFonts w:ascii="Times New Roman" w:hAnsi="Times New Roman"/>
          <w:color w:val="000000" w:themeColor="text1"/>
        </w:rPr>
        <w:t>activity</w:t>
      </w:r>
      <w:r w:rsidR="00ED75C8" w:rsidRPr="00603CE0">
        <w:rPr>
          <w:rFonts w:ascii="Times New Roman" w:hAnsi="Times New Roman"/>
          <w:color w:val="000000" w:themeColor="text1"/>
        </w:rPr>
        <w:t xml:space="preserve"> group that the </w:t>
      </w:r>
      <w:r w:rsidRPr="00603CE0">
        <w:rPr>
          <w:rFonts w:ascii="Times New Roman" w:hAnsi="Times New Roman"/>
          <w:color w:val="000000" w:themeColor="text1"/>
        </w:rPr>
        <w:t xml:space="preserve">individual </w:t>
      </w:r>
      <w:r w:rsidR="00ED75C8" w:rsidRPr="00603CE0">
        <w:rPr>
          <w:rFonts w:ascii="Times New Roman" w:hAnsi="Times New Roman"/>
          <w:color w:val="000000" w:themeColor="text1"/>
        </w:rPr>
        <w:t xml:space="preserve">is currently in. </w:t>
      </w:r>
      <w:r w:rsidR="00CB620A" w:rsidRPr="00603CE0">
        <w:rPr>
          <w:rFonts w:ascii="Times New Roman" w:hAnsi="Times New Roman"/>
          <w:color w:val="000000" w:themeColor="text1"/>
        </w:rPr>
        <w:t>The high-</w:t>
      </w:r>
      <w:r w:rsidR="00293CC2" w:rsidRPr="00603CE0">
        <w:rPr>
          <w:rFonts w:ascii="Times New Roman" w:hAnsi="Times New Roman"/>
          <w:color w:val="000000" w:themeColor="text1"/>
        </w:rPr>
        <w:t>activity</w:t>
      </w:r>
      <w:r w:rsidR="00CB620A" w:rsidRPr="00603CE0">
        <w:rPr>
          <w:rFonts w:ascii="Times New Roman" w:hAnsi="Times New Roman"/>
          <w:color w:val="000000" w:themeColor="text1"/>
        </w:rPr>
        <w:t xml:space="preserve"> group is meant to represent those </w:t>
      </w:r>
      <w:r w:rsidR="00145C2A" w:rsidRPr="00603CE0">
        <w:rPr>
          <w:rFonts w:ascii="Times New Roman" w:hAnsi="Times New Roman"/>
          <w:color w:val="000000" w:themeColor="text1"/>
        </w:rPr>
        <w:t xml:space="preserve">who are at a higher </w:t>
      </w:r>
      <w:r w:rsidR="006518B8" w:rsidRPr="00603CE0">
        <w:rPr>
          <w:rFonts w:ascii="Times New Roman" w:hAnsi="Times New Roman"/>
          <w:color w:val="000000" w:themeColor="text1"/>
        </w:rPr>
        <w:t>risk</w:t>
      </w:r>
      <w:r w:rsidR="00145C2A" w:rsidRPr="00603CE0">
        <w:rPr>
          <w:rFonts w:ascii="Times New Roman" w:hAnsi="Times New Roman"/>
          <w:color w:val="000000" w:themeColor="text1"/>
        </w:rPr>
        <w:t xml:space="preserve"> of gonorrhea exposure due to a higher </w:t>
      </w:r>
      <w:r w:rsidR="00406635" w:rsidRPr="00603CE0">
        <w:rPr>
          <w:rFonts w:ascii="Times New Roman" w:hAnsi="Times New Roman"/>
          <w:color w:val="000000" w:themeColor="text1"/>
        </w:rPr>
        <w:t xml:space="preserve">rate of </w:t>
      </w:r>
      <w:r w:rsidR="00B37DEF" w:rsidRPr="00603CE0">
        <w:rPr>
          <w:rFonts w:ascii="Times New Roman" w:hAnsi="Times New Roman"/>
          <w:color w:val="000000" w:themeColor="text1"/>
        </w:rPr>
        <w:t xml:space="preserve">casual sexual contact. </w:t>
      </w:r>
      <w:r w:rsidR="00251914" w:rsidRPr="00603CE0">
        <w:rPr>
          <w:rFonts w:ascii="Times New Roman" w:hAnsi="Times New Roman"/>
          <w:color w:val="000000" w:themeColor="text1"/>
        </w:rPr>
        <w:t xml:space="preserve">Therefore, </w:t>
      </w:r>
      <w:r w:rsidRPr="00603CE0">
        <w:rPr>
          <w:rFonts w:ascii="Times New Roman" w:hAnsi="Times New Roman"/>
          <w:color w:val="000000" w:themeColor="text1"/>
        </w:rPr>
        <w:t xml:space="preserve">individuals </w:t>
      </w:r>
      <w:r w:rsidR="00251914" w:rsidRPr="00603CE0">
        <w:rPr>
          <w:rFonts w:ascii="Times New Roman" w:hAnsi="Times New Roman"/>
          <w:color w:val="000000" w:themeColor="text1"/>
        </w:rPr>
        <w:t>in the high-</w:t>
      </w:r>
      <w:r w:rsidR="00D737BC" w:rsidRPr="00603CE0">
        <w:rPr>
          <w:rFonts w:ascii="Times New Roman" w:hAnsi="Times New Roman"/>
          <w:color w:val="000000" w:themeColor="text1"/>
        </w:rPr>
        <w:t>activity</w:t>
      </w:r>
      <w:r w:rsidR="00251914" w:rsidRPr="00603CE0">
        <w:rPr>
          <w:rFonts w:ascii="Times New Roman" w:hAnsi="Times New Roman"/>
          <w:color w:val="000000" w:themeColor="text1"/>
        </w:rPr>
        <w:t xml:space="preserve"> group have </w:t>
      </w:r>
      <w:r w:rsidR="00054370" w:rsidRPr="00603CE0">
        <w:rPr>
          <w:rFonts w:ascii="Times New Roman" w:hAnsi="Times New Roman"/>
          <w:color w:val="000000" w:themeColor="text1"/>
        </w:rPr>
        <w:t>a higher probability of transmission during each week of infection</w:t>
      </w:r>
      <w:r w:rsidR="00343C13" w:rsidRPr="00603CE0">
        <w:rPr>
          <w:rFonts w:ascii="Times New Roman" w:hAnsi="Times New Roman"/>
          <w:color w:val="000000" w:themeColor="text1"/>
        </w:rPr>
        <w:t>,</w:t>
      </w:r>
      <w:r w:rsidR="00054370" w:rsidRPr="00603CE0">
        <w:rPr>
          <w:rFonts w:ascii="Times New Roman" w:hAnsi="Times New Roman"/>
          <w:color w:val="000000" w:themeColor="text1"/>
        </w:rPr>
        <w:t xml:space="preserve"> </w:t>
      </w:r>
      <w:r w:rsidR="00343C13" w:rsidRPr="00603CE0">
        <w:rPr>
          <w:rFonts w:ascii="Times New Roman" w:hAnsi="Times New Roman"/>
          <w:color w:val="000000" w:themeColor="text1"/>
        </w:rPr>
        <w:t xml:space="preserve">calculated as </w:t>
      </w:r>
      <m:oMath>
        <m:r>
          <w:rPr>
            <w:rFonts w:ascii="Cambria Math" w:hAnsi="Cambria Math"/>
            <w:color w:val="000000" w:themeColor="text1"/>
          </w:rPr>
          <m:t>1-</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-λ /52</m:t>
            </m:r>
          </m:sup>
        </m:sSup>
      </m:oMath>
      <w:r w:rsidR="0026644C" w:rsidRPr="00603CE0">
        <w:rPr>
          <w:rFonts w:ascii="Times New Roman" w:hAnsi="Times New Roman"/>
          <w:color w:val="000000" w:themeColor="text1"/>
        </w:rPr>
        <w:t xml:space="preserve">, where </w:t>
      </w:r>
      <m:oMath>
        <m:r>
          <w:rPr>
            <w:rFonts w:ascii="Cambria Math" w:hAnsi="Cambria Math"/>
            <w:color w:val="000000" w:themeColor="text1"/>
          </w:rPr>
          <m:t>λ</m:t>
        </m:r>
      </m:oMath>
      <w:r w:rsidR="0026644C" w:rsidRPr="00603CE0">
        <w:rPr>
          <w:rFonts w:ascii="Times New Roman" w:hAnsi="Times New Roman"/>
          <w:color w:val="000000" w:themeColor="text1"/>
        </w:rPr>
        <w:t xml:space="preserve"> is the parameter </w:t>
      </w:r>
      <w:r w:rsidR="0026644C" w:rsidRPr="00603CE0">
        <w:rPr>
          <w:rFonts w:ascii="Times New Roman" w:hAnsi="Times New Roman"/>
          <w:i/>
          <w:color w:val="000000" w:themeColor="text1"/>
        </w:rPr>
        <w:t>TransmissionMSM</w:t>
      </w:r>
      <w:r w:rsidR="0026644C" w:rsidRPr="00603CE0">
        <w:rPr>
          <w:rFonts w:ascii="Times New Roman" w:hAnsi="Times New Roman"/>
          <w:color w:val="000000" w:themeColor="text1"/>
        </w:rPr>
        <w:t xml:space="preserve">. </w:t>
      </w:r>
      <w:r w:rsidR="00256FFC" w:rsidRPr="00603CE0">
        <w:rPr>
          <w:rFonts w:ascii="Times New Roman" w:hAnsi="Times New Roman"/>
          <w:color w:val="000000" w:themeColor="text1"/>
        </w:rPr>
        <w:t>For the low-</w:t>
      </w:r>
      <w:r w:rsidR="00D737BC" w:rsidRPr="00603CE0">
        <w:rPr>
          <w:rFonts w:ascii="Times New Roman" w:hAnsi="Times New Roman"/>
          <w:color w:val="000000" w:themeColor="text1"/>
        </w:rPr>
        <w:t>activity</w:t>
      </w:r>
      <w:r w:rsidR="00256FFC" w:rsidRPr="00603CE0">
        <w:rPr>
          <w:rFonts w:ascii="Times New Roman" w:hAnsi="Times New Roman"/>
          <w:color w:val="000000" w:themeColor="text1"/>
        </w:rPr>
        <w:t xml:space="preserve"> group, the </w:t>
      </w:r>
      <w:r w:rsidR="000342BE" w:rsidRPr="00603CE0">
        <w:rPr>
          <w:rFonts w:ascii="Times New Roman" w:hAnsi="Times New Roman"/>
          <w:color w:val="000000" w:themeColor="text1"/>
        </w:rPr>
        <w:t>weekly</w:t>
      </w:r>
      <w:r w:rsidR="00256FFC" w:rsidRPr="00603CE0">
        <w:rPr>
          <w:rFonts w:ascii="Times New Roman" w:hAnsi="Times New Roman"/>
          <w:color w:val="000000" w:themeColor="text1"/>
        </w:rPr>
        <w:t xml:space="preserve"> </w:t>
      </w:r>
      <w:r w:rsidR="000342BE" w:rsidRPr="00603CE0">
        <w:rPr>
          <w:rFonts w:ascii="Times New Roman" w:hAnsi="Times New Roman"/>
          <w:color w:val="000000" w:themeColor="text1"/>
        </w:rPr>
        <w:t>transmission</w:t>
      </w:r>
      <w:r w:rsidR="00256FFC" w:rsidRPr="00603CE0">
        <w:rPr>
          <w:rFonts w:ascii="Times New Roman" w:hAnsi="Times New Roman"/>
          <w:color w:val="000000" w:themeColor="text1"/>
        </w:rPr>
        <w:t xml:space="preserve"> probability is decreased by </w:t>
      </w:r>
      <w:r w:rsidR="00BD6B14" w:rsidRPr="00603CE0">
        <w:rPr>
          <w:rFonts w:ascii="Times New Roman" w:hAnsi="Times New Roman"/>
          <w:color w:val="000000" w:themeColor="text1"/>
        </w:rPr>
        <w:t>factor</w:t>
      </w:r>
      <w:r w:rsidR="00256FFC" w:rsidRPr="00603CE0">
        <w:rPr>
          <w:rFonts w:ascii="Times New Roman" w:hAnsi="Times New Roman"/>
          <w:color w:val="000000" w:themeColor="text1"/>
        </w:rPr>
        <w:t xml:space="preserve"> </w:t>
      </w:r>
      <w:r w:rsidR="00D737BC" w:rsidRPr="00603CE0">
        <w:rPr>
          <w:rFonts w:ascii="Times New Roman" w:hAnsi="Times New Roman"/>
          <w:i/>
          <w:color w:val="000000" w:themeColor="text1"/>
        </w:rPr>
        <w:t>Activity</w:t>
      </w:r>
      <w:r w:rsidR="00256FFC" w:rsidRPr="00603CE0">
        <w:rPr>
          <w:rFonts w:ascii="Times New Roman" w:hAnsi="Times New Roman"/>
          <w:i/>
          <w:color w:val="000000" w:themeColor="text1"/>
        </w:rPr>
        <w:t>GroupTransmissionRatio</w:t>
      </w:r>
      <w:r w:rsidR="00256FFC" w:rsidRPr="00603CE0">
        <w:rPr>
          <w:rFonts w:ascii="Times New Roman" w:hAnsi="Times New Roman"/>
          <w:color w:val="000000" w:themeColor="text1"/>
        </w:rPr>
        <w:t xml:space="preserve"> (ρ); the weekly transmission probability for a low-</w:t>
      </w:r>
      <w:r w:rsidR="00D737BC" w:rsidRPr="00603CE0">
        <w:rPr>
          <w:rFonts w:ascii="Times New Roman" w:hAnsi="Times New Roman"/>
          <w:color w:val="000000" w:themeColor="text1"/>
        </w:rPr>
        <w:t>activity</w:t>
      </w:r>
      <w:r w:rsidR="00256FFC" w:rsidRPr="00603CE0">
        <w:rPr>
          <w:rFonts w:ascii="Times New Roman" w:hAnsi="Times New Roman"/>
          <w:color w:val="000000" w:themeColor="text1"/>
        </w:rPr>
        <w:t xml:space="preserve"> </w:t>
      </w:r>
      <w:r w:rsidR="00BD6B14" w:rsidRPr="00603CE0">
        <w:rPr>
          <w:rFonts w:ascii="Times New Roman" w:hAnsi="Times New Roman"/>
          <w:color w:val="000000" w:themeColor="text1"/>
        </w:rPr>
        <w:t xml:space="preserve">individual </w:t>
      </w:r>
      <w:r w:rsidR="00256FFC" w:rsidRPr="00603CE0">
        <w:rPr>
          <w:rFonts w:ascii="Times New Roman" w:hAnsi="Times New Roman"/>
          <w:color w:val="000000" w:themeColor="text1"/>
        </w:rPr>
        <w:t xml:space="preserve">is </w:t>
      </w:r>
      <m:oMath>
        <m:r>
          <w:rPr>
            <w:rFonts w:ascii="Cambria Math" w:hAnsi="Cambria Math"/>
            <w:color w:val="000000" w:themeColor="text1"/>
          </w:rPr>
          <m:t>ρ(1-</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-λ /52</m:t>
            </m:r>
          </m:sup>
        </m:sSup>
      </m:oMath>
      <w:r w:rsidR="00256FFC" w:rsidRPr="00603CE0">
        <w:rPr>
          <w:rFonts w:ascii="Times New Roman" w:hAnsi="Times New Roman"/>
          <w:color w:val="000000" w:themeColor="text1"/>
        </w:rPr>
        <w:t>)</w:t>
      </w:r>
      <w:r w:rsidR="00242655" w:rsidRPr="00603CE0">
        <w:rPr>
          <w:rFonts w:ascii="Times New Roman" w:hAnsi="Times New Roman"/>
          <w:color w:val="000000" w:themeColor="text1"/>
        </w:rPr>
        <w:t xml:space="preserve">, with </w:t>
      </w:r>
      <m:oMath>
        <m:r>
          <w:rPr>
            <w:rFonts w:ascii="Cambria Math" w:hAnsi="Cambria Math"/>
            <w:color w:val="000000" w:themeColor="text1"/>
          </w:rPr>
          <m:t>ρ</m:t>
        </m:r>
      </m:oMath>
      <w:r w:rsidR="00242655" w:rsidRPr="00603CE0">
        <w:rPr>
          <w:rFonts w:ascii="Times New Roman" w:hAnsi="Times New Roman"/>
          <w:color w:val="000000" w:themeColor="text1"/>
        </w:rPr>
        <w:t xml:space="preserve"> being a value between 0.05 and 0.5. Therefore, </w:t>
      </w:r>
      <w:r w:rsidR="0005520E" w:rsidRPr="00603CE0">
        <w:rPr>
          <w:rFonts w:ascii="Times New Roman" w:hAnsi="Times New Roman"/>
          <w:color w:val="000000" w:themeColor="text1"/>
        </w:rPr>
        <w:t>the probability of a</w:t>
      </w:r>
      <w:r w:rsidR="001422EC" w:rsidRPr="00603CE0">
        <w:rPr>
          <w:rFonts w:ascii="Times New Roman" w:hAnsi="Times New Roman"/>
          <w:color w:val="000000" w:themeColor="text1"/>
        </w:rPr>
        <w:t>n individual from the</w:t>
      </w:r>
      <w:r w:rsidR="0005520E" w:rsidRPr="00603CE0">
        <w:rPr>
          <w:rFonts w:ascii="Times New Roman" w:hAnsi="Times New Roman"/>
          <w:color w:val="000000" w:themeColor="text1"/>
        </w:rPr>
        <w:t xml:space="preserve"> low-</w:t>
      </w:r>
      <w:r w:rsidR="00D737BC" w:rsidRPr="00603CE0">
        <w:rPr>
          <w:rFonts w:ascii="Times New Roman" w:hAnsi="Times New Roman"/>
          <w:color w:val="000000" w:themeColor="text1"/>
        </w:rPr>
        <w:t>activity</w:t>
      </w:r>
      <w:r w:rsidR="0005520E" w:rsidRPr="00603CE0">
        <w:rPr>
          <w:rFonts w:ascii="Times New Roman" w:hAnsi="Times New Roman"/>
          <w:color w:val="000000" w:themeColor="text1"/>
        </w:rPr>
        <w:t xml:space="preserve"> </w:t>
      </w:r>
      <w:r w:rsidR="00E4028E" w:rsidRPr="00603CE0">
        <w:rPr>
          <w:rFonts w:ascii="Times New Roman" w:hAnsi="Times New Roman"/>
          <w:color w:val="000000" w:themeColor="text1"/>
        </w:rPr>
        <w:t>group</w:t>
      </w:r>
      <w:r w:rsidR="00BD6B14" w:rsidRPr="00603CE0">
        <w:rPr>
          <w:rFonts w:ascii="Times New Roman" w:hAnsi="Times New Roman"/>
          <w:color w:val="000000" w:themeColor="text1"/>
        </w:rPr>
        <w:t xml:space="preserve"> </w:t>
      </w:r>
      <w:r w:rsidR="0005520E" w:rsidRPr="00603CE0">
        <w:rPr>
          <w:rFonts w:ascii="Times New Roman" w:hAnsi="Times New Roman"/>
          <w:color w:val="000000" w:themeColor="text1"/>
        </w:rPr>
        <w:t>transmitting their infection is</w:t>
      </w:r>
      <w:r w:rsidR="0013549B" w:rsidRPr="00603CE0">
        <w:rPr>
          <w:rFonts w:ascii="Times New Roman" w:hAnsi="Times New Roman"/>
          <w:color w:val="000000" w:themeColor="text1"/>
        </w:rPr>
        <w:t>,</w:t>
      </w:r>
      <w:r w:rsidR="0005520E" w:rsidRPr="00603CE0">
        <w:rPr>
          <w:rFonts w:ascii="Times New Roman" w:hAnsi="Times New Roman"/>
          <w:color w:val="000000" w:themeColor="text1"/>
        </w:rPr>
        <w:t xml:space="preserve"> at most</w:t>
      </w:r>
      <w:r w:rsidR="0013549B" w:rsidRPr="00603CE0">
        <w:rPr>
          <w:rFonts w:ascii="Times New Roman" w:hAnsi="Times New Roman"/>
          <w:color w:val="000000" w:themeColor="text1"/>
        </w:rPr>
        <w:t>,</w:t>
      </w:r>
      <w:r w:rsidR="0005520E" w:rsidRPr="00603CE0">
        <w:rPr>
          <w:rFonts w:ascii="Times New Roman" w:hAnsi="Times New Roman"/>
          <w:color w:val="000000" w:themeColor="text1"/>
        </w:rPr>
        <w:t xml:space="preserve"> half </w:t>
      </w:r>
      <w:r w:rsidR="0013549B" w:rsidRPr="00603CE0">
        <w:rPr>
          <w:rFonts w:ascii="Times New Roman" w:hAnsi="Times New Roman"/>
          <w:color w:val="000000" w:themeColor="text1"/>
        </w:rPr>
        <w:t xml:space="preserve">as likely as </w:t>
      </w:r>
      <w:r w:rsidR="00796AE6" w:rsidRPr="00603CE0">
        <w:rPr>
          <w:rFonts w:ascii="Times New Roman" w:hAnsi="Times New Roman"/>
          <w:color w:val="000000" w:themeColor="text1"/>
        </w:rPr>
        <w:t xml:space="preserve">that of an individual from the </w:t>
      </w:r>
      <w:r w:rsidR="0013549B" w:rsidRPr="00603CE0">
        <w:rPr>
          <w:rFonts w:ascii="Times New Roman" w:hAnsi="Times New Roman"/>
          <w:color w:val="000000" w:themeColor="text1"/>
        </w:rPr>
        <w:t>high-</w:t>
      </w:r>
      <w:r w:rsidR="00D737BC" w:rsidRPr="00603CE0">
        <w:rPr>
          <w:rFonts w:ascii="Times New Roman" w:hAnsi="Times New Roman"/>
          <w:color w:val="000000" w:themeColor="text1"/>
        </w:rPr>
        <w:t>activity</w:t>
      </w:r>
      <w:r w:rsidR="0013549B" w:rsidRPr="00603CE0">
        <w:rPr>
          <w:rFonts w:ascii="Times New Roman" w:hAnsi="Times New Roman"/>
          <w:color w:val="000000" w:themeColor="text1"/>
        </w:rPr>
        <w:t xml:space="preserve"> </w:t>
      </w:r>
      <w:r w:rsidR="00796AE6" w:rsidRPr="00603CE0">
        <w:rPr>
          <w:rFonts w:ascii="Times New Roman" w:hAnsi="Times New Roman"/>
          <w:color w:val="000000" w:themeColor="text1"/>
        </w:rPr>
        <w:t>group</w:t>
      </w:r>
      <w:r w:rsidR="00DB6399" w:rsidRPr="00603CE0">
        <w:rPr>
          <w:rFonts w:ascii="Times New Roman" w:hAnsi="Times New Roman"/>
          <w:color w:val="000000" w:themeColor="text1"/>
        </w:rPr>
        <w:t xml:space="preserve"> </w:t>
      </w:r>
      <w:r w:rsidR="0013549B" w:rsidRPr="00603CE0">
        <w:rPr>
          <w:rFonts w:ascii="Times New Roman" w:hAnsi="Times New Roman"/>
          <w:color w:val="000000" w:themeColor="text1"/>
        </w:rPr>
        <w:t>transmitting their infection.</w:t>
      </w:r>
      <w:r w:rsidR="00530D2C" w:rsidRPr="00603CE0">
        <w:rPr>
          <w:rFonts w:ascii="Times New Roman" w:hAnsi="Times New Roman"/>
          <w:color w:val="000000" w:themeColor="text1"/>
        </w:rPr>
        <w:t xml:space="preserve"> If it is determined that an infectious individual should transmit during this timestep, a sexual partner is selected. The </w:t>
      </w:r>
      <w:r w:rsidR="00530D2C" w:rsidRPr="00603CE0">
        <w:rPr>
          <w:rFonts w:ascii="Times New Roman" w:hAnsi="Times New Roman"/>
          <w:i/>
          <w:color w:val="000000" w:themeColor="text1"/>
        </w:rPr>
        <w:t xml:space="preserve">Assortativity </w:t>
      </w:r>
      <w:r w:rsidR="00530D2C" w:rsidRPr="00603CE0">
        <w:rPr>
          <w:rFonts w:ascii="Times New Roman" w:hAnsi="Times New Roman"/>
          <w:color w:val="000000" w:themeColor="text1"/>
        </w:rPr>
        <w:t xml:space="preserve">parameter is used to determine whether the sexual partner will be of the same </w:t>
      </w:r>
      <w:r w:rsidR="00D737BC" w:rsidRPr="00603CE0">
        <w:rPr>
          <w:rFonts w:ascii="Times New Roman" w:hAnsi="Times New Roman"/>
          <w:color w:val="000000" w:themeColor="text1"/>
        </w:rPr>
        <w:t>activity</w:t>
      </w:r>
      <w:r w:rsidR="00530D2C" w:rsidRPr="00603CE0">
        <w:rPr>
          <w:rFonts w:ascii="Times New Roman" w:hAnsi="Times New Roman"/>
          <w:color w:val="000000" w:themeColor="text1"/>
        </w:rPr>
        <w:t xml:space="preserve"> group as the perspective agent, or of the other </w:t>
      </w:r>
      <w:r w:rsidR="00D737BC" w:rsidRPr="00603CE0">
        <w:rPr>
          <w:rFonts w:ascii="Times New Roman" w:hAnsi="Times New Roman"/>
          <w:color w:val="000000" w:themeColor="text1"/>
        </w:rPr>
        <w:t>activity</w:t>
      </w:r>
      <w:r w:rsidR="00530D2C" w:rsidRPr="00603CE0">
        <w:rPr>
          <w:rFonts w:ascii="Times New Roman" w:hAnsi="Times New Roman"/>
          <w:color w:val="000000" w:themeColor="text1"/>
        </w:rPr>
        <w:t xml:space="preserve"> group. Then, the partner is randomly selected from among the current members of the selected </w:t>
      </w:r>
      <w:r w:rsidR="00D737BC" w:rsidRPr="00603CE0">
        <w:rPr>
          <w:rFonts w:ascii="Times New Roman" w:hAnsi="Times New Roman"/>
          <w:color w:val="000000" w:themeColor="text1"/>
        </w:rPr>
        <w:t>activity</w:t>
      </w:r>
      <w:r w:rsidR="00530D2C" w:rsidRPr="00603CE0">
        <w:rPr>
          <w:rFonts w:ascii="Times New Roman" w:hAnsi="Times New Roman"/>
          <w:color w:val="000000" w:themeColor="text1"/>
        </w:rPr>
        <w:t xml:space="preserve"> group. All infection transmission parameters are also described in</w:t>
      </w:r>
      <w:r w:rsidR="00415DA4" w:rsidRPr="00603CE0">
        <w:rPr>
          <w:rFonts w:ascii="Times New Roman" w:hAnsi="Times New Roman"/>
          <w:color w:val="000000" w:themeColor="text1"/>
        </w:rPr>
        <w:t xml:space="preserve"> </w:t>
      </w:r>
      <w:r w:rsidR="0037267E" w:rsidRPr="00603CE0">
        <w:rPr>
          <w:rFonts w:ascii="Times New Roman" w:hAnsi="Times New Roman"/>
          <w:color w:val="000000" w:themeColor="text1"/>
        </w:rPr>
        <w:fldChar w:fldCharType="begin"/>
      </w:r>
      <w:r w:rsidR="0037267E" w:rsidRPr="00603CE0">
        <w:rPr>
          <w:rFonts w:ascii="Times New Roman" w:hAnsi="Times New Roman"/>
          <w:color w:val="000000" w:themeColor="text1"/>
        </w:rPr>
        <w:instrText xml:space="preserve"> REF _Ref194049972 \h </w:instrText>
      </w:r>
      <w:r w:rsidR="00C77B9D" w:rsidRPr="00603CE0">
        <w:rPr>
          <w:rFonts w:ascii="Times New Roman" w:hAnsi="Times New Roman"/>
          <w:color w:val="000000" w:themeColor="text1"/>
        </w:rPr>
        <w:instrText xml:space="preserve"> \* MERGEFORMAT </w:instrText>
      </w:r>
      <w:r w:rsidR="0037267E" w:rsidRPr="00603CE0">
        <w:rPr>
          <w:rFonts w:ascii="Times New Roman" w:hAnsi="Times New Roman"/>
          <w:color w:val="000000" w:themeColor="text1"/>
        </w:rPr>
      </w:r>
      <w:r w:rsidR="0037267E"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S1</w:t>
      </w:r>
      <w:r w:rsidR="0037267E" w:rsidRPr="00603CE0">
        <w:rPr>
          <w:rFonts w:ascii="Times New Roman" w:hAnsi="Times New Roman"/>
          <w:color w:val="000000" w:themeColor="text1"/>
        </w:rPr>
        <w:fldChar w:fldCharType="end"/>
      </w:r>
      <w:r w:rsidR="00530D2C" w:rsidRPr="00603CE0">
        <w:rPr>
          <w:rFonts w:ascii="Times New Roman" w:hAnsi="Times New Roman"/>
          <w:color w:val="000000" w:themeColor="text1"/>
        </w:rPr>
        <w:t>.</w:t>
      </w:r>
    </w:p>
    <w:p w14:paraId="0D918722" w14:textId="50118B7C" w:rsidR="00143F82" w:rsidRPr="00603CE0" w:rsidRDefault="00143F82" w:rsidP="00222BC2">
      <w:pPr>
        <w:pStyle w:val="SH2"/>
        <w:numPr>
          <w:ilvl w:val="2"/>
          <w:numId w:val="24"/>
        </w:numPr>
      </w:pPr>
      <w:bookmarkStart w:id="267" w:name="_Ref173224609"/>
      <w:r w:rsidRPr="00603CE0">
        <w:t>Care-seeking and screening</w:t>
      </w:r>
      <w:bookmarkEnd w:id="267"/>
    </w:p>
    <w:p w14:paraId="77326A16" w14:textId="5A19DA41" w:rsidR="00D716A5" w:rsidRPr="00603CE0" w:rsidRDefault="00D716A5">
      <w:pPr>
        <w:rPr>
          <w:rFonts w:ascii="Times New Roman" w:hAnsi="Times New Roman"/>
          <w:color w:val="000000" w:themeColor="text1"/>
        </w:rPr>
      </w:pPr>
      <w:r w:rsidRPr="00603CE0">
        <w:rPr>
          <w:rFonts w:ascii="Times New Roman" w:hAnsi="Times New Roman"/>
          <w:color w:val="000000" w:themeColor="text1"/>
        </w:rPr>
        <w:t>Upon</w:t>
      </w:r>
      <w:r w:rsidR="00AB1E16" w:rsidRPr="00603CE0">
        <w:rPr>
          <w:rFonts w:ascii="Times New Roman" w:hAnsi="Times New Roman"/>
          <w:color w:val="000000" w:themeColor="text1"/>
        </w:rPr>
        <w:t xml:space="preserve"> the individual</w:t>
      </w:r>
      <w:r w:rsidRPr="00603CE0">
        <w:rPr>
          <w:rFonts w:ascii="Times New Roman" w:hAnsi="Times New Roman"/>
          <w:color w:val="000000" w:themeColor="text1"/>
        </w:rPr>
        <w:t xml:space="preserve"> being infected, the infection is determined to either be symptomatic or asymptomatic, using the </w:t>
      </w:r>
      <w:r w:rsidRPr="00603CE0">
        <w:rPr>
          <w:rFonts w:ascii="Times New Roman" w:hAnsi="Times New Roman"/>
          <w:i/>
          <w:color w:val="000000" w:themeColor="text1"/>
        </w:rPr>
        <w:t>ProbSymptomaticMSM</w:t>
      </w:r>
      <w:r w:rsidRPr="00603CE0">
        <w:rPr>
          <w:rFonts w:ascii="Times New Roman" w:hAnsi="Times New Roman"/>
          <w:color w:val="000000" w:themeColor="text1"/>
        </w:rPr>
        <w:t xml:space="preserve"> parameter as the probability. Then, the pathways for symptomatic and asymptomatic infections diverge (</w:t>
      </w:r>
      <w:r w:rsidR="00243167" w:rsidRPr="00603CE0">
        <w:rPr>
          <w:rFonts w:ascii="Times New Roman" w:hAnsi="Times New Roman"/>
          <w:color w:val="000000" w:themeColor="text1"/>
        </w:rPr>
        <w:fldChar w:fldCharType="begin"/>
      </w:r>
      <w:r w:rsidR="00243167" w:rsidRPr="00603CE0">
        <w:rPr>
          <w:rFonts w:ascii="Times New Roman" w:hAnsi="Times New Roman"/>
          <w:color w:val="000000" w:themeColor="text1"/>
        </w:rPr>
        <w:instrText xml:space="preserve"> REF _Ref173489910 \h </w:instrText>
      </w:r>
      <w:r w:rsidR="00885DFD" w:rsidRPr="00603CE0">
        <w:rPr>
          <w:rFonts w:ascii="Times New Roman" w:hAnsi="Times New Roman"/>
          <w:color w:val="000000" w:themeColor="text1"/>
        </w:rPr>
        <w:instrText xml:space="preserve"> \* MERGEFORMAT </w:instrText>
      </w:r>
      <w:r w:rsidR="00243167" w:rsidRPr="00603CE0">
        <w:rPr>
          <w:rFonts w:ascii="Times New Roman" w:hAnsi="Times New Roman"/>
          <w:color w:val="000000" w:themeColor="text1"/>
        </w:rPr>
      </w:r>
      <w:r w:rsidR="00243167"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1</w:t>
      </w:r>
      <w:r w:rsidR="00243167" w:rsidRPr="00603CE0">
        <w:rPr>
          <w:rFonts w:ascii="Times New Roman" w:hAnsi="Times New Roman"/>
          <w:color w:val="000000" w:themeColor="text1"/>
        </w:rPr>
        <w:fldChar w:fldCharType="end"/>
      </w:r>
      <w:r w:rsidRPr="00603CE0">
        <w:rPr>
          <w:rFonts w:ascii="Times New Roman" w:hAnsi="Times New Roman"/>
          <w:color w:val="000000" w:themeColor="text1"/>
        </w:rPr>
        <w:t>).</w:t>
      </w:r>
    </w:p>
    <w:p w14:paraId="657F6896" w14:textId="0B4AEF04" w:rsidR="00571A8B" w:rsidRPr="00603CE0" w:rsidRDefault="00571A8B" w:rsidP="001D5A5F">
      <w:pPr>
        <w:rPr>
          <w:rFonts w:ascii="Times New Roman" w:hAnsi="Times New Roman"/>
          <w:color w:val="000000" w:themeColor="text1"/>
        </w:rPr>
      </w:pPr>
      <w:r w:rsidRPr="00603CE0">
        <w:rPr>
          <w:rFonts w:ascii="Times New Roman" w:hAnsi="Times New Roman"/>
          <w:color w:val="000000" w:themeColor="text1"/>
        </w:rPr>
        <w:t xml:space="preserve">Symptomatic infections result in the individual seeking care, with a delay </w:t>
      </w:r>
      <w:r w:rsidR="007416B6" w:rsidRPr="00603CE0">
        <w:rPr>
          <w:rFonts w:ascii="Times New Roman" w:hAnsi="Times New Roman"/>
          <w:color w:val="000000" w:themeColor="text1"/>
        </w:rPr>
        <w:t>drawn from an exponential distribution with mean</w:t>
      </w:r>
      <w:r w:rsidRPr="00603CE0">
        <w:rPr>
          <w:rFonts w:ascii="Times New Roman" w:hAnsi="Times New Roman"/>
          <w:color w:val="000000" w:themeColor="text1"/>
        </w:rPr>
        <w:t xml:space="preserve"> </w:t>
      </w:r>
      <w:r w:rsidRPr="00603CE0">
        <w:rPr>
          <w:rFonts w:ascii="Times New Roman" w:hAnsi="Times New Roman"/>
          <w:i/>
          <w:color w:val="000000" w:themeColor="text1"/>
        </w:rPr>
        <w:t>DelayToSeekCareMSM</w:t>
      </w:r>
      <w:r w:rsidRPr="00603CE0">
        <w:rPr>
          <w:rFonts w:ascii="Times New Roman" w:hAnsi="Times New Roman"/>
          <w:color w:val="000000" w:themeColor="text1"/>
        </w:rPr>
        <w:t xml:space="preserve">. Once this delay has elapsed, the individual receives some treatment, depending on the counterfactual currently implemented and </w:t>
      </w:r>
      <w:r w:rsidRPr="00603CE0">
        <w:rPr>
          <w:rFonts w:ascii="Times New Roman" w:hAnsi="Times New Roman"/>
          <w:color w:val="000000" w:themeColor="text1"/>
        </w:rPr>
        <w:lastRenderedPageBreak/>
        <w:t>what events have already elapsed in that simulation run</w:t>
      </w:r>
      <w:r w:rsidR="00621E04" w:rsidRPr="00603CE0">
        <w:rPr>
          <w:rFonts w:ascii="Times New Roman" w:hAnsi="Times New Roman"/>
          <w:color w:val="000000" w:themeColor="text1"/>
        </w:rPr>
        <w:t xml:space="preserve"> (e.g., a change in empiric treatment recommendations)</w:t>
      </w:r>
      <w:r w:rsidRPr="00603CE0">
        <w:rPr>
          <w:rFonts w:ascii="Times New Roman" w:hAnsi="Times New Roman"/>
          <w:color w:val="000000" w:themeColor="text1"/>
        </w:rPr>
        <w:t>. If th</w:t>
      </w:r>
      <w:r w:rsidR="00621E04" w:rsidRPr="00603CE0">
        <w:rPr>
          <w:rFonts w:ascii="Times New Roman" w:hAnsi="Times New Roman"/>
          <w:color w:val="000000" w:themeColor="text1"/>
        </w:rPr>
        <w:t>e attempted</w:t>
      </w:r>
      <w:r w:rsidRPr="00603CE0">
        <w:rPr>
          <w:rFonts w:ascii="Times New Roman" w:hAnsi="Times New Roman"/>
          <w:color w:val="000000" w:themeColor="text1"/>
        </w:rPr>
        <w:t xml:space="preserve"> treatment fails, then the symptomatic individual will receive </w:t>
      </w:r>
      <w:r w:rsidR="00621E04" w:rsidRPr="00603CE0">
        <w:rPr>
          <w:rFonts w:ascii="Times New Roman" w:hAnsi="Times New Roman"/>
          <w:color w:val="000000" w:themeColor="text1"/>
        </w:rPr>
        <w:t>re</w:t>
      </w:r>
      <w:r w:rsidRPr="00603CE0">
        <w:rPr>
          <w:rFonts w:ascii="Times New Roman" w:hAnsi="Times New Roman"/>
          <w:color w:val="000000" w:themeColor="text1"/>
        </w:rPr>
        <w:t xml:space="preserve">treatment after a delay </w:t>
      </w:r>
      <w:r w:rsidR="004E5CE3" w:rsidRPr="00603CE0">
        <w:rPr>
          <w:rFonts w:ascii="Times New Roman" w:hAnsi="Times New Roman"/>
          <w:color w:val="000000" w:themeColor="text1"/>
        </w:rPr>
        <w:t>drawn from an exponential distribution with mean</w:t>
      </w:r>
      <w:r w:rsidRPr="00603CE0">
        <w:rPr>
          <w:rFonts w:ascii="Times New Roman" w:hAnsi="Times New Roman"/>
          <w:color w:val="000000" w:themeColor="text1"/>
        </w:rPr>
        <w:t xml:space="preserve"> </w:t>
      </w:r>
      <w:r w:rsidRPr="00603CE0">
        <w:rPr>
          <w:rFonts w:ascii="Times New Roman" w:hAnsi="Times New Roman"/>
          <w:i/>
          <w:color w:val="000000" w:themeColor="text1"/>
        </w:rPr>
        <w:t>DelayToRetreatmentMSM</w:t>
      </w:r>
      <w:r w:rsidRPr="00603CE0">
        <w:rPr>
          <w:rFonts w:ascii="Times New Roman" w:hAnsi="Times New Roman"/>
          <w:color w:val="000000" w:themeColor="text1"/>
        </w:rPr>
        <w:t xml:space="preserve">. This will repeat until the infection has been treated successfully. </w:t>
      </w:r>
    </w:p>
    <w:p w14:paraId="0B0DE3C5" w14:textId="2036B8A3" w:rsidR="00571A8B" w:rsidRPr="00603CE0" w:rsidRDefault="00571A8B" w:rsidP="001D5A5F">
      <w:pPr>
        <w:rPr>
          <w:rFonts w:ascii="Times New Roman" w:hAnsi="Times New Roman"/>
          <w:color w:val="000000" w:themeColor="text1"/>
        </w:rPr>
      </w:pPr>
      <w:r w:rsidRPr="00603CE0">
        <w:rPr>
          <w:rFonts w:ascii="Times New Roman" w:hAnsi="Times New Roman"/>
          <w:color w:val="000000" w:themeColor="text1"/>
        </w:rPr>
        <w:t xml:space="preserve">For asymptomatic infections, these may </w:t>
      </w:r>
      <w:r w:rsidR="00763339" w:rsidRPr="00603CE0">
        <w:rPr>
          <w:rFonts w:ascii="Times New Roman" w:hAnsi="Times New Roman"/>
          <w:color w:val="000000" w:themeColor="text1"/>
        </w:rPr>
        <w:t xml:space="preserve">clear </w:t>
      </w:r>
      <w:r w:rsidRPr="00603CE0">
        <w:rPr>
          <w:rFonts w:ascii="Times New Roman" w:hAnsi="Times New Roman"/>
          <w:color w:val="000000" w:themeColor="text1"/>
        </w:rPr>
        <w:t>naturally</w:t>
      </w:r>
      <w:r w:rsidR="00597099" w:rsidRPr="00603CE0">
        <w:rPr>
          <w:rFonts w:ascii="Times New Roman" w:hAnsi="Times New Roman"/>
          <w:color w:val="000000" w:themeColor="text1"/>
        </w:rPr>
        <w:t xml:space="preserve"> after </w:t>
      </w:r>
      <w:r w:rsidR="00BD4BB4" w:rsidRPr="00603CE0">
        <w:rPr>
          <w:rFonts w:ascii="Times New Roman" w:hAnsi="Times New Roman"/>
          <w:color w:val="000000" w:themeColor="text1"/>
        </w:rPr>
        <w:t xml:space="preserve">a </w:t>
      </w:r>
      <w:r w:rsidR="009F09D0" w:rsidRPr="00603CE0">
        <w:rPr>
          <w:rFonts w:ascii="Times New Roman" w:hAnsi="Times New Roman"/>
          <w:color w:val="000000" w:themeColor="text1"/>
        </w:rPr>
        <w:t>time interval</w:t>
      </w:r>
      <w:r w:rsidR="00BD4BB4" w:rsidRPr="00603CE0">
        <w:rPr>
          <w:rFonts w:ascii="Times New Roman" w:hAnsi="Times New Roman"/>
          <w:color w:val="000000" w:themeColor="text1"/>
        </w:rPr>
        <w:t xml:space="preserve"> drawn from an exponential distribution with</w:t>
      </w:r>
      <w:r w:rsidRPr="00603CE0">
        <w:rPr>
          <w:rFonts w:ascii="Times New Roman" w:hAnsi="Times New Roman"/>
          <w:color w:val="000000" w:themeColor="text1"/>
        </w:rPr>
        <w:t xml:space="preserve"> the </w:t>
      </w:r>
      <w:r w:rsidR="00BD4BB4" w:rsidRPr="00603CE0">
        <w:rPr>
          <w:rFonts w:ascii="Times New Roman" w:hAnsi="Times New Roman"/>
          <w:color w:val="000000" w:themeColor="text1"/>
        </w:rPr>
        <w:t>expected value</w:t>
      </w:r>
      <w:r w:rsidRPr="00603CE0">
        <w:rPr>
          <w:rFonts w:ascii="Times New Roman" w:hAnsi="Times New Roman"/>
          <w:color w:val="000000" w:themeColor="text1"/>
        </w:rPr>
        <w:t xml:space="preserve"> </w:t>
      </w:r>
      <w:r w:rsidR="005D2560" w:rsidRPr="00603CE0">
        <w:rPr>
          <w:rFonts w:ascii="Times New Roman" w:hAnsi="Times New Roman"/>
          <w:i/>
          <w:color w:val="000000" w:themeColor="text1"/>
        </w:rPr>
        <w:t>Natural</w:t>
      </w:r>
      <w:r w:rsidRPr="00603CE0">
        <w:rPr>
          <w:rFonts w:ascii="Times New Roman" w:hAnsi="Times New Roman"/>
          <w:i/>
          <w:color w:val="000000" w:themeColor="text1"/>
        </w:rPr>
        <w:t>Recovery</w:t>
      </w:r>
      <w:r w:rsidR="005D2560" w:rsidRPr="00603CE0">
        <w:rPr>
          <w:rFonts w:ascii="Times New Roman" w:hAnsi="Times New Roman"/>
          <w:i/>
          <w:color w:val="000000" w:themeColor="text1"/>
        </w:rPr>
        <w:t>Time</w:t>
      </w:r>
      <w:r w:rsidR="009F09D0" w:rsidRPr="00603CE0">
        <w:rPr>
          <w:rFonts w:ascii="Times New Roman" w:hAnsi="Times New Roman"/>
          <w:color w:val="000000" w:themeColor="text1"/>
        </w:rPr>
        <w:t xml:space="preserve"> has elapse</w:t>
      </w:r>
      <w:r w:rsidR="005D2560" w:rsidRPr="00603CE0">
        <w:rPr>
          <w:rFonts w:ascii="Times New Roman" w:hAnsi="Times New Roman"/>
          <w:color w:val="000000" w:themeColor="text1"/>
        </w:rPr>
        <w:t>d</w:t>
      </w:r>
      <w:r w:rsidRPr="00603CE0">
        <w:rPr>
          <w:rFonts w:ascii="Times New Roman" w:hAnsi="Times New Roman"/>
          <w:color w:val="000000" w:themeColor="text1"/>
        </w:rPr>
        <w:t>. This parameter describes a distribution from which each infection has its natural recovery time drawn at the moment of infection. Asymptomatic infections can also be detected through screening. The tim</w:t>
      </w:r>
      <w:r w:rsidR="00841441" w:rsidRPr="00603CE0">
        <w:rPr>
          <w:rFonts w:ascii="Times New Roman" w:hAnsi="Times New Roman"/>
          <w:color w:val="000000" w:themeColor="text1"/>
        </w:rPr>
        <w:t>e between</w:t>
      </w:r>
      <w:r w:rsidRPr="00603CE0">
        <w:rPr>
          <w:rFonts w:ascii="Times New Roman" w:hAnsi="Times New Roman"/>
          <w:color w:val="000000" w:themeColor="text1"/>
        </w:rPr>
        <w:t xml:space="preserve"> screenings is </w:t>
      </w:r>
      <w:r w:rsidR="00841441" w:rsidRPr="00603CE0">
        <w:rPr>
          <w:rFonts w:ascii="Times New Roman" w:hAnsi="Times New Roman"/>
          <w:color w:val="000000" w:themeColor="text1"/>
        </w:rPr>
        <w:t>drawn from a</w:t>
      </w:r>
      <w:r w:rsidR="004D7047" w:rsidRPr="00603CE0">
        <w:rPr>
          <w:rFonts w:ascii="Times New Roman" w:hAnsi="Times New Roman"/>
          <w:color w:val="000000" w:themeColor="text1"/>
        </w:rPr>
        <w:t xml:space="preserve"> </w:t>
      </w:r>
      <w:del w:id="268" w:author="Ekanayake-Weber, Marcy" w:date="2026-04-30T14:43:00Z" w16du:dateUtc="2026-04-30T18:43:00Z">
        <w:r w:rsidR="004D7047" w:rsidRPr="00603CE0" w:rsidDel="00A02D9B">
          <w:rPr>
            <w:rFonts w:ascii="Times New Roman" w:hAnsi="Times New Roman"/>
            <w:color w:val="000000" w:themeColor="text1"/>
          </w:rPr>
          <w:delText>normal</w:delText>
        </w:r>
        <w:r w:rsidR="00841441" w:rsidRPr="00603CE0" w:rsidDel="00A02D9B">
          <w:rPr>
            <w:rFonts w:ascii="Times New Roman" w:hAnsi="Times New Roman"/>
            <w:color w:val="000000" w:themeColor="text1"/>
          </w:rPr>
          <w:delText xml:space="preserve"> </w:delText>
        </w:r>
      </w:del>
      <w:ins w:id="269" w:author="Ekanayake-Weber, Marcy" w:date="2026-04-30T14:43:00Z" w16du:dateUtc="2026-04-30T18:43:00Z">
        <w:r w:rsidR="00A02D9B">
          <w:rPr>
            <w:rFonts w:ascii="Times New Roman" w:hAnsi="Times New Roman"/>
            <w:color w:val="000000" w:themeColor="text1"/>
          </w:rPr>
          <w:t>Gamma</w:t>
        </w:r>
        <w:r w:rsidR="00A02D9B" w:rsidRPr="00603CE0">
          <w:rPr>
            <w:rFonts w:ascii="Times New Roman" w:hAnsi="Times New Roman"/>
            <w:color w:val="000000" w:themeColor="text1"/>
          </w:rPr>
          <w:t xml:space="preserve"> </w:t>
        </w:r>
      </w:ins>
      <w:r w:rsidR="00841441" w:rsidRPr="00603CE0">
        <w:rPr>
          <w:rFonts w:ascii="Times New Roman" w:hAnsi="Times New Roman"/>
          <w:color w:val="000000" w:themeColor="text1"/>
        </w:rPr>
        <w:t>distribution with mean</w:t>
      </w:r>
      <w:r w:rsidRPr="00603CE0">
        <w:rPr>
          <w:rFonts w:ascii="Times New Roman" w:hAnsi="Times New Roman"/>
          <w:color w:val="000000" w:themeColor="text1"/>
        </w:rPr>
        <w:t xml:space="preserve"> </w:t>
      </w:r>
      <w:r w:rsidRPr="00603CE0">
        <w:rPr>
          <w:rFonts w:ascii="Times New Roman" w:hAnsi="Times New Roman"/>
          <w:i/>
          <w:color w:val="000000" w:themeColor="text1"/>
        </w:rPr>
        <w:t>ScreenInterval</w:t>
      </w:r>
      <w:ins w:id="270" w:author="Ekanayake-Weber, Marcy" w:date="2026-04-30T14:44:00Z" w16du:dateUtc="2026-04-30T18:44:00Z">
        <w:r w:rsidR="00A02D9B">
          <w:rPr>
            <w:rFonts w:ascii="Times New Roman" w:hAnsi="Times New Roman"/>
            <w:i/>
            <w:color w:val="000000" w:themeColor="text1"/>
          </w:rPr>
          <w:t>Mean</w:t>
        </w:r>
      </w:ins>
      <w:r w:rsidRPr="00603CE0">
        <w:rPr>
          <w:rFonts w:ascii="Times New Roman" w:hAnsi="Times New Roman"/>
          <w:i/>
          <w:color w:val="000000" w:themeColor="text1"/>
        </w:rPr>
        <w:t>MSM</w:t>
      </w:r>
      <w:ins w:id="271" w:author="Ekanayake-Weber, Marcy" w:date="2026-04-30T14:44:00Z" w16du:dateUtc="2026-04-30T18:44:00Z">
        <w:r w:rsidR="00A02D9B">
          <w:rPr>
            <w:rFonts w:ascii="Times New Roman" w:hAnsi="Times New Roman"/>
            <w:iCs/>
            <w:color w:val="000000" w:themeColor="text1"/>
          </w:rPr>
          <w:t xml:space="preserve"> and variance </w:t>
        </w:r>
        <w:r w:rsidR="00A02D9B">
          <w:rPr>
            <w:rFonts w:ascii="Times New Roman" w:hAnsi="Times New Roman"/>
            <w:i/>
            <w:color w:val="000000" w:themeColor="text1"/>
          </w:rPr>
          <w:t>ScreenIntervalVarMSM</w:t>
        </w:r>
      </w:ins>
      <w:r w:rsidRPr="00603CE0">
        <w:rPr>
          <w:rFonts w:ascii="Times New Roman" w:hAnsi="Times New Roman"/>
          <w:color w:val="000000" w:themeColor="text1"/>
        </w:rPr>
        <w:t xml:space="preserve">. More detail on how screening times were generated is available </w:t>
      </w:r>
      <w:r w:rsidR="00DA62B1" w:rsidRPr="00603CE0">
        <w:rPr>
          <w:rFonts w:ascii="Times New Roman" w:hAnsi="Times New Roman"/>
          <w:color w:val="000000" w:themeColor="text1"/>
        </w:rPr>
        <w:t>in the ODD (</w:t>
      </w:r>
      <w:r w:rsidR="00866E47" w:rsidRPr="00603CE0">
        <w:rPr>
          <w:rFonts w:ascii="Times New Roman" w:hAnsi="Times New Roman"/>
          <w:color w:val="000000" w:themeColor="text1"/>
        </w:rPr>
        <w:fldChar w:fldCharType="begin"/>
      </w:r>
      <w:r w:rsidR="00866E47" w:rsidRPr="00603CE0">
        <w:rPr>
          <w:rFonts w:ascii="Times New Roman" w:hAnsi="Times New Roman"/>
          <w:color w:val="000000" w:themeColor="text1"/>
        </w:rPr>
        <w:instrText xml:space="preserve"> REF _Ref175043244 \w \h </w:instrText>
      </w:r>
      <w:r w:rsidR="00885DFD" w:rsidRPr="00603CE0">
        <w:rPr>
          <w:rFonts w:ascii="Times New Roman" w:hAnsi="Times New Roman"/>
          <w:color w:val="000000" w:themeColor="text1"/>
        </w:rPr>
        <w:instrText xml:space="preserve"> \* MERGEFORMAT </w:instrText>
      </w:r>
      <w:r w:rsidR="00866E47" w:rsidRPr="00603CE0">
        <w:rPr>
          <w:rFonts w:ascii="Times New Roman" w:hAnsi="Times New Roman"/>
          <w:color w:val="000000" w:themeColor="text1"/>
        </w:rPr>
      </w:r>
      <w:r w:rsidR="00866E47"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S2.7</w:t>
      </w:r>
      <w:r w:rsidR="00866E47" w:rsidRPr="00603CE0">
        <w:rPr>
          <w:rFonts w:ascii="Times New Roman" w:hAnsi="Times New Roman"/>
          <w:color w:val="000000" w:themeColor="text1"/>
        </w:rPr>
        <w:fldChar w:fldCharType="end"/>
      </w:r>
      <w:r w:rsidR="00866E47" w:rsidRPr="00603CE0">
        <w:rPr>
          <w:rFonts w:ascii="Times New Roman" w:hAnsi="Times New Roman"/>
          <w:color w:val="000000" w:themeColor="text1"/>
        </w:rPr>
        <w:t xml:space="preserve"> </w:t>
      </w:r>
      <w:r w:rsidR="00D75351" w:rsidRPr="00603CE0">
        <w:rPr>
          <w:rFonts w:ascii="Times New Roman" w:hAnsi="Times New Roman"/>
          <w:color w:val="000000" w:themeColor="text1"/>
        </w:rPr>
        <w:fldChar w:fldCharType="begin"/>
      </w:r>
      <w:r w:rsidR="00D75351" w:rsidRPr="00603CE0">
        <w:rPr>
          <w:rFonts w:ascii="Times New Roman" w:hAnsi="Times New Roman"/>
          <w:color w:val="000000" w:themeColor="text1"/>
        </w:rPr>
        <w:instrText xml:space="preserve"> REF _Ref175043244 \h </w:instrText>
      </w:r>
      <w:r w:rsidR="00885DFD" w:rsidRPr="00603CE0">
        <w:rPr>
          <w:rFonts w:ascii="Times New Roman" w:hAnsi="Times New Roman"/>
          <w:color w:val="000000" w:themeColor="text1"/>
        </w:rPr>
        <w:instrText xml:space="preserve"> \* MERGEFORMAT </w:instrText>
      </w:r>
      <w:r w:rsidR="00D75351" w:rsidRPr="00603CE0">
        <w:rPr>
          <w:rFonts w:ascii="Times New Roman" w:hAnsi="Times New Roman"/>
          <w:color w:val="000000" w:themeColor="text1"/>
        </w:rPr>
      </w:r>
      <w:r w:rsidR="00D75351"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Submodels</w:t>
      </w:r>
      <w:r w:rsidR="00D75351" w:rsidRPr="00603CE0">
        <w:rPr>
          <w:rFonts w:ascii="Times New Roman" w:hAnsi="Times New Roman"/>
          <w:color w:val="000000" w:themeColor="text1"/>
        </w:rPr>
        <w:fldChar w:fldCharType="end"/>
      </w:r>
      <w:r w:rsidR="00160581" w:rsidRPr="00603CE0">
        <w:rPr>
          <w:rFonts w:ascii="Times New Roman" w:hAnsi="Times New Roman"/>
          <w:color w:val="000000" w:themeColor="text1"/>
        </w:rPr>
        <w:t>)</w:t>
      </w:r>
      <w:r w:rsidRPr="00603CE0">
        <w:rPr>
          <w:rFonts w:ascii="Times New Roman" w:hAnsi="Times New Roman"/>
          <w:color w:val="000000" w:themeColor="text1"/>
        </w:rPr>
        <w:t xml:space="preserve">. </w:t>
      </w:r>
      <w:r w:rsidR="000272CC" w:rsidRPr="00603CE0">
        <w:rPr>
          <w:rFonts w:ascii="Times New Roman" w:hAnsi="Times New Roman"/>
          <w:color w:val="000000" w:themeColor="text1"/>
        </w:rPr>
        <w:t>If first treatment fail</w:t>
      </w:r>
      <w:r w:rsidR="001D2134" w:rsidRPr="00603CE0">
        <w:rPr>
          <w:rFonts w:ascii="Times New Roman" w:hAnsi="Times New Roman"/>
          <w:color w:val="000000" w:themeColor="text1"/>
        </w:rPr>
        <w:t>s</w:t>
      </w:r>
      <w:r w:rsidR="000272CC" w:rsidRPr="00603CE0">
        <w:rPr>
          <w:rFonts w:ascii="Times New Roman" w:hAnsi="Times New Roman"/>
          <w:color w:val="000000" w:themeColor="text1"/>
        </w:rPr>
        <w:t xml:space="preserve"> for an asymptomatic infection, the individual could continue to infect others until either another screening or natural recovery took place</w:t>
      </w:r>
      <w:r w:rsidR="00BB24C7" w:rsidRPr="00603CE0">
        <w:rPr>
          <w:rFonts w:ascii="Times New Roman" w:hAnsi="Times New Roman"/>
          <w:color w:val="000000" w:themeColor="text1"/>
        </w:rPr>
        <w:t>. Under the test-of-cure strategy,</w:t>
      </w:r>
      <w:r w:rsidR="000272CC" w:rsidRPr="00603CE0">
        <w:rPr>
          <w:rFonts w:ascii="Times New Roman" w:hAnsi="Times New Roman"/>
          <w:color w:val="000000" w:themeColor="text1"/>
        </w:rPr>
        <w:t xml:space="preserve"> asymptomatic treatment failures </w:t>
      </w:r>
      <w:r w:rsidR="0066774F" w:rsidRPr="00603CE0">
        <w:rPr>
          <w:rFonts w:ascii="Times New Roman" w:hAnsi="Times New Roman"/>
          <w:color w:val="000000" w:themeColor="text1"/>
        </w:rPr>
        <w:t>could be</w:t>
      </w:r>
      <w:r w:rsidR="000272CC" w:rsidRPr="00603CE0">
        <w:rPr>
          <w:rFonts w:ascii="Times New Roman" w:hAnsi="Times New Roman"/>
          <w:color w:val="000000" w:themeColor="text1"/>
        </w:rPr>
        <w:t xml:space="preserve"> caught by re-testing</w:t>
      </w:r>
      <w:r w:rsidR="00506F0B" w:rsidRPr="00603CE0">
        <w:rPr>
          <w:rFonts w:ascii="Times New Roman" w:hAnsi="Times New Roman"/>
          <w:color w:val="000000" w:themeColor="text1"/>
        </w:rPr>
        <w:t xml:space="preserve"> (</w:t>
      </w:r>
      <w:r w:rsidR="0037267E" w:rsidRPr="00603CE0">
        <w:rPr>
          <w:rFonts w:ascii="Times New Roman" w:hAnsi="Times New Roman"/>
          <w:color w:val="000000" w:themeColor="text1"/>
        </w:rPr>
        <w:fldChar w:fldCharType="begin"/>
      </w:r>
      <w:r w:rsidR="0037267E" w:rsidRPr="00603CE0">
        <w:rPr>
          <w:rFonts w:ascii="Times New Roman" w:hAnsi="Times New Roman"/>
          <w:color w:val="000000" w:themeColor="text1"/>
        </w:rPr>
        <w:instrText xml:space="preserve"> REF _Ref194048601 \h </w:instrText>
      </w:r>
      <w:r w:rsidR="00C77B9D" w:rsidRPr="00603CE0">
        <w:rPr>
          <w:rFonts w:ascii="Times New Roman" w:hAnsi="Times New Roman"/>
          <w:color w:val="000000" w:themeColor="text1"/>
        </w:rPr>
        <w:instrText xml:space="preserve"> \* MERGEFORMAT </w:instrText>
      </w:r>
      <w:r w:rsidR="0037267E" w:rsidRPr="00603CE0">
        <w:rPr>
          <w:rFonts w:ascii="Times New Roman" w:hAnsi="Times New Roman"/>
          <w:color w:val="000000" w:themeColor="text1"/>
        </w:rPr>
      </w:r>
      <w:r w:rsidR="0037267E"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S2</w:t>
      </w:r>
      <w:r w:rsidR="0037267E" w:rsidRPr="00603CE0">
        <w:rPr>
          <w:rFonts w:ascii="Times New Roman" w:hAnsi="Times New Roman"/>
          <w:color w:val="000000" w:themeColor="text1"/>
        </w:rPr>
        <w:fldChar w:fldCharType="end"/>
      </w:r>
      <w:r w:rsidR="00506F0B" w:rsidRPr="00603CE0">
        <w:rPr>
          <w:rFonts w:ascii="Times New Roman" w:hAnsi="Times New Roman"/>
          <w:color w:val="000000" w:themeColor="text1"/>
        </w:rPr>
        <w:t>)</w:t>
      </w:r>
      <w:r w:rsidR="000272CC" w:rsidRPr="00603CE0">
        <w:rPr>
          <w:rFonts w:ascii="Times New Roman" w:hAnsi="Times New Roman"/>
          <w:color w:val="000000" w:themeColor="text1"/>
        </w:rPr>
        <w:t>.</w:t>
      </w:r>
    </w:p>
    <w:p w14:paraId="0CF7819C" w14:textId="535CDD0B" w:rsidR="00013808" w:rsidRPr="00603CE0" w:rsidRDefault="00D52710" w:rsidP="00222BC2">
      <w:pPr>
        <w:pStyle w:val="SH2"/>
        <w:numPr>
          <w:ilvl w:val="2"/>
          <w:numId w:val="24"/>
        </w:numPr>
      </w:pPr>
      <w:bookmarkStart w:id="272" w:name="_Ref173224627"/>
      <w:r w:rsidRPr="00603CE0">
        <w:t>Resistance</w:t>
      </w:r>
      <w:bookmarkEnd w:id="272"/>
    </w:p>
    <w:p w14:paraId="73369F2F" w14:textId="6EB91947" w:rsidR="00614153" w:rsidRPr="00603CE0" w:rsidRDefault="005B1466" w:rsidP="00F930C4">
      <w:pPr>
        <w:rPr>
          <w:rFonts w:ascii="Times New Roman" w:hAnsi="Times New Roman"/>
          <w:color w:val="000000" w:themeColor="text1"/>
        </w:rPr>
      </w:pPr>
      <w:r w:rsidRPr="00603CE0">
        <w:rPr>
          <w:rFonts w:ascii="Times New Roman" w:hAnsi="Times New Roman"/>
          <w:color w:val="000000" w:themeColor="text1"/>
        </w:rPr>
        <w:t xml:space="preserve">After year </w:t>
      </w:r>
      <w:r w:rsidR="006750A4" w:rsidRPr="00603CE0">
        <w:rPr>
          <w:rFonts w:ascii="Times New Roman" w:hAnsi="Times New Roman"/>
          <w:color w:val="000000" w:themeColor="text1"/>
        </w:rPr>
        <w:t>5</w:t>
      </w:r>
      <w:r w:rsidRPr="00603CE0">
        <w:rPr>
          <w:rFonts w:ascii="Times New Roman" w:hAnsi="Times New Roman"/>
          <w:color w:val="000000" w:themeColor="text1"/>
        </w:rPr>
        <w:t xml:space="preserve"> of the simulat</w:t>
      </w:r>
      <w:r w:rsidR="00016EA1" w:rsidRPr="00603CE0">
        <w:rPr>
          <w:rFonts w:ascii="Times New Roman" w:hAnsi="Times New Roman"/>
          <w:color w:val="000000" w:themeColor="text1"/>
        </w:rPr>
        <w:t>i</w:t>
      </w:r>
      <w:r w:rsidRPr="00603CE0">
        <w:rPr>
          <w:rFonts w:ascii="Times New Roman" w:hAnsi="Times New Roman"/>
          <w:color w:val="000000" w:themeColor="text1"/>
        </w:rPr>
        <w:t xml:space="preserve">on, </w:t>
      </w:r>
      <w:r w:rsidR="00287AF9" w:rsidRPr="00603CE0">
        <w:rPr>
          <w:rFonts w:ascii="Times New Roman" w:hAnsi="Times New Roman"/>
          <w:color w:val="000000" w:themeColor="text1"/>
        </w:rPr>
        <w:t xml:space="preserve">we allowed resistance to be developed in response to </w:t>
      </w:r>
      <w:r w:rsidR="00117ACE" w:rsidRPr="00603CE0">
        <w:rPr>
          <w:rFonts w:ascii="Times New Roman" w:hAnsi="Times New Roman"/>
          <w:color w:val="000000" w:themeColor="text1"/>
        </w:rPr>
        <w:t>antibiotic</w:t>
      </w:r>
      <w:r w:rsidR="007F2F19" w:rsidRPr="00603CE0">
        <w:rPr>
          <w:rFonts w:ascii="Times New Roman" w:hAnsi="Times New Roman"/>
          <w:color w:val="000000" w:themeColor="text1"/>
        </w:rPr>
        <w:t xml:space="preserve"> treatment or</w:t>
      </w:r>
      <w:r w:rsidR="00D165B0" w:rsidRPr="00603CE0">
        <w:rPr>
          <w:rFonts w:ascii="Times New Roman" w:hAnsi="Times New Roman"/>
          <w:color w:val="000000" w:themeColor="text1"/>
        </w:rPr>
        <w:t xml:space="preserve"> be</w:t>
      </w:r>
      <w:r w:rsidR="007F2F19" w:rsidRPr="00603CE0">
        <w:rPr>
          <w:rFonts w:ascii="Times New Roman" w:hAnsi="Times New Roman"/>
          <w:color w:val="000000" w:themeColor="text1"/>
        </w:rPr>
        <w:t xml:space="preserve"> imported:</w:t>
      </w:r>
      <w:r w:rsidR="00875B9F" w:rsidRPr="00603CE0">
        <w:rPr>
          <w:rFonts w:ascii="Times New Roman" w:hAnsi="Times New Roman"/>
          <w:color w:val="000000" w:themeColor="text1"/>
        </w:rPr>
        <w:t xml:space="preserve"> </w:t>
      </w:r>
    </w:p>
    <w:p w14:paraId="0F20F65F" w14:textId="40F2FEE3" w:rsidR="00614153" w:rsidRPr="00137C39" w:rsidRDefault="00556CC4" w:rsidP="00137C39">
      <w:pPr>
        <w:pStyle w:val="ListParagraph"/>
        <w:numPr>
          <w:ilvl w:val="0"/>
          <w:numId w:val="21"/>
        </w:numPr>
        <w:rPr>
          <w:rFonts w:ascii="Times New Roman" w:hAnsi="Times New Roman"/>
          <w:color w:val="000000" w:themeColor="text1"/>
          <w:rPrChange w:id="273" w:author="Ekanayake-Weber, Marcy" w:date="2026-04-30T14:44:00Z" w16du:dateUtc="2026-04-30T18:44:00Z">
            <w:rPr/>
          </w:rPrChange>
        </w:rPr>
      </w:pPr>
      <w:bookmarkStart w:id="274" w:name="_Ref194307926"/>
      <w:r w:rsidRPr="00603CE0">
        <w:rPr>
          <w:rFonts w:ascii="Times New Roman" w:hAnsi="Times New Roman"/>
          <w:i/>
          <w:color w:val="000000" w:themeColor="text1"/>
        </w:rPr>
        <w:t>Response to treatment.</w:t>
      </w:r>
      <w:r w:rsidR="005B1466" w:rsidRPr="00603CE0">
        <w:rPr>
          <w:rFonts w:ascii="Times New Roman" w:hAnsi="Times New Roman"/>
          <w:i/>
          <w:color w:val="000000" w:themeColor="text1"/>
        </w:rPr>
        <w:t xml:space="preserve"> </w:t>
      </w:r>
      <w:r w:rsidR="00CE3497" w:rsidRPr="00603CE0">
        <w:rPr>
          <w:rFonts w:ascii="Times New Roman" w:hAnsi="Times New Roman"/>
          <w:color w:val="000000" w:themeColor="text1"/>
        </w:rPr>
        <w:t xml:space="preserve">During each treatment, the infection had a very low </w:t>
      </w:r>
      <w:r w:rsidR="00193AAD" w:rsidRPr="00603CE0">
        <w:rPr>
          <w:rFonts w:ascii="Times New Roman" w:hAnsi="Times New Roman"/>
          <w:color w:val="000000" w:themeColor="text1"/>
        </w:rPr>
        <w:t>(</w:t>
      </w:r>
      <w:ins w:id="275" w:author="Ekanayake-Weber, Marcy" w:date="2026-04-30T14:44:00Z" w16du:dateUtc="2026-04-30T18:44:00Z">
        <w:r w:rsidR="00137C39">
          <w:rPr>
            <w:rFonts w:ascii="Times New Roman" w:hAnsi="Times New Roman"/>
            <w:color w:val="000000" w:themeColor="text1"/>
          </w:rPr>
          <w:t xml:space="preserve">ranging from </w:t>
        </w:r>
      </w:ins>
      <w:r w:rsidR="00193AAD" w:rsidRPr="00603CE0">
        <w:rPr>
          <w:rFonts w:ascii="Times New Roman" w:hAnsi="Times New Roman"/>
          <w:color w:val="000000" w:themeColor="text1"/>
        </w:rPr>
        <w:t>0.</w:t>
      </w:r>
      <w:ins w:id="276" w:author="Ekanayake-Weber, Marcy" w:date="2026-04-30T14:46:00Z" w16du:dateUtc="2026-04-30T18:46:00Z">
        <w:r w:rsidR="002360F0">
          <w:rPr>
            <w:rFonts w:ascii="Times New Roman" w:hAnsi="Times New Roman"/>
            <w:color w:val="000000" w:themeColor="text1"/>
          </w:rPr>
          <w:t>00</w:t>
        </w:r>
      </w:ins>
      <w:r w:rsidR="00193AAD" w:rsidRPr="00603CE0">
        <w:rPr>
          <w:rFonts w:ascii="Times New Roman" w:hAnsi="Times New Roman"/>
          <w:color w:val="000000" w:themeColor="text1"/>
        </w:rPr>
        <w:t>0001</w:t>
      </w:r>
      <w:ins w:id="277" w:author="Ekanayake-Weber, Marcy" w:date="2026-04-30T14:44:00Z" w16du:dateUtc="2026-04-30T18:44:00Z">
        <w:r w:rsidR="00137C39">
          <w:rPr>
            <w:rFonts w:ascii="Times New Roman" w:hAnsi="Times New Roman"/>
            <w:color w:val="000000" w:themeColor="text1"/>
          </w:rPr>
          <w:t xml:space="preserve"> to 0.0</w:t>
        </w:r>
      </w:ins>
      <w:ins w:id="278" w:author="Ekanayake-Weber, Marcy" w:date="2026-04-30T14:46:00Z" w16du:dateUtc="2026-04-30T18:46:00Z">
        <w:r w:rsidR="002360F0">
          <w:rPr>
            <w:rFonts w:ascii="Times New Roman" w:hAnsi="Times New Roman"/>
            <w:color w:val="000000" w:themeColor="text1"/>
          </w:rPr>
          <w:t>0</w:t>
        </w:r>
      </w:ins>
      <w:ins w:id="279" w:author="Ekanayake-Weber, Marcy" w:date="2026-04-30T14:44:00Z" w16du:dateUtc="2026-04-30T18:44:00Z">
        <w:r w:rsidR="00137C39">
          <w:rPr>
            <w:rFonts w:ascii="Times New Roman" w:hAnsi="Times New Roman"/>
            <w:color w:val="000000" w:themeColor="text1"/>
          </w:rPr>
          <w:t>1</w:t>
        </w:r>
      </w:ins>
      <w:r w:rsidR="00193AAD" w:rsidRPr="00137C39">
        <w:rPr>
          <w:rFonts w:ascii="Times New Roman" w:hAnsi="Times New Roman"/>
          <w:color w:val="000000" w:themeColor="text1"/>
          <w:rPrChange w:id="280" w:author="Ekanayake-Weber, Marcy" w:date="2026-04-30T14:44:00Z" w16du:dateUtc="2026-04-30T18:44:00Z">
            <w:rPr/>
          </w:rPrChange>
        </w:rPr>
        <w:t xml:space="preserve">) probability of </w:t>
      </w:r>
      <w:r w:rsidR="004D51AB" w:rsidRPr="00137C39">
        <w:rPr>
          <w:rFonts w:ascii="Times New Roman" w:hAnsi="Times New Roman"/>
          <w:color w:val="000000" w:themeColor="text1"/>
          <w:rPrChange w:id="281" w:author="Ekanayake-Weber, Marcy" w:date="2026-04-30T14:44:00Z" w16du:dateUtc="2026-04-30T18:44:00Z">
            <w:rPr/>
          </w:rPrChange>
        </w:rPr>
        <w:t xml:space="preserve">developing resistance to the current treatment. </w:t>
      </w:r>
      <w:r w:rsidR="00844669" w:rsidRPr="00137C39">
        <w:rPr>
          <w:rFonts w:ascii="Times New Roman" w:hAnsi="Times New Roman"/>
          <w:color w:val="000000" w:themeColor="text1"/>
          <w:rPrChange w:id="282" w:author="Ekanayake-Weber, Marcy" w:date="2026-04-30T14:44:00Z" w16du:dateUtc="2026-04-30T18:44:00Z">
            <w:rPr/>
          </w:rPrChange>
        </w:rPr>
        <w:t xml:space="preserve">This probability was </w:t>
      </w:r>
      <w:del w:id="283" w:author="Ekanayake-Weber, Marcy" w:date="2026-04-30T14:45:00Z" w16du:dateUtc="2026-04-30T18:45:00Z">
        <w:r w:rsidR="00844669" w:rsidRPr="00137C39" w:rsidDel="006F63FD">
          <w:rPr>
            <w:rFonts w:ascii="Times New Roman" w:hAnsi="Times New Roman"/>
            <w:color w:val="000000" w:themeColor="text1"/>
            <w:rPrChange w:id="284" w:author="Ekanayake-Weber, Marcy" w:date="2026-04-30T14:44:00Z" w16du:dateUtc="2026-04-30T18:44:00Z">
              <w:rPr/>
            </w:rPrChange>
          </w:rPr>
          <w:delText>held constant across simulation runs</w:delText>
        </w:r>
        <w:r w:rsidR="006323A2" w:rsidRPr="00137C39" w:rsidDel="006F63FD">
          <w:rPr>
            <w:rFonts w:ascii="Times New Roman" w:hAnsi="Times New Roman"/>
            <w:color w:val="000000" w:themeColor="text1"/>
            <w:rPrChange w:id="285" w:author="Ekanayake-Weber, Marcy" w:date="2026-04-30T14:44:00Z" w16du:dateUtc="2026-04-30T18:44:00Z">
              <w:rPr/>
            </w:rPrChange>
          </w:rPr>
          <w:delText xml:space="preserve"> and was the same</w:delText>
        </w:r>
      </w:del>
      <w:ins w:id="286" w:author="Ekanayake-Weber, Marcy" w:date="2026-04-30T14:45:00Z" w16du:dateUtc="2026-04-30T18:45:00Z">
        <w:r w:rsidR="006F63FD">
          <w:rPr>
            <w:rFonts w:ascii="Times New Roman" w:hAnsi="Times New Roman"/>
            <w:color w:val="000000" w:themeColor="text1"/>
          </w:rPr>
          <w:t>controlled by two different parameters</w:t>
        </w:r>
      </w:ins>
      <w:r w:rsidR="006323A2" w:rsidRPr="00137C39">
        <w:rPr>
          <w:rFonts w:ascii="Times New Roman" w:hAnsi="Times New Roman"/>
          <w:color w:val="000000" w:themeColor="text1"/>
          <w:rPrChange w:id="287" w:author="Ekanayake-Weber, Marcy" w:date="2026-04-30T14:44:00Z" w16du:dateUtc="2026-04-30T18:44:00Z">
            <w:rPr/>
          </w:rPrChange>
        </w:rPr>
        <w:t xml:space="preserve"> for drugs A and B</w:t>
      </w:r>
      <w:r w:rsidR="00844669" w:rsidRPr="00137C39">
        <w:rPr>
          <w:rFonts w:ascii="Times New Roman" w:hAnsi="Times New Roman"/>
          <w:color w:val="000000" w:themeColor="text1"/>
          <w:rPrChange w:id="288" w:author="Ekanayake-Weber, Marcy" w:date="2026-04-30T14:44:00Z" w16du:dateUtc="2026-04-30T18:44:00Z">
            <w:rPr/>
          </w:rPrChange>
        </w:rPr>
        <w:t>.</w:t>
      </w:r>
      <w:ins w:id="289" w:author="Ekanayake-Weber, Marcy" w:date="2026-04-30T14:47:00Z" w16du:dateUtc="2026-04-30T18:47:00Z">
        <w:r w:rsidR="00135128">
          <w:rPr>
            <w:rFonts w:ascii="Times New Roman" w:hAnsi="Times New Roman"/>
            <w:color w:val="000000" w:themeColor="text1"/>
          </w:rPr>
          <w:t xml:space="preserve"> Parameter values were drawn f</w:t>
        </w:r>
        <w:r w:rsidR="005F4CBE">
          <w:rPr>
            <w:rFonts w:ascii="Times New Roman" w:hAnsi="Times New Roman"/>
            <w:color w:val="000000" w:themeColor="text1"/>
          </w:rPr>
          <w:t xml:space="preserve">rom a uniform distribution </w:t>
        </w:r>
      </w:ins>
      <w:ins w:id="290" w:author="Ekanayake-Weber, Marcy" w:date="2026-04-30T14:48:00Z" w16du:dateUtc="2026-04-30T18:48:00Z">
        <w:r w:rsidR="005F4CBE">
          <w:rPr>
            <w:rFonts w:ascii="Times New Roman" w:hAnsi="Times New Roman"/>
            <w:color w:val="000000" w:themeColor="text1"/>
          </w:rPr>
          <w:t>with a range of</w:t>
        </w:r>
      </w:ins>
      <w:ins w:id="291" w:author="Ekanayake-Weber, Marcy" w:date="2026-04-30T14:47:00Z" w16du:dateUtc="2026-04-30T18:47:00Z">
        <w:r w:rsidR="005F4CBE">
          <w:rPr>
            <w:rFonts w:ascii="Times New Roman" w:hAnsi="Times New Roman"/>
            <w:color w:val="000000" w:themeColor="text1"/>
          </w:rPr>
          <w:t xml:space="preserve"> </w:t>
        </w:r>
      </w:ins>
      <w:ins w:id="292" w:author="Ekanayake-Weber, Marcy" w:date="2026-04-30T14:48:00Z" w16du:dateUtc="2026-04-30T18:48:00Z">
        <w:r w:rsidR="005F4CBE">
          <w:rPr>
            <w:rFonts w:ascii="Times New Roman" w:hAnsi="Times New Roman"/>
            <w:color w:val="000000" w:themeColor="text1"/>
          </w:rPr>
          <w:t xml:space="preserve">-3 to -6, and </w:t>
        </w:r>
      </w:ins>
      <w:ins w:id="293" w:author="Ekanayake-Weber, Marcy" w:date="2026-04-30T14:50:00Z" w16du:dateUtc="2026-04-30T18:50:00Z">
        <w:r w:rsidR="00A00101">
          <w:rPr>
            <w:rFonts w:ascii="Times New Roman" w:hAnsi="Times New Roman"/>
            <w:color w:val="000000" w:themeColor="text1"/>
          </w:rPr>
          <w:t>then 10 was raised to the power of that value to compute the probability</w:t>
        </w:r>
        <w:r w:rsidR="003D5FC8">
          <w:rPr>
            <w:rFonts w:ascii="Times New Roman" w:hAnsi="Times New Roman"/>
            <w:color w:val="000000" w:themeColor="text1"/>
          </w:rPr>
          <w:t xml:space="preserve"> of developing resistance.</w:t>
        </w:r>
      </w:ins>
      <w:ins w:id="294" w:author="Ekanayake-Weber, Marcy" w:date="2026-04-30T14:48:00Z" w16du:dateUtc="2026-04-30T18:48:00Z">
        <w:r w:rsidR="00695267">
          <w:rPr>
            <w:rFonts w:ascii="Times New Roman" w:hAnsi="Times New Roman"/>
            <w:color w:val="000000" w:themeColor="text1"/>
          </w:rPr>
          <w:t xml:space="preserve"> </w:t>
        </w:r>
      </w:ins>
      <w:r w:rsidR="00AC38B7" w:rsidRPr="00137C39">
        <w:rPr>
          <w:rFonts w:ascii="Times New Roman" w:hAnsi="Times New Roman"/>
          <w:color w:val="000000" w:themeColor="text1"/>
          <w:rPrChange w:id="295" w:author="Ekanayake-Weber, Marcy" w:date="2026-04-30T14:44:00Z" w16du:dateUtc="2026-04-30T18:44:00Z">
            <w:rPr/>
          </w:rPrChange>
        </w:rPr>
        <w:t xml:space="preserve"> </w:t>
      </w:r>
      <w:r w:rsidR="00BC237B" w:rsidRPr="00137C39">
        <w:rPr>
          <w:rFonts w:ascii="Times New Roman" w:hAnsi="Times New Roman"/>
          <w:color w:val="000000" w:themeColor="text1"/>
          <w:rPrChange w:id="296" w:author="Ekanayake-Weber, Marcy" w:date="2026-04-30T14:44:00Z" w16du:dateUtc="2026-04-30T18:44:00Z">
            <w:rPr/>
          </w:rPrChange>
        </w:rPr>
        <w:t xml:space="preserve">When an infection became resistant to the current treatment, it </w:t>
      </w:r>
      <w:r w:rsidR="000C33D2" w:rsidRPr="00137C39">
        <w:rPr>
          <w:rFonts w:ascii="Times New Roman" w:hAnsi="Times New Roman"/>
          <w:color w:val="000000" w:themeColor="text1"/>
          <w:rPrChange w:id="297" w:author="Ekanayake-Weber, Marcy" w:date="2026-04-30T14:44:00Z" w16du:dateUtc="2026-04-30T18:44:00Z">
            <w:rPr/>
          </w:rPrChange>
        </w:rPr>
        <w:t xml:space="preserve">had a new chance of being symptomatic or asymptomatic (i.e., </w:t>
      </w:r>
      <w:r w:rsidR="00333B43" w:rsidRPr="00137C39">
        <w:rPr>
          <w:rFonts w:ascii="Times New Roman" w:hAnsi="Times New Roman"/>
          <w:color w:val="000000" w:themeColor="text1"/>
          <w:rPrChange w:id="298" w:author="Ekanayake-Weber, Marcy" w:date="2026-04-30T14:44:00Z" w16du:dateUtc="2026-04-30T18:44:00Z">
            <w:rPr/>
          </w:rPrChange>
        </w:rPr>
        <w:t xml:space="preserve">a new pseudo-random number was drawn and compared to </w:t>
      </w:r>
      <w:r w:rsidR="00333B43" w:rsidRPr="00137C39">
        <w:rPr>
          <w:rFonts w:ascii="Times New Roman" w:hAnsi="Times New Roman"/>
          <w:i/>
          <w:color w:val="000000" w:themeColor="text1"/>
          <w:rPrChange w:id="299" w:author="Ekanayake-Weber, Marcy" w:date="2026-04-30T14:44:00Z" w16du:dateUtc="2026-04-30T18:44:00Z">
            <w:rPr>
              <w:i/>
            </w:rPr>
          </w:rPrChange>
        </w:rPr>
        <w:t>ProbSymptomaticMSM</w:t>
      </w:r>
      <w:r w:rsidR="00333B43" w:rsidRPr="00137C39">
        <w:rPr>
          <w:rFonts w:ascii="Times New Roman" w:hAnsi="Times New Roman"/>
          <w:color w:val="000000" w:themeColor="text1"/>
          <w:rPrChange w:id="300" w:author="Ekanayake-Weber, Marcy" w:date="2026-04-30T14:44:00Z" w16du:dateUtc="2026-04-30T18:44:00Z">
            <w:rPr/>
          </w:rPrChange>
        </w:rPr>
        <w:t xml:space="preserve"> </w:t>
      </w:r>
      <w:r w:rsidR="004C5220" w:rsidRPr="00137C39">
        <w:rPr>
          <w:rFonts w:ascii="Times New Roman" w:hAnsi="Times New Roman"/>
          <w:color w:val="000000" w:themeColor="text1"/>
          <w:rPrChange w:id="301" w:author="Ekanayake-Weber, Marcy" w:date="2026-04-30T14:44:00Z" w16du:dateUtc="2026-04-30T18:44:00Z">
            <w:rPr/>
          </w:rPrChange>
        </w:rPr>
        <w:t>to determine the presence of symptoms</w:t>
      </w:r>
      <w:r w:rsidR="00424BED" w:rsidRPr="00137C39">
        <w:rPr>
          <w:rFonts w:ascii="Times New Roman" w:hAnsi="Times New Roman"/>
          <w:color w:val="000000" w:themeColor="text1"/>
          <w:rPrChange w:id="302" w:author="Ekanayake-Weber, Marcy" w:date="2026-04-30T14:44:00Z" w16du:dateUtc="2026-04-30T18:44:00Z">
            <w:rPr/>
          </w:rPrChange>
        </w:rPr>
        <w:t xml:space="preserve"> for the “new” resistant infection</w:t>
      </w:r>
      <w:r w:rsidR="004C5220" w:rsidRPr="00137C39">
        <w:rPr>
          <w:rFonts w:ascii="Times New Roman" w:hAnsi="Times New Roman"/>
          <w:color w:val="000000" w:themeColor="text1"/>
          <w:rPrChange w:id="303" w:author="Ekanayake-Weber, Marcy" w:date="2026-04-30T14:44:00Z" w16du:dateUtc="2026-04-30T18:44:00Z">
            <w:rPr/>
          </w:rPrChange>
        </w:rPr>
        <w:t>).</w:t>
      </w:r>
      <w:bookmarkEnd w:id="274"/>
      <w:r w:rsidR="004C5220" w:rsidRPr="00137C39">
        <w:rPr>
          <w:rFonts w:ascii="Times New Roman" w:hAnsi="Times New Roman"/>
          <w:color w:val="000000" w:themeColor="text1"/>
          <w:rPrChange w:id="304" w:author="Ekanayake-Weber, Marcy" w:date="2026-04-30T14:44:00Z" w16du:dateUtc="2026-04-30T18:44:00Z">
            <w:rPr/>
          </w:rPrChange>
        </w:rPr>
        <w:t xml:space="preserve"> </w:t>
      </w:r>
    </w:p>
    <w:p w14:paraId="43E45E2C" w14:textId="77777777" w:rsidR="004132EA" w:rsidRPr="00603CE0" w:rsidRDefault="004132EA" w:rsidP="004132EA">
      <w:pPr>
        <w:pStyle w:val="ListParagraph"/>
        <w:rPr>
          <w:rFonts w:ascii="Times New Roman" w:hAnsi="Times New Roman"/>
          <w:color w:val="000000" w:themeColor="text1"/>
        </w:rPr>
      </w:pPr>
    </w:p>
    <w:p w14:paraId="74465814" w14:textId="65403CD2" w:rsidR="002442EA" w:rsidRPr="00603CE0" w:rsidRDefault="00556CC4" w:rsidP="00614153">
      <w:pPr>
        <w:pStyle w:val="ListParagraph"/>
        <w:numPr>
          <w:ilvl w:val="0"/>
          <w:numId w:val="21"/>
        </w:numPr>
        <w:rPr>
          <w:rFonts w:ascii="Times New Roman" w:hAnsi="Times New Roman"/>
          <w:color w:val="000000" w:themeColor="text1"/>
        </w:rPr>
      </w:pPr>
      <w:r w:rsidRPr="00603CE0">
        <w:rPr>
          <w:rFonts w:ascii="Times New Roman" w:hAnsi="Times New Roman"/>
          <w:i/>
          <w:color w:val="000000" w:themeColor="text1"/>
        </w:rPr>
        <w:t xml:space="preserve">Importation. </w:t>
      </w:r>
      <w:r w:rsidR="0083436D" w:rsidRPr="00603CE0">
        <w:rPr>
          <w:rFonts w:ascii="Times New Roman" w:hAnsi="Times New Roman"/>
          <w:color w:val="000000" w:themeColor="text1"/>
        </w:rPr>
        <w:t>To import resistance to drug A</w:t>
      </w:r>
      <w:r w:rsidR="00960653" w:rsidRPr="00603CE0">
        <w:rPr>
          <w:rFonts w:ascii="Times New Roman" w:hAnsi="Times New Roman"/>
          <w:color w:val="000000" w:themeColor="text1"/>
        </w:rPr>
        <w:t xml:space="preserve"> </w:t>
      </w:r>
      <w:r w:rsidR="006750A4" w:rsidRPr="00603CE0">
        <w:rPr>
          <w:rFonts w:ascii="Times New Roman" w:hAnsi="Times New Roman"/>
          <w:color w:val="000000" w:themeColor="text1"/>
        </w:rPr>
        <w:t>after the calibration period</w:t>
      </w:r>
      <w:r w:rsidR="0083436D" w:rsidRPr="00603CE0">
        <w:rPr>
          <w:rFonts w:ascii="Times New Roman" w:hAnsi="Times New Roman"/>
          <w:color w:val="000000" w:themeColor="text1"/>
        </w:rPr>
        <w:t xml:space="preserve">, </w:t>
      </w:r>
      <w:r w:rsidR="006750A4" w:rsidRPr="00603CE0">
        <w:rPr>
          <w:rFonts w:ascii="Times New Roman" w:hAnsi="Times New Roman"/>
          <w:color w:val="000000" w:themeColor="text1"/>
        </w:rPr>
        <w:t xml:space="preserve">we converted a </w:t>
      </w:r>
      <w:r w:rsidR="00844669" w:rsidRPr="00603CE0">
        <w:rPr>
          <w:rFonts w:ascii="Times New Roman" w:hAnsi="Times New Roman"/>
          <w:color w:val="000000" w:themeColor="text1"/>
        </w:rPr>
        <w:t>proportion of</w:t>
      </w:r>
      <w:r w:rsidR="004527BD" w:rsidRPr="00603CE0">
        <w:rPr>
          <w:rFonts w:ascii="Times New Roman" w:hAnsi="Times New Roman"/>
          <w:color w:val="000000" w:themeColor="text1"/>
        </w:rPr>
        <w:t xml:space="preserve"> </w:t>
      </w:r>
      <w:r w:rsidR="006750A4" w:rsidRPr="00603CE0">
        <w:rPr>
          <w:rFonts w:ascii="Times New Roman" w:hAnsi="Times New Roman"/>
          <w:color w:val="000000" w:themeColor="text1"/>
        </w:rPr>
        <w:t xml:space="preserve">current </w:t>
      </w:r>
      <w:r w:rsidR="004527BD" w:rsidRPr="00603CE0">
        <w:rPr>
          <w:rFonts w:ascii="Times New Roman" w:hAnsi="Times New Roman"/>
          <w:color w:val="000000" w:themeColor="text1"/>
        </w:rPr>
        <w:t xml:space="preserve">infections </w:t>
      </w:r>
      <w:r w:rsidR="00D63CB9" w:rsidRPr="00603CE0">
        <w:rPr>
          <w:rFonts w:ascii="Times New Roman" w:hAnsi="Times New Roman"/>
          <w:color w:val="000000" w:themeColor="text1"/>
        </w:rPr>
        <w:t>(controlled b</w:t>
      </w:r>
      <w:r w:rsidR="001F6CAF" w:rsidRPr="00603CE0">
        <w:rPr>
          <w:rFonts w:ascii="Times New Roman" w:hAnsi="Times New Roman"/>
          <w:color w:val="000000" w:themeColor="text1"/>
        </w:rPr>
        <w:t>y</w:t>
      </w:r>
      <w:r w:rsidR="00D63CB9" w:rsidRPr="00603CE0">
        <w:rPr>
          <w:rFonts w:ascii="Times New Roman" w:hAnsi="Times New Roman"/>
          <w:color w:val="000000" w:themeColor="text1"/>
        </w:rPr>
        <w:t xml:space="preserve"> t</w:t>
      </w:r>
      <w:r w:rsidR="00314817" w:rsidRPr="00603CE0">
        <w:rPr>
          <w:rFonts w:ascii="Times New Roman" w:hAnsi="Times New Roman"/>
          <w:color w:val="000000" w:themeColor="text1"/>
        </w:rPr>
        <w:t>he</w:t>
      </w:r>
      <w:r w:rsidR="00D63CB9" w:rsidRPr="00603CE0">
        <w:rPr>
          <w:rFonts w:ascii="Times New Roman" w:hAnsi="Times New Roman"/>
          <w:color w:val="000000" w:themeColor="text1"/>
        </w:rPr>
        <w:t xml:space="preserve"> parameter</w:t>
      </w:r>
      <w:r w:rsidR="00314817" w:rsidRPr="00603CE0">
        <w:rPr>
          <w:rFonts w:ascii="Times New Roman" w:hAnsi="Times New Roman"/>
          <w:color w:val="000000" w:themeColor="text1"/>
        </w:rPr>
        <w:t xml:space="preserve"> </w:t>
      </w:r>
      <w:r w:rsidR="00844669" w:rsidRPr="00603CE0">
        <w:rPr>
          <w:rFonts w:ascii="Times New Roman" w:hAnsi="Times New Roman"/>
          <w:i/>
          <w:color w:val="000000" w:themeColor="text1"/>
        </w:rPr>
        <w:t>percent</w:t>
      </w:r>
      <w:r w:rsidR="002442EA" w:rsidRPr="00603CE0">
        <w:rPr>
          <w:rFonts w:ascii="Times New Roman" w:hAnsi="Times New Roman"/>
          <w:i/>
          <w:color w:val="000000" w:themeColor="text1"/>
        </w:rPr>
        <w:t>ResistantA</w:t>
      </w:r>
      <w:r w:rsidR="001F6CAF" w:rsidRPr="00603CE0">
        <w:rPr>
          <w:rFonts w:ascii="Times New Roman" w:hAnsi="Times New Roman"/>
          <w:color w:val="000000" w:themeColor="text1"/>
        </w:rPr>
        <w:t>)</w:t>
      </w:r>
      <w:r w:rsidR="004527BD" w:rsidRPr="00603CE0">
        <w:rPr>
          <w:rFonts w:ascii="Times New Roman" w:hAnsi="Times New Roman"/>
          <w:color w:val="000000" w:themeColor="text1"/>
        </w:rPr>
        <w:t xml:space="preserve"> </w:t>
      </w:r>
      <w:r w:rsidR="001817DE" w:rsidRPr="00603CE0">
        <w:rPr>
          <w:rFonts w:ascii="Times New Roman" w:hAnsi="Times New Roman"/>
          <w:color w:val="000000" w:themeColor="text1"/>
        </w:rPr>
        <w:t>from non-resistant to resistant to A</w:t>
      </w:r>
      <w:r w:rsidR="00B8440D" w:rsidRPr="00603CE0">
        <w:rPr>
          <w:rFonts w:ascii="Times New Roman" w:hAnsi="Times New Roman"/>
          <w:color w:val="000000" w:themeColor="text1"/>
        </w:rPr>
        <w:t>.</w:t>
      </w:r>
      <w:r w:rsidR="00AC38B7" w:rsidRPr="00603CE0">
        <w:rPr>
          <w:rFonts w:ascii="Times New Roman" w:hAnsi="Times New Roman"/>
          <w:color w:val="000000" w:themeColor="text1"/>
        </w:rPr>
        <w:t xml:space="preserve"> </w:t>
      </w:r>
      <w:r w:rsidR="001F6CAF" w:rsidRPr="00603CE0">
        <w:rPr>
          <w:rFonts w:ascii="Times New Roman" w:hAnsi="Times New Roman"/>
          <w:color w:val="000000" w:themeColor="text1"/>
        </w:rPr>
        <w:t>To import resistance to drug B, we more gradually added individual infections with resistance to B.</w:t>
      </w:r>
      <w:r w:rsidR="00AC38B7" w:rsidRPr="00603CE0">
        <w:rPr>
          <w:rFonts w:ascii="Times New Roman" w:hAnsi="Times New Roman"/>
          <w:color w:val="000000" w:themeColor="text1"/>
        </w:rPr>
        <w:t xml:space="preserve"> </w:t>
      </w:r>
      <w:r w:rsidR="00314817" w:rsidRPr="00603CE0">
        <w:rPr>
          <w:rFonts w:ascii="Times New Roman" w:hAnsi="Times New Roman"/>
          <w:color w:val="000000" w:themeColor="text1"/>
        </w:rPr>
        <w:t xml:space="preserve">The </w:t>
      </w:r>
      <w:r w:rsidR="002442EA" w:rsidRPr="00603CE0">
        <w:rPr>
          <w:rFonts w:ascii="Times New Roman" w:hAnsi="Times New Roman"/>
          <w:color w:val="000000" w:themeColor="text1"/>
        </w:rPr>
        <w:t>beginImportingB parameter</w:t>
      </w:r>
      <w:r w:rsidR="00EF2003" w:rsidRPr="00603CE0">
        <w:rPr>
          <w:rFonts w:ascii="Times New Roman" w:hAnsi="Times New Roman"/>
          <w:color w:val="000000" w:themeColor="text1"/>
        </w:rPr>
        <w:t xml:space="preserve"> controlled when</w:t>
      </w:r>
      <w:r w:rsidR="00223F21" w:rsidRPr="00603CE0">
        <w:rPr>
          <w:rFonts w:ascii="Times New Roman" w:hAnsi="Times New Roman"/>
          <w:color w:val="000000" w:themeColor="text1"/>
        </w:rPr>
        <w:t xml:space="preserve"> infections resistant to drug B began to be imported into the model. </w:t>
      </w:r>
      <w:r w:rsidR="00E82D78" w:rsidRPr="00603CE0">
        <w:rPr>
          <w:rFonts w:ascii="Times New Roman" w:hAnsi="Times New Roman"/>
          <w:color w:val="000000" w:themeColor="text1"/>
        </w:rPr>
        <w:t xml:space="preserve">The parameter value was the </w:t>
      </w:r>
      <w:r w:rsidR="00194758" w:rsidRPr="00603CE0">
        <w:rPr>
          <w:rFonts w:ascii="Times New Roman" w:hAnsi="Times New Roman"/>
          <w:color w:val="000000" w:themeColor="text1"/>
        </w:rPr>
        <w:t>timestep at which the first infection with resistance to B was added to the population.</w:t>
      </w:r>
      <w:r w:rsidR="00AC38B7" w:rsidRPr="00603CE0">
        <w:rPr>
          <w:rFonts w:ascii="Times New Roman" w:hAnsi="Times New Roman"/>
          <w:color w:val="000000" w:themeColor="text1"/>
        </w:rPr>
        <w:t xml:space="preserve"> </w:t>
      </w:r>
      <w:r w:rsidR="00314817" w:rsidRPr="00603CE0">
        <w:rPr>
          <w:rFonts w:ascii="Times New Roman" w:hAnsi="Times New Roman"/>
          <w:color w:val="000000" w:themeColor="text1"/>
        </w:rPr>
        <w:t xml:space="preserve">The </w:t>
      </w:r>
      <w:r w:rsidR="002442EA" w:rsidRPr="00603CE0">
        <w:rPr>
          <w:rFonts w:ascii="Times New Roman" w:hAnsi="Times New Roman"/>
          <w:color w:val="000000" w:themeColor="text1"/>
        </w:rPr>
        <w:t>importingBInterval parameter</w:t>
      </w:r>
      <w:r w:rsidR="00223F21" w:rsidRPr="00603CE0">
        <w:rPr>
          <w:rFonts w:ascii="Times New Roman" w:hAnsi="Times New Roman"/>
          <w:color w:val="000000" w:themeColor="text1"/>
        </w:rPr>
        <w:t xml:space="preserve"> controlled </w:t>
      </w:r>
      <w:r w:rsidR="00E82D78" w:rsidRPr="00603CE0">
        <w:rPr>
          <w:rFonts w:ascii="Times New Roman" w:hAnsi="Times New Roman"/>
          <w:color w:val="000000" w:themeColor="text1"/>
        </w:rPr>
        <w:t xml:space="preserve">the length of </w:t>
      </w:r>
      <w:r w:rsidR="00B06B31" w:rsidRPr="00603CE0">
        <w:rPr>
          <w:rFonts w:ascii="Times New Roman" w:hAnsi="Times New Roman"/>
          <w:color w:val="000000" w:themeColor="text1"/>
        </w:rPr>
        <w:t>time between importations of single infections resistant to drug B</w:t>
      </w:r>
      <w:r w:rsidR="00B8440D" w:rsidRPr="00603CE0">
        <w:rPr>
          <w:rFonts w:ascii="Times New Roman" w:hAnsi="Times New Roman"/>
          <w:color w:val="000000" w:themeColor="text1"/>
        </w:rPr>
        <w:t>.</w:t>
      </w:r>
      <w:r w:rsidR="00B06B31" w:rsidRPr="00603CE0">
        <w:rPr>
          <w:rFonts w:ascii="Times New Roman" w:hAnsi="Times New Roman"/>
          <w:color w:val="000000" w:themeColor="text1"/>
        </w:rPr>
        <w:t xml:space="preserve"> </w:t>
      </w:r>
      <w:r w:rsidR="00A51F7A" w:rsidRPr="00603CE0">
        <w:rPr>
          <w:rFonts w:ascii="Times New Roman" w:hAnsi="Times New Roman"/>
          <w:color w:val="000000" w:themeColor="text1"/>
        </w:rPr>
        <w:t xml:space="preserve">The process for </w:t>
      </w:r>
      <w:r w:rsidR="00E943B3" w:rsidRPr="00603CE0">
        <w:rPr>
          <w:rFonts w:ascii="Times New Roman" w:hAnsi="Times New Roman"/>
          <w:color w:val="000000" w:themeColor="text1"/>
        </w:rPr>
        <w:t>generating the intervals using this parameter was similar to that used for screening intervals (</w:t>
      </w:r>
      <w:r w:rsidR="006E34A5" w:rsidRPr="00603CE0">
        <w:rPr>
          <w:rFonts w:ascii="Times New Roman" w:hAnsi="Times New Roman"/>
          <w:color w:val="000000" w:themeColor="text1"/>
        </w:rPr>
        <w:t>see below</w:t>
      </w:r>
      <w:r w:rsidR="00E943B3" w:rsidRPr="00603CE0">
        <w:rPr>
          <w:rFonts w:ascii="Times New Roman" w:hAnsi="Times New Roman"/>
          <w:color w:val="000000" w:themeColor="text1"/>
        </w:rPr>
        <w:t xml:space="preserve">). </w:t>
      </w:r>
    </w:p>
    <w:p w14:paraId="046B1672" w14:textId="305287DD" w:rsidR="00E87733" w:rsidRPr="00603CE0" w:rsidRDefault="00E87733" w:rsidP="00222BC2">
      <w:pPr>
        <w:pStyle w:val="SH2"/>
      </w:pPr>
      <w:bookmarkStart w:id="305" w:name="_Ref173224636"/>
      <w:r w:rsidRPr="00603CE0">
        <w:t>Cost parameters</w:t>
      </w:r>
      <w:bookmarkEnd w:id="305"/>
    </w:p>
    <w:p w14:paraId="1B48B788" w14:textId="073E6CB6" w:rsidR="00E87733" w:rsidRPr="00603CE0" w:rsidRDefault="00E87733" w:rsidP="00996BAA">
      <w:pPr>
        <w:rPr>
          <w:rFonts w:ascii="Times New Roman" w:hAnsi="Times New Roman"/>
          <w:color w:val="000000" w:themeColor="text1"/>
        </w:rPr>
      </w:pPr>
      <w:r w:rsidRPr="00603CE0">
        <w:rPr>
          <w:rFonts w:ascii="Times New Roman" w:hAnsi="Times New Roman"/>
          <w:color w:val="000000" w:themeColor="text1"/>
        </w:rPr>
        <w:t xml:space="preserve">Since there is uncertainty around the exact cost of different treatment events, these costs were implemented as parameters and allowed to vary between simulations. For each simulation, each </w:t>
      </w:r>
      <w:r w:rsidRPr="00603CE0">
        <w:rPr>
          <w:rFonts w:ascii="Times New Roman" w:hAnsi="Times New Roman"/>
          <w:color w:val="000000" w:themeColor="text1"/>
        </w:rPr>
        <w:lastRenderedPageBreak/>
        <w:t>cost parameter value was drawn from a gamma distribution, as defined by mean and variance values taken from Yin et al.</w:t>
      </w:r>
      <w:r w:rsidR="00156E66" w:rsidRPr="00603CE0">
        <w:rPr>
          <w:rFonts w:ascii="Times New Roman" w:hAnsi="Times New Roman"/>
          <w:color w:val="000000" w:themeColor="text1"/>
        </w:rPr>
        <w:fldChar w:fldCharType="begin"/>
      </w:r>
      <w:r w:rsidR="00395697" w:rsidRPr="00603CE0">
        <w:rPr>
          <w:rFonts w:ascii="Times New Roman" w:hAnsi="Times New Roman"/>
          <w:color w:val="000000" w:themeColor="text1"/>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00156E66" w:rsidRPr="00603CE0">
        <w:rPr>
          <w:rFonts w:ascii="Times New Roman" w:hAnsi="Times New Roman"/>
          <w:color w:val="000000" w:themeColor="text1"/>
        </w:rPr>
        <w:fldChar w:fldCharType="separate"/>
      </w:r>
      <w:r w:rsidR="00492BDF" w:rsidRPr="00603CE0">
        <w:rPr>
          <w:rFonts w:ascii="Times New Roman" w:hAnsi="Times New Roman"/>
          <w:color w:val="000000" w:themeColor="text1"/>
          <w:vertAlign w:val="superscript"/>
        </w:rPr>
        <w:t>1</w:t>
      </w:r>
      <w:r w:rsidR="00156E66" w:rsidRPr="00603CE0">
        <w:rPr>
          <w:rFonts w:ascii="Times New Roman" w:hAnsi="Times New Roman"/>
          <w:color w:val="000000" w:themeColor="text1"/>
        </w:rPr>
        <w:fldChar w:fldCharType="end"/>
      </w:r>
      <w:r w:rsidR="00EF529B" w:rsidRPr="00603CE0">
        <w:rPr>
          <w:rFonts w:ascii="Times New Roman" w:hAnsi="Times New Roman"/>
          <w:color w:val="000000" w:themeColor="text1"/>
        </w:rPr>
        <w:t xml:space="preserve"> and detailed in </w:t>
      </w:r>
      <w:r w:rsidR="00EF529B" w:rsidRPr="00603CE0">
        <w:rPr>
          <w:rFonts w:ascii="Times New Roman" w:hAnsi="Times New Roman"/>
          <w:color w:val="000000" w:themeColor="text1"/>
        </w:rPr>
        <w:fldChar w:fldCharType="begin"/>
      </w:r>
      <w:r w:rsidR="00EF529B" w:rsidRPr="00603CE0">
        <w:rPr>
          <w:rFonts w:ascii="Times New Roman" w:hAnsi="Times New Roman"/>
          <w:color w:val="000000" w:themeColor="text1"/>
        </w:rPr>
        <w:instrText xml:space="preserve"> REF _Ref173496463 \h </w:instrText>
      </w:r>
      <w:r w:rsidR="00885DFD" w:rsidRPr="00603CE0">
        <w:rPr>
          <w:rFonts w:ascii="Times New Roman" w:hAnsi="Times New Roman"/>
          <w:color w:val="000000" w:themeColor="text1"/>
        </w:rPr>
        <w:instrText xml:space="preserve"> \* MERGEFORMAT </w:instrText>
      </w:r>
      <w:r w:rsidR="00EF529B" w:rsidRPr="00603CE0">
        <w:rPr>
          <w:rFonts w:ascii="Times New Roman" w:hAnsi="Times New Roman"/>
          <w:color w:val="000000" w:themeColor="text1"/>
        </w:rPr>
      </w:r>
      <w:r w:rsidR="00EF529B"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S2</w:t>
      </w:r>
      <w:r w:rsidR="00EF529B" w:rsidRPr="00603CE0">
        <w:rPr>
          <w:rFonts w:ascii="Times New Roman" w:hAnsi="Times New Roman"/>
          <w:color w:val="000000" w:themeColor="text1"/>
        </w:rPr>
        <w:fldChar w:fldCharType="end"/>
      </w:r>
      <w:r w:rsidR="00EF529B" w:rsidRPr="00603CE0">
        <w:rPr>
          <w:rFonts w:ascii="Times New Roman" w:hAnsi="Times New Roman"/>
          <w:color w:val="000000" w:themeColor="text1"/>
        </w:rPr>
        <w:t>.</w:t>
      </w:r>
    </w:p>
    <w:p w14:paraId="5123FB04" w14:textId="15184461" w:rsidR="00313C66" w:rsidRPr="00603CE0" w:rsidRDefault="002D5646" w:rsidP="00222BC2">
      <w:pPr>
        <w:pStyle w:val="SH2"/>
      </w:pPr>
      <w:bookmarkStart w:id="306" w:name="_Ref173777684"/>
      <w:r w:rsidRPr="00603CE0">
        <w:t>Calibration</w:t>
      </w:r>
      <w:bookmarkEnd w:id="306"/>
    </w:p>
    <w:p w14:paraId="66E85B7E" w14:textId="6BD416C3" w:rsidR="00904CB5" w:rsidRPr="00603CE0" w:rsidRDefault="00904CB5" w:rsidP="00C91737">
      <w:pPr>
        <w:rPr>
          <w:rFonts w:ascii="Times New Roman" w:hAnsi="Times New Roman"/>
          <w:color w:val="000000" w:themeColor="text1"/>
        </w:rPr>
      </w:pPr>
      <w:r w:rsidRPr="00603CE0">
        <w:rPr>
          <w:rFonts w:ascii="Times New Roman" w:hAnsi="Times New Roman"/>
          <w:color w:val="000000" w:themeColor="text1"/>
        </w:rPr>
        <w:t xml:space="preserve">A parameter sweep was conducted, where 300,000 combinations of unknown parameter values were randomly drawn, and the model was run for ten years (5-year burn-in period + 5-year calibration period). </w:t>
      </w:r>
      <w:r w:rsidR="00094A03" w:rsidRPr="00603CE0">
        <w:rPr>
          <w:rFonts w:ascii="Times New Roman" w:hAnsi="Times New Roman"/>
          <w:color w:val="000000" w:themeColor="text1"/>
        </w:rPr>
        <w:t xml:space="preserve">For the parameter sweep, new values for each of the parameters </w:t>
      </w:r>
      <w:r w:rsidR="00313C66" w:rsidRPr="00603CE0">
        <w:rPr>
          <w:rFonts w:ascii="Times New Roman" w:hAnsi="Times New Roman"/>
          <w:color w:val="000000" w:themeColor="text1"/>
        </w:rPr>
        <w:t xml:space="preserve">and for the random seed were selected. </w:t>
      </w:r>
      <w:r w:rsidR="00E95992" w:rsidRPr="00603CE0">
        <w:rPr>
          <w:rFonts w:ascii="Times New Roman" w:hAnsi="Times New Roman"/>
          <w:color w:val="000000" w:themeColor="text1"/>
        </w:rPr>
        <w:t>Main m</w:t>
      </w:r>
      <w:r w:rsidR="001C5D67" w:rsidRPr="00603CE0">
        <w:rPr>
          <w:rFonts w:ascii="Times New Roman" w:hAnsi="Times New Roman"/>
          <w:color w:val="000000" w:themeColor="text1"/>
        </w:rPr>
        <w:t xml:space="preserve">odel </w:t>
      </w:r>
      <w:r w:rsidR="00313C66" w:rsidRPr="00603CE0">
        <w:rPr>
          <w:rFonts w:ascii="Times New Roman" w:hAnsi="Times New Roman"/>
          <w:color w:val="000000" w:themeColor="text1"/>
        </w:rPr>
        <w:t>parameter values were drawn from uniform distributions (</w:t>
      </w:r>
      <w:r w:rsidR="001A2A1A" w:rsidRPr="00603CE0">
        <w:rPr>
          <w:rFonts w:ascii="Times New Roman" w:hAnsi="Times New Roman"/>
          <w:color w:val="000000" w:themeColor="text1"/>
        </w:rPr>
        <w:t xml:space="preserve">with </w:t>
      </w:r>
      <w:r w:rsidR="00313C66" w:rsidRPr="00603CE0">
        <w:rPr>
          <w:rFonts w:ascii="Times New Roman" w:hAnsi="Times New Roman"/>
          <w:color w:val="000000" w:themeColor="text1"/>
        </w:rPr>
        <w:t xml:space="preserve">prior </w:t>
      </w:r>
      <w:r w:rsidR="001A2A1A" w:rsidRPr="00603CE0">
        <w:rPr>
          <w:rFonts w:ascii="Times New Roman" w:hAnsi="Times New Roman"/>
          <w:color w:val="000000" w:themeColor="text1"/>
        </w:rPr>
        <w:t xml:space="preserve">ranges listed </w:t>
      </w:r>
      <w:r w:rsidR="00313C66" w:rsidRPr="00603CE0">
        <w:rPr>
          <w:rFonts w:ascii="Times New Roman" w:hAnsi="Times New Roman"/>
          <w:color w:val="000000" w:themeColor="text1"/>
        </w:rPr>
        <w:t>in</w:t>
      </w:r>
      <w:r w:rsidR="008C55EF" w:rsidRPr="00603CE0">
        <w:rPr>
          <w:rFonts w:ascii="Times New Roman" w:hAnsi="Times New Roman"/>
          <w:color w:val="000000" w:themeColor="text1"/>
        </w:rPr>
        <w:t xml:space="preserve"> </w:t>
      </w:r>
      <w:r w:rsidR="008C55EF" w:rsidRPr="00603CE0">
        <w:rPr>
          <w:rFonts w:ascii="Times New Roman" w:hAnsi="Times New Roman"/>
          <w:color w:val="000000" w:themeColor="text1"/>
        </w:rPr>
        <w:fldChar w:fldCharType="begin"/>
      </w:r>
      <w:r w:rsidR="008C55EF" w:rsidRPr="00603CE0">
        <w:rPr>
          <w:rFonts w:ascii="Times New Roman" w:hAnsi="Times New Roman"/>
          <w:color w:val="000000" w:themeColor="text1"/>
        </w:rPr>
        <w:instrText xml:space="preserve"> REF _Ref194049972 \h </w:instrText>
      </w:r>
      <w:r w:rsidR="00C77B9D" w:rsidRPr="00603CE0">
        <w:rPr>
          <w:rFonts w:ascii="Times New Roman" w:hAnsi="Times New Roman"/>
          <w:color w:val="000000" w:themeColor="text1"/>
        </w:rPr>
        <w:instrText xml:space="preserve"> \* MERGEFORMAT </w:instrText>
      </w:r>
      <w:r w:rsidR="008C55EF" w:rsidRPr="00603CE0">
        <w:rPr>
          <w:rFonts w:ascii="Times New Roman" w:hAnsi="Times New Roman"/>
          <w:color w:val="000000" w:themeColor="text1"/>
        </w:rPr>
      </w:r>
      <w:r w:rsidR="008C55EF"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S1</w:t>
      </w:r>
      <w:r w:rsidR="008C55EF" w:rsidRPr="00603CE0">
        <w:rPr>
          <w:rFonts w:ascii="Times New Roman" w:hAnsi="Times New Roman"/>
          <w:color w:val="000000" w:themeColor="text1"/>
        </w:rPr>
        <w:fldChar w:fldCharType="end"/>
      </w:r>
      <w:r w:rsidR="00094A03" w:rsidRPr="00603CE0">
        <w:rPr>
          <w:rFonts w:ascii="Times New Roman" w:hAnsi="Times New Roman"/>
          <w:color w:val="000000" w:themeColor="text1"/>
        </w:rPr>
        <w:t>)</w:t>
      </w:r>
      <w:r w:rsidR="00E95992" w:rsidRPr="00603CE0">
        <w:rPr>
          <w:rFonts w:ascii="Times New Roman" w:hAnsi="Times New Roman"/>
          <w:color w:val="000000" w:themeColor="text1"/>
        </w:rPr>
        <w:t xml:space="preserve">. </w:t>
      </w:r>
      <w:r w:rsidR="0084279B" w:rsidRPr="00603CE0">
        <w:rPr>
          <w:rFonts w:ascii="Times New Roman" w:hAnsi="Times New Roman"/>
          <w:color w:val="000000" w:themeColor="text1"/>
        </w:rPr>
        <w:t>During the calibration period, we assumed that resistance to current and future antibiotics (drugs A, B, and X) are negligible</w:t>
      </w:r>
      <w:r w:rsidR="00094A03" w:rsidRPr="00603CE0">
        <w:rPr>
          <w:rFonts w:ascii="Times New Roman" w:hAnsi="Times New Roman"/>
          <w:color w:val="000000" w:themeColor="text1"/>
        </w:rPr>
        <w:t>.</w:t>
      </w:r>
      <w:r w:rsidR="0002515C" w:rsidRPr="00603CE0">
        <w:rPr>
          <w:rFonts w:ascii="Times New Roman" w:hAnsi="Times New Roman"/>
          <w:color w:val="000000" w:themeColor="text1"/>
        </w:rPr>
        <w:t xml:space="preserve"> To calibrate our </w:t>
      </w:r>
      <w:r w:rsidR="00D737BC" w:rsidRPr="00603CE0">
        <w:rPr>
          <w:rFonts w:ascii="Times New Roman" w:hAnsi="Times New Roman"/>
          <w:color w:val="000000" w:themeColor="text1"/>
        </w:rPr>
        <w:t>activity</w:t>
      </w:r>
      <w:r w:rsidR="0002515C" w:rsidRPr="00603CE0">
        <w:rPr>
          <w:rFonts w:ascii="Times New Roman" w:hAnsi="Times New Roman"/>
          <w:color w:val="000000" w:themeColor="text1"/>
        </w:rPr>
        <w:t xml:space="preserve"> groups, </w:t>
      </w:r>
      <w:r w:rsidR="001E1ADA" w:rsidRPr="00603CE0">
        <w:rPr>
          <w:rFonts w:ascii="Times New Roman" w:hAnsi="Times New Roman"/>
          <w:color w:val="000000" w:themeColor="text1"/>
        </w:rPr>
        <w:t>we impose</w:t>
      </w:r>
      <w:r w:rsidR="002C79C9" w:rsidRPr="00603CE0">
        <w:rPr>
          <w:rFonts w:ascii="Times New Roman" w:hAnsi="Times New Roman"/>
          <w:color w:val="000000" w:themeColor="text1"/>
        </w:rPr>
        <w:t>d</w:t>
      </w:r>
      <w:r w:rsidR="001E1ADA" w:rsidRPr="00603CE0">
        <w:rPr>
          <w:rFonts w:ascii="Times New Roman" w:hAnsi="Times New Roman"/>
          <w:color w:val="000000" w:themeColor="text1"/>
        </w:rPr>
        <w:t xml:space="preserve"> constraints so that </w:t>
      </w:r>
      <w:r w:rsidR="002C79C9" w:rsidRPr="00603CE0">
        <w:rPr>
          <w:rFonts w:ascii="Times New Roman" w:hAnsi="Times New Roman"/>
          <w:color w:val="000000" w:themeColor="text1"/>
        </w:rPr>
        <w:t>the trajectory was terminated if the high-</w:t>
      </w:r>
      <w:r w:rsidR="00D737BC" w:rsidRPr="00603CE0">
        <w:rPr>
          <w:rFonts w:ascii="Times New Roman" w:hAnsi="Times New Roman"/>
          <w:color w:val="000000" w:themeColor="text1"/>
        </w:rPr>
        <w:t>activity</w:t>
      </w:r>
      <w:r w:rsidR="002C79C9" w:rsidRPr="00603CE0">
        <w:rPr>
          <w:rFonts w:ascii="Times New Roman" w:hAnsi="Times New Roman"/>
          <w:color w:val="000000" w:themeColor="text1"/>
        </w:rPr>
        <w:t xml:space="preserve"> group had </w:t>
      </w:r>
      <w:r w:rsidR="00181F4A" w:rsidRPr="00603CE0">
        <w:rPr>
          <w:rFonts w:ascii="Times New Roman" w:hAnsi="Times New Roman"/>
          <w:color w:val="000000" w:themeColor="text1"/>
        </w:rPr>
        <w:t xml:space="preserve">gonorrhea </w:t>
      </w:r>
      <w:r w:rsidR="002C79C9" w:rsidRPr="00603CE0">
        <w:rPr>
          <w:rFonts w:ascii="Times New Roman" w:hAnsi="Times New Roman"/>
          <w:color w:val="000000" w:themeColor="text1"/>
        </w:rPr>
        <w:t>prevalence</w:t>
      </w:r>
      <w:r w:rsidR="00F26C5F" w:rsidRPr="00603CE0">
        <w:rPr>
          <w:rFonts w:ascii="Times New Roman" w:hAnsi="Times New Roman"/>
          <w:color w:val="000000" w:themeColor="text1"/>
        </w:rPr>
        <w:t xml:space="preserve"> above 25% or below 5%, or if the low-</w:t>
      </w:r>
      <w:r w:rsidR="00D737BC" w:rsidRPr="00603CE0">
        <w:rPr>
          <w:rFonts w:ascii="Times New Roman" w:hAnsi="Times New Roman"/>
          <w:color w:val="000000" w:themeColor="text1"/>
        </w:rPr>
        <w:t>activity</w:t>
      </w:r>
      <w:r w:rsidR="00F26C5F" w:rsidRPr="00603CE0">
        <w:rPr>
          <w:rFonts w:ascii="Times New Roman" w:hAnsi="Times New Roman"/>
          <w:color w:val="000000" w:themeColor="text1"/>
        </w:rPr>
        <w:t xml:space="preserve"> group had</w:t>
      </w:r>
      <w:r w:rsidR="00181F4A" w:rsidRPr="00603CE0">
        <w:rPr>
          <w:rFonts w:ascii="Times New Roman" w:hAnsi="Times New Roman"/>
          <w:color w:val="000000" w:themeColor="text1"/>
        </w:rPr>
        <w:t xml:space="preserve"> gonorrhea</w:t>
      </w:r>
      <w:r w:rsidR="00F26C5F" w:rsidRPr="00603CE0">
        <w:rPr>
          <w:rFonts w:ascii="Times New Roman" w:hAnsi="Times New Roman"/>
          <w:color w:val="000000" w:themeColor="text1"/>
        </w:rPr>
        <w:t xml:space="preserve"> </w:t>
      </w:r>
      <w:r w:rsidR="00181F4A" w:rsidRPr="00603CE0">
        <w:rPr>
          <w:rFonts w:ascii="Times New Roman" w:hAnsi="Times New Roman"/>
          <w:color w:val="000000" w:themeColor="text1"/>
        </w:rPr>
        <w:t>prevalence greater than 4%.</w:t>
      </w:r>
      <w:r w:rsidR="00740EFB" w:rsidRPr="00603CE0">
        <w:rPr>
          <w:rFonts w:ascii="Times New Roman" w:hAnsi="Times New Roman"/>
          <w:color w:val="000000" w:themeColor="text1"/>
        </w:rPr>
        <w:t xml:space="preserve"> </w:t>
      </w:r>
      <w:r w:rsidR="00304B5C" w:rsidRPr="00603CE0">
        <w:rPr>
          <w:rFonts w:ascii="Times New Roman" w:hAnsi="Times New Roman"/>
          <w:color w:val="000000" w:themeColor="text1"/>
        </w:rPr>
        <w:t xml:space="preserve">To </w:t>
      </w:r>
      <w:r w:rsidR="002B3DD3" w:rsidRPr="00603CE0">
        <w:rPr>
          <w:rFonts w:ascii="Times New Roman" w:hAnsi="Times New Roman"/>
          <w:color w:val="000000" w:themeColor="text1"/>
        </w:rPr>
        <w:t xml:space="preserve">make the calibration procedure more efficient, we </w:t>
      </w:r>
      <w:r w:rsidR="001E1ADA" w:rsidRPr="00603CE0">
        <w:rPr>
          <w:rFonts w:ascii="Times New Roman" w:hAnsi="Times New Roman"/>
          <w:color w:val="000000" w:themeColor="text1"/>
        </w:rPr>
        <w:t xml:space="preserve">also </w:t>
      </w:r>
      <w:r w:rsidR="002B3DD3" w:rsidRPr="00603CE0">
        <w:rPr>
          <w:rFonts w:ascii="Times New Roman" w:hAnsi="Times New Roman"/>
          <w:color w:val="000000" w:themeColor="text1"/>
        </w:rPr>
        <w:t>terminated t</w:t>
      </w:r>
      <w:r w:rsidR="00B403E6" w:rsidRPr="00603CE0">
        <w:rPr>
          <w:rFonts w:ascii="Times New Roman" w:hAnsi="Times New Roman"/>
          <w:color w:val="000000" w:themeColor="text1"/>
        </w:rPr>
        <w:t xml:space="preserve">rajectories before the end of the calibration period if </w:t>
      </w:r>
      <w:r w:rsidR="00C26966" w:rsidRPr="00603CE0">
        <w:rPr>
          <w:rFonts w:ascii="Times New Roman" w:hAnsi="Times New Roman"/>
          <w:color w:val="000000" w:themeColor="text1"/>
        </w:rPr>
        <w:t xml:space="preserve">whole-population </w:t>
      </w:r>
      <w:r w:rsidR="00B403E6" w:rsidRPr="00603CE0">
        <w:rPr>
          <w:rFonts w:ascii="Times New Roman" w:hAnsi="Times New Roman"/>
          <w:color w:val="000000" w:themeColor="text1"/>
        </w:rPr>
        <w:t xml:space="preserve">gonorrhea prevalence exceeded 10% or went below </w:t>
      </w:r>
      <w:r w:rsidR="00EA1548" w:rsidRPr="00603CE0">
        <w:rPr>
          <w:rFonts w:ascii="Times New Roman" w:hAnsi="Times New Roman"/>
          <w:color w:val="000000" w:themeColor="text1"/>
        </w:rPr>
        <w:t xml:space="preserve">0.05%. </w:t>
      </w:r>
      <w:r w:rsidR="00482E6A" w:rsidRPr="00603CE0">
        <w:rPr>
          <w:rFonts w:ascii="Times New Roman" w:hAnsi="Times New Roman"/>
          <w:color w:val="000000" w:themeColor="text1"/>
        </w:rPr>
        <w:t xml:space="preserve">Parameter combinations generating these </w:t>
      </w:r>
      <w:r w:rsidR="006350D1" w:rsidRPr="00603CE0">
        <w:rPr>
          <w:rFonts w:ascii="Times New Roman" w:hAnsi="Times New Roman"/>
          <w:color w:val="000000" w:themeColor="text1"/>
        </w:rPr>
        <w:t xml:space="preserve">terminated </w:t>
      </w:r>
      <w:r w:rsidR="00482E6A" w:rsidRPr="00603CE0">
        <w:rPr>
          <w:rFonts w:ascii="Times New Roman" w:hAnsi="Times New Roman"/>
          <w:color w:val="000000" w:themeColor="text1"/>
        </w:rPr>
        <w:t>trajectories were no</w:t>
      </w:r>
      <w:r w:rsidR="006350D1" w:rsidRPr="00603CE0">
        <w:rPr>
          <w:rFonts w:ascii="Times New Roman" w:hAnsi="Times New Roman"/>
          <w:color w:val="000000" w:themeColor="text1"/>
        </w:rPr>
        <w:t>t</w:t>
      </w:r>
      <w:r w:rsidR="00482E6A" w:rsidRPr="00603CE0">
        <w:rPr>
          <w:rFonts w:ascii="Times New Roman" w:hAnsi="Times New Roman"/>
          <w:color w:val="000000" w:themeColor="text1"/>
        </w:rPr>
        <w:t xml:space="preserve"> considered in further analysis. </w:t>
      </w:r>
    </w:p>
    <w:p w14:paraId="54A4C944" w14:textId="0CBCC159" w:rsidR="007B496E" w:rsidRPr="00603CE0" w:rsidRDefault="008E45E2" w:rsidP="00101E6A">
      <w:pPr>
        <w:rPr>
          <w:rFonts w:ascii="Times New Roman" w:hAnsi="Times New Roman"/>
          <w:color w:val="000000" w:themeColor="text1"/>
        </w:rPr>
      </w:pPr>
      <w:r w:rsidRPr="00603CE0">
        <w:rPr>
          <w:rFonts w:ascii="Times New Roman" w:hAnsi="Times New Roman"/>
          <w:color w:val="000000" w:themeColor="text1"/>
        </w:rPr>
        <w:t>For each trajectory under consideration, we calculated the</w:t>
      </w:r>
      <w:r w:rsidR="00313C66" w:rsidRPr="00603CE0">
        <w:rPr>
          <w:rFonts w:ascii="Times New Roman" w:hAnsi="Times New Roman"/>
          <w:color w:val="000000" w:themeColor="text1"/>
        </w:rPr>
        <w:t xml:space="preserve"> likelihood of producing observed values of prevalence, </w:t>
      </w:r>
      <w:r w:rsidRPr="00603CE0">
        <w:rPr>
          <w:rFonts w:ascii="Times New Roman" w:hAnsi="Times New Roman"/>
          <w:color w:val="000000" w:themeColor="text1"/>
        </w:rPr>
        <w:t xml:space="preserve">annual </w:t>
      </w:r>
      <w:r w:rsidR="00313C66" w:rsidRPr="00603CE0">
        <w:rPr>
          <w:rFonts w:ascii="Times New Roman" w:hAnsi="Times New Roman"/>
          <w:color w:val="000000" w:themeColor="text1"/>
        </w:rPr>
        <w:t>incidence</w:t>
      </w:r>
      <w:r w:rsidR="00442C88" w:rsidRPr="00603CE0">
        <w:rPr>
          <w:rFonts w:ascii="Times New Roman" w:hAnsi="Times New Roman"/>
          <w:color w:val="000000" w:themeColor="text1"/>
        </w:rPr>
        <w:t xml:space="preserve"> of reported cases</w:t>
      </w:r>
      <w:r w:rsidR="00313C66" w:rsidRPr="00603CE0">
        <w:rPr>
          <w:rFonts w:ascii="Times New Roman" w:hAnsi="Times New Roman"/>
          <w:color w:val="000000" w:themeColor="text1"/>
        </w:rPr>
        <w:t xml:space="preserve">, and </w:t>
      </w:r>
      <w:r w:rsidR="00442C88" w:rsidRPr="00603CE0">
        <w:rPr>
          <w:rFonts w:ascii="Times New Roman" w:hAnsi="Times New Roman"/>
          <w:color w:val="000000" w:themeColor="text1"/>
        </w:rPr>
        <w:t xml:space="preserve">the </w:t>
      </w:r>
      <w:r w:rsidR="00313C66" w:rsidRPr="00603CE0">
        <w:rPr>
          <w:rFonts w:ascii="Times New Roman" w:hAnsi="Times New Roman"/>
          <w:color w:val="000000" w:themeColor="text1"/>
        </w:rPr>
        <w:t xml:space="preserve">proportion of detected cases which were symptomatic. </w:t>
      </w:r>
    </w:p>
    <w:p w14:paraId="26E67DCC" w14:textId="242EC7C5" w:rsidR="007B496E" w:rsidRPr="00603CE0" w:rsidRDefault="00313C66" w:rsidP="007B496E">
      <w:pPr>
        <w:pStyle w:val="ListParagraph"/>
        <w:numPr>
          <w:ilvl w:val="0"/>
          <w:numId w:val="25"/>
        </w:numPr>
        <w:rPr>
          <w:rFonts w:ascii="Times New Roman" w:hAnsi="Times New Roman"/>
          <w:color w:val="000000" w:themeColor="text1"/>
        </w:rPr>
      </w:pPr>
      <w:r w:rsidRPr="00603CE0">
        <w:rPr>
          <w:rFonts w:ascii="Times New Roman" w:hAnsi="Times New Roman"/>
          <w:color w:val="000000" w:themeColor="text1"/>
        </w:rPr>
        <w:t xml:space="preserve">For prevalence, the model’s prevalence output was used to generate a Binomial distribution, where model prevalence was the probability of success. The likelihood of that trajectory’s prevalence was the density of the distribution for 93 successes out of 2,075 trials </w:t>
      </w:r>
      <w:r w:rsidRPr="00603CE0">
        <w:rPr>
          <w:rFonts w:ascii="Times New Roman" w:hAnsi="Times New Roman"/>
          <w:color w:val="000000" w:themeColor="text1"/>
        </w:rPr>
        <w:fldChar w:fldCharType="begin"/>
      </w:r>
      <w:r w:rsidR="00492BDF" w:rsidRPr="00603CE0">
        <w:rPr>
          <w:rFonts w:ascii="Times New Roman" w:hAnsi="Times New Roman"/>
          <w:color w:val="000000" w:themeColor="text1"/>
        </w:rPr>
        <w:instrText xml:space="preserve"> ADDIN EN.CITE &lt;EndNote&gt;&lt;Cite&gt;&lt;Author&gt;Johnson Jones&lt;/Author&gt;&lt;Year&gt;2019&lt;/Year&gt;&lt;RecNum&gt;2165&lt;/RecNum&gt;&lt;DisplayText&gt;&lt;style face="superscript"&gt;2&lt;/style&gt;&lt;/DisplayText&gt;&lt;record&gt;&lt;rec-number&gt;2165&lt;/rec-number&gt;&lt;foreign-keys&gt;&lt;key app="EN" db-id="wptxs2svnezeaaex5ebp2d9tvv0d9sw25p2p" timestamp="1701717242" guid="8d831d81-2711-4dfe-9438-b16d6daffba9"&gt;2165&lt;/key&gt;&lt;/foreign-keys&gt;&lt;ref-type name="Journal Article"&gt;17&lt;/ref-type&gt;&lt;contributors&gt;&lt;authors&gt;&lt;author&gt;Johnson Jones, Michelle L.&lt;/author&gt;&lt;author&gt;Chapin-Bardales, Johanna&lt;/author&gt;&lt;author&gt;Bizune, Destani&lt;/author&gt;&lt;author&gt;Papp, John R.&lt;/author&gt;&lt;author&gt;Phillips, Christi&lt;/author&gt;&lt;author&gt;Kirkcaldy, Robert D.&lt;/author&gt;&lt;author&gt;Wejnert, Cyprian&lt;/author&gt;&lt;author&gt;Bernstein, Kyle T.&lt;/author&gt;&lt;author&gt;Khuwaja, Salma&lt;/author&gt;&lt;author&gt;Lopez, Zaida&lt;/author&gt;&lt;author&gt;Padgett, Paige&lt;/author&gt;&lt;author&gt;Forrest, David&lt;/author&gt;&lt;author&gt;Nixon, Willie&lt;/author&gt;&lt;author&gt;Spencer, Emma&lt;/author&gt;&lt;author&gt;Braunstein, Sarah&lt;/author&gt;&lt;author&gt;Carrillo, Sidney&lt;/author&gt;&lt;author&gt;Rivera, Alexis&lt;/author&gt;&lt;author&gt;Ick, Theresa&lt;/author&gt;&lt;author&gt;Raymond, H. Fisher&lt;/author&gt;&lt;author&gt;Opoku, Jenevieve&lt;/author&gt;&lt;author&gt;Kuo, Irene&lt;/author&gt;&lt;/authors&gt;&lt;/contributors&gt;&lt;titles&gt;&lt;title&gt;Extragenital Chlamydia and Gonorrhea Among Community Venue–Attending Men Who Have Sex with Men — Five Cities, United States, 2017&lt;/title&gt;&lt;secondary-title&gt;MMWR. Morbidity and Mortality Weekly Report&lt;/secondary-title&gt;&lt;/titles&gt;&lt;periodical&gt;&lt;full-title&gt;MMWR. Morbidity and Mortality Weekly Report&lt;/full-title&gt;&lt;/periodical&gt;&lt;pages&gt;321-325&lt;/pages&gt;&lt;volume&gt;68&lt;/volume&gt;&lt;number&gt;14&lt;/number&gt;&lt;dates&gt;&lt;year&gt;2019&lt;/year&gt;&lt;/dates&gt;&lt;publisher&gt;Centers for Disease Control MMWR Office&lt;/publisher&gt;&lt;isbn&gt;0149-2195&lt;/isbn&gt;&lt;urls&gt;&lt;related-urls&gt;&lt;url&gt;https://dx.doi.org/10.15585/mmwr.mm6814a1&lt;/url&gt;&lt;/related-urls&gt;&lt;/urls&gt;&lt;electronic-resource-num&gt;10.15585/mmwr.mm6814a1&lt;/electronic-resource-num&gt;&lt;/record&gt;&lt;/Cite&gt;&lt;/EndNote&gt;</w:instrText>
      </w:r>
      <w:r w:rsidRPr="00603CE0">
        <w:rPr>
          <w:rFonts w:ascii="Times New Roman" w:hAnsi="Times New Roman"/>
          <w:color w:val="000000" w:themeColor="text1"/>
        </w:rPr>
        <w:fldChar w:fldCharType="separate"/>
      </w:r>
      <w:r w:rsidR="00492BDF" w:rsidRPr="00603CE0">
        <w:rPr>
          <w:rFonts w:ascii="Times New Roman" w:hAnsi="Times New Roman"/>
          <w:color w:val="000000" w:themeColor="text1"/>
          <w:vertAlign w:val="superscript"/>
        </w:rPr>
        <w:t>2</w:t>
      </w:r>
      <w:r w:rsidRPr="00603CE0">
        <w:rPr>
          <w:rFonts w:ascii="Times New Roman" w:hAnsi="Times New Roman"/>
          <w:color w:val="000000" w:themeColor="text1"/>
        </w:rPr>
        <w:fldChar w:fldCharType="end"/>
      </w:r>
      <w:r w:rsidRPr="00603CE0">
        <w:rPr>
          <w:rFonts w:ascii="Times New Roman" w:hAnsi="Times New Roman"/>
          <w:color w:val="000000" w:themeColor="text1"/>
        </w:rPr>
        <w:t xml:space="preserve">. </w:t>
      </w:r>
    </w:p>
    <w:p w14:paraId="5368B040" w14:textId="76DAE0A2" w:rsidR="00080FC3" w:rsidRPr="00603CE0" w:rsidRDefault="00313C66" w:rsidP="0035236D">
      <w:pPr>
        <w:pStyle w:val="ListParagraph"/>
        <w:numPr>
          <w:ilvl w:val="0"/>
          <w:numId w:val="25"/>
        </w:numPr>
        <w:rPr>
          <w:rFonts w:ascii="Times New Roman" w:hAnsi="Times New Roman"/>
          <w:color w:val="000000" w:themeColor="text1"/>
        </w:rPr>
      </w:pPr>
      <w:r w:rsidRPr="00603CE0">
        <w:rPr>
          <w:rFonts w:ascii="Times New Roman" w:hAnsi="Times New Roman"/>
          <w:color w:val="000000" w:themeColor="text1"/>
        </w:rPr>
        <w:t>For detected incidence, the model’s detected incidence output was used to generate a Normal distribution, where model detected incidence was the mean and detected incidence divided by five was the standard deviation.</w:t>
      </w:r>
      <w:r w:rsidR="00080FC3" w:rsidRPr="00603CE0">
        <w:rPr>
          <w:rFonts w:ascii="Times New Roman" w:hAnsi="Times New Roman"/>
          <w:color w:val="000000" w:themeColor="text1"/>
        </w:rPr>
        <w:t xml:space="preserve"> </w:t>
      </w:r>
      <w:r w:rsidRPr="00603CE0">
        <w:rPr>
          <w:rFonts w:ascii="Times New Roman" w:hAnsi="Times New Roman"/>
          <w:color w:val="000000" w:themeColor="text1"/>
        </w:rPr>
        <w:t xml:space="preserve">The likelihood of that trajectory’s detected incidence was the density of the distribution for x = 6,508 </w:t>
      </w:r>
      <w:r w:rsidRPr="00603CE0">
        <w:rPr>
          <w:rFonts w:ascii="Times New Roman" w:hAnsi="Times New Roman"/>
          <w:color w:val="000000" w:themeColor="text1"/>
        </w:rPr>
        <w:fldChar w:fldCharType="begin"/>
      </w:r>
      <w:r w:rsidR="00492BDF" w:rsidRPr="00603CE0">
        <w:rPr>
          <w:rFonts w:ascii="Times New Roman" w:hAnsi="Times New Roman"/>
          <w:color w:val="000000" w:themeColor="text1"/>
        </w:rPr>
        <w:instrText xml:space="preserve"> ADDIN EN.CITE &lt;EndNote&gt;&lt;Cite&gt;&lt;Author&gt;Centers for Disease Control and Prevention&lt;/Author&gt;&lt;Year&gt;2019&lt;/Year&gt;&lt;RecNum&gt;2164&lt;/RecNum&gt;&lt;DisplayText&gt;&lt;style face="superscript"&gt;3&lt;/style&gt;&lt;/DisplayText&gt;&lt;record&gt;&lt;rec-number&gt;2164&lt;/rec-number&gt;&lt;foreign-keys&gt;&lt;key app="EN" db-id="wptxs2svnezeaaex5ebp2d9tvv0d9sw25p2p" timestamp="1701716719" guid="64fc2092-03e2-46f3-b423-fe15f14ed085"&gt;2164&lt;/key&gt;&lt;/foreign-keys&gt;&lt;ref-type name="Report"&gt;27&lt;/ref-type&gt;&lt;contributors&gt;&lt;authors&gt;&lt;author&gt;Centers for Disease Control and Prevention,&lt;/author&gt;&lt;/authors&gt;&lt;/contributors&gt;&lt;titles&gt;&lt;title&gt;Sexually Transmitted Disease Surveillance 2018&lt;/title&gt;&lt;/titles&gt;&lt;dates&gt;&lt;year&gt;2019&lt;/year&gt;&lt;/dates&gt;&lt;urls&gt;&lt;/urls&gt;&lt;/record&gt;&lt;/Cite&gt;&lt;/EndNote&gt;</w:instrText>
      </w:r>
      <w:r w:rsidRPr="00603CE0">
        <w:rPr>
          <w:rFonts w:ascii="Times New Roman" w:hAnsi="Times New Roman"/>
          <w:color w:val="000000" w:themeColor="text1"/>
        </w:rPr>
        <w:fldChar w:fldCharType="separate"/>
      </w:r>
      <w:r w:rsidR="00492BDF" w:rsidRPr="00603CE0">
        <w:rPr>
          <w:rFonts w:ascii="Times New Roman" w:hAnsi="Times New Roman"/>
          <w:color w:val="000000" w:themeColor="text1"/>
          <w:vertAlign w:val="superscript"/>
        </w:rPr>
        <w:t>3</w:t>
      </w:r>
      <w:r w:rsidRPr="00603CE0">
        <w:rPr>
          <w:rFonts w:ascii="Times New Roman" w:hAnsi="Times New Roman"/>
          <w:color w:val="000000" w:themeColor="text1"/>
        </w:rPr>
        <w:fldChar w:fldCharType="end"/>
      </w:r>
      <w:r w:rsidRPr="00603CE0">
        <w:rPr>
          <w:rFonts w:ascii="Times New Roman" w:hAnsi="Times New Roman"/>
          <w:color w:val="000000" w:themeColor="text1"/>
        </w:rPr>
        <w:t xml:space="preserve">. </w:t>
      </w:r>
    </w:p>
    <w:p w14:paraId="00AEE102" w14:textId="70C0D798" w:rsidR="00313C66" w:rsidRPr="00603CE0" w:rsidRDefault="00313C66" w:rsidP="00A847B0">
      <w:pPr>
        <w:pStyle w:val="ListParagraph"/>
        <w:numPr>
          <w:ilvl w:val="0"/>
          <w:numId w:val="25"/>
        </w:numPr>
        <w:rPr>
          <w:rFonts w:ascii="Times New Roman" w:hAnsi="Times New Roman"/>
          <w:color w:val="000000" w:themeColor="text1"/>
        </w:rPr>
      </w:pPr>
      <w:r w:rsidRPr="00603CE0">
        <w:rPr>
          <w:rFonts w:ascii="Times New Roman" w:hAnsi="Times New Roman"/>
          <w:color w:val="000000" w:themeColor="text1"/>
        </w:rPr>
        <w:t xml:space="preserve">For the proportion of detected cases with symptoms, the model’s rate of cases with symptoms was used as the probability parameter of a Binomial distribution. The likelihood of that trajectory’s rate of cases with symptoms was the density of the distribution for 233 successes out of 343 trials </w:t>
      </w:r>
      <w:r w:rsidRPr="00603CE0">
        <w:rPr>
          <w:rFonts w:ascii="Times New Roman" w:hAnsi="Times New Roman"/>
          <w:color w:val="000000" w:themeColor="text1"/>
        </w:rPr>
        <w:fldChar w:fldCharType="begin"/>
      </w:r>
      <w:r w:rsidR="00492BDF" w:rsidRPr="00603CE0">
        <w:rPr>
          <w:rFonts w:ascii="Times New Roman" w:hAnsi="Times New Roman"/>
          <w:color w:val="000000" w:themeColor="text1"/>
        </w:rPr>
        <w:instrText xml:space="preserve"> ADDIN EN.CITE &lt;EndNote&gt;&lt;Cite&gt;&lt;Author&gt;Newman&lt;/Author&gt;&lt;Year&gt;2012&lt;/Year&gt;&lt;RecNum&gt;2166&lt;/RecNum&gt;&lt;DisplayText&gt;&lt;style face="superscript"&gt;4&lt;/style&gt;&lt;/DisplayText&gt;&lt;record&gt;&lt;rec-number&gt;2166&lt;/rec-number&gt;&lt;foreign-keys&gt;&lt;key app="EN" db-id="wptxs2svnezeaaex5ebp2d9tvv0d9sw25p2p" timestamp="1701717617" guid="a99557a8-e862-4729-83f5-f79ee9c9b64e"&gt;2166&lt;/key&gt;&lt;/foreign-keys&gt;&lt;ref-type name="Journal Article"&gt;17&lt;/ref-type&gt;&lt;contributors&gt;&lt;authors&gt;&lt;author&gt;Newman, Lori Marie&lt;/author&gt;&lt;author&gt;Dowell, Deborah&lt;/author&gt;&lt;author&gt;Bernstein, Kyle&lt;/author&gt;&lt;author&gt;Donnelly, Jennifer&lt;/author&gt;&lt;author&gt;Martins, Summer&lt;/author&gt;&lt;author&gt;Stenger, Mark&lt;/author&gt;&lt;author&gt;Stover, Jeffrey&lt;/author&gt;&lt;author&gt;Weinstock, Hillard&lt;/author&gt;&lt;/authors&gt;&lt;/contributors&gt;&lt;titles&gt;&lt;title&gt;A Tale of Two Gonorrhea Epidemics: Results from the STD Surveillance Network&lt;/title&gt;&lt;secondary-title&gt;Public Health Reports&lt;/secondary-title&gt;&lt;/titles&gt;&lt;periodical&gt;&lt;full-title&gt;Public Health Reports&lt;/full-title&gt;&lt;/periodical&gt;&lt;pages&gt;282-292&lt;/pages&gt;&lt;volume&gt;127&lt;/volume&gt;&lt;number&gt;3&lt;/number&gt;&lt;dates&gt;&lt;year&gt;2012&lt;/year&gt;&lt;/dates&gt;&lt;publisher&gt;SAGE Publications&lt;/publisher&gt;&lt;isbn&gt;0033-3549&lt;/isbn&gt;&lt;urls&gt;&lt;related-urls&gt;&lt;url&gt;https://dx.doi.org/10.1177/003335491212700308&lt;/url&gt;&lt;/related-urls&gt;&lt;/urls&gt;&lt;electronic-resource-num&gt;10.1177/003335491212700308&lt;/electronic-resource-num&gt;&lt;/record&gt;&lt;/Cite&gt;&lt;/EndNote&gt;</w:instrText>
      </w:r>
      <w:r w:rsidRPr="00603CE0">
        <w:rPr>
          <w:rFonts w:ascii="Times New Roman" w:hAnsi="Times New Roman"/>
          <w:color w:val="000000" w:themeColor="text1"/>
        </w:rPr>
        <w:fldChar w:fldCharType="separate"/>
      </w:r>
      <w:r w:rsidR="00492BDF" w:rsidRPr="00603CE0">
        <w:rPr>
          <w:rFonts w:ascii="Times New Roman" w:hAnsi="Times New Roman"/>
          <w:color w:val="000000" w:themeColor="text1"/>
          <w:vertAlign w:val="superscript"/>
        </w:rPr>
        <w:t>4</w:t>
      </w:r>
      <w:r w:rsidRPr="00603CE0">
        <w:rPr>
          <w:rFonts w:ascii="Times New Roman" w:hAnsi="Times New Roman"/>
          <w:color w:val="000000" w:themeColor="text1"/>
        </w:rPr>
        <w:fldChar w:fldCharType="end"/>
      </w:r>
      <w:r w:rsidRPr="00603CE0">
        <w:rPr>
          <w:rFonts w:ascii="Times New Roman" w:hAnsi="Times New Roman"/>
          <w:color w:val="000000" w:themeColor="text1"/>
        </w:rPr>
        <w:t>.</w:t>
      </w:r>
    </w:p>
    <w:p w14:paraId="5A9A16E7" w14:textId="15680E4A" w:rsidR="00D72906" w:rsidRPr="00603CE0" w:rsidRDefault="0018389D" w:rsidP="00080FC3">
      <w:pPr>
        <w:rPr>
          <w:rFonts w:ascii="Times New Roman" w:hAnsi="Times New Roman"/>
          <w:color w:val="000000" w:themeColor="text1"/>
        </w:rPr>
      </w:pPr>
      <w:r w:rsidRPr="00603CE0">
        <w:rPr>
          <w:rFonts w:ascii="Times New Roman" w:hAnsi="Times New Roman"/>
          <w:color w:val="000000" w:themeColor="text1"/>
        </w:rPr>
        <w:t>The likelihoods of all trajectories</w:t>
      </w:r>
      <w:r w:rsidR="00CC45EC" w:rsidRPr="00603CE0">
        <w:rPr>
          <w:rFonts w:ascii="Times New Roman" w:hAnsi="Times New Roman"/>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1</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2</m:t>
            </m:r>
          </m:sub>
        </m:sSub>
        <m:r>
          <w:rPr>
            <w:rFonts w:ascii="Cambria Math" w:hAnsi="Cambria Math"/>
            <w:color w:val="000000" w:themeColor="text1"/>
          </w:rPr>
          <m:t>, …,</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N</m:t>
            </m:r>
          </m:sub>
        </m:sSub>
      </m:oMath>
      <w:r w:rsidR="00CC45EC" w:rsidRPr="00603CE0">
        <w:rPr>
          <w:rFonts w:ascii="Times New Roman" w:hAnsi="Times New Roman"/>
          <w:color w:val="000000" w:themeColor="text1"/>
        </w:rPr>
        <w:t>)</w:t>
      </w:r>
      <w:r w:rsidR="00313C66" w:rsidRPr="00603CE0">
        <w:rPr>
          <w:rFonts w:ascii="Times New Roman" w:hAnsi="Times New Roman"/>
          <w:color w:val="000000" w:themeColor="text1"/>
        </w:rPr>
        <w:t xml:space="preserve"> were scaled to the maximum </w:t>
      </w:r>
      <w:r w:rsidR="00D72906" w:rsidRPr="00603CE0">
        <w:rPr>
          <w:rFonts w:ascii="Times New Roman" w:hAnsi="Times New Roman"/>
          <w:color w:val="000000" w:themeColor="text1"/>
        </w:rPr>
        <w:t xml:space="preserve">calculated </w:t>
      </w:r>
      <w:r w:rsidR="00313C66" w:rsidRPr="00603CE0">
        <w:rPr>
          <w:rFonts w:ascii="Times New Roman" w:hAnsi="Times New Roman"/>
          <w:color w:val="000000" w:themeColor="text1"/>
        </w:rPr>
        <w:t>likelihood</w:t>
      </w:r>
      <w:r w:rsidR="00CC45EC" w:rsidRPr="00603CE0">
        <w:rPr>
          <w:rFonts w:ascii="Times New Roman" w:hAnsi="Times New Roman"/>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max</m:t>
            </m:r>
          </m:sub>
        </m:sSub>
      </m:oMath>
      <w:r w:rsidR="00CC45EC" w:rsidRPr="00603CE0">
        <w:rPr>
          <w:rFonts w:ascii="Times New Roman" w:hAnsi="Times New Roman"/>
          <w:color w:val="000000" w:themeColor="text1"/>
        </w:rPr>
        <w:t>)</w:t>
      </w:r>
      <w:r w:rsidR="00CC2AC5" w:rsidRPr="00603CE0">
        <w:rPr>
          <w:rFonts w:ascii="Times New Roman" w:hAnsi="Times New Roman"/>
          <w:color w:val="000000" w:themeColor="text1"/>
        </w:rPr>
        <w:t xml:space="preserve"> </w:t>
      </w:r>
      <w:r w:rsidR="004818F6" w:rsidRPr="00603CE0">
        <w:rPr>
          <w:rFonts w:ascii="Times New Roman" w:hAnsi="Times New Roman"/>
          <w:color w:val="000000" w:themeColor="text1"/>
        </w:rPr>
        <w:t xml:space="preserve">to </w:t>
      </w:r>
      <w:r w:rsidR="00CC2AC5" w:rsidRPr="00603CE0">
        <w:rPr>
          <w:rFonts w:ascii="Times New Roman" w:hAnsi="Times New Roman"/>
          <w:color w:val="000000" w:themeColor="text1"/>
        </w:rPr>
        <w:t>obtain</w:t>
      </w:r>
      <w:r w:rsidR="004818F6" w:rsidRPr="00603CE0">
        <w:rPr>
          <w:rFonts w:ascii="Times New Roman" w:hAnsi="Times New Roman"/>
          <w:color w:val="000000" w:themeColor="text1"/>
        </w:rPr>
        <w:t xml:space="preserve"> the probability</w:t>
      </w:r>
      <w:r w:rsidR="00313C66" w:rsidRPr="00603CE0">
        <w:rPr>
          <w:rFonts w:ascii="Times New Roman" w:hAnsi="Times New Roman"/>
          <w:color w:val="000000" w:themeColor="text1"/>
        </w:rPr>
        <w:t xml:space="preserve"> weights</w:t>
      </w:r>
      <w:r w:rsidR="00CC45EC" w:rsidRPr="00603CE0">
        <w:rPr>
          <w:rFonts w:ascii="Times New Roman" w:hAnsi="Times New Roman"/>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oMath>
      <w:r w:rsidR="00CC45EC" w:rsidRPr="00603CE0">
        <w:rPr>
          <w:rFonts w:ascii="Times New Roman" w:hAnsi="Times New Roman"/>
          <w:color w:val="000000" w:themeColor="text1"/>
        </w:rPr>
        <w:t>s)</w:t>
      </w:r>
      <w:r w:rsidR="00D72906" w:rsidRPr="00603CE0">
        <w:rPr>
          <w:rFonts w:ascii="Times New Roman" w:hAnsi="Times New Roman"/>
          <w:color w:val="000000" w:themeColor="text1"/>
        </w:rPr>
        <w:t xml:space="preserve"> according to the following formula:</w:t>
      </w:r>
    </w:p>
    <w:p w14:paraId="5DB7576F" w14:textId="24C6AFE2" w:rsidR="00D72906" w:rsidRPr="00603CE0" w:rsidRDefault="00364D89" w:rsidP="00080FC3">
      <w:pPr>
        <w:rPr>
          <w:rFonts w:ascii="Times New Roman" w:hAnsi="Times New Roman"/>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r>
            <w:rPr>
              <w:rFonts w:ascii="Cambria Math" w:hAnsi="Cambria Math"/>
              <w:color w:val="000000" w:themeColor="text1"/>
            </w:rPr>
            <m:t xml:space="preserve"> = </m:t>
          </m:r>
          <m:sSub>
            <m:sSubPr>
              <m:ctrlPr>
                <w:rPr>
                  <w:rFonts w:ascii="Cambria Math" w:hAnsi="Cambria Math"/>
                  <w:i/>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max</m:t>
                      </m:r>
                    </m:sub>
                  </m:sSub>
                  <m:r>
                    <w:rPr>
                      <w:rFonts w:ascii="Cambria Math" w:hAnsi="Cambria Math"/>
                      <w:color w:val="000000" w:themeColor="text1"/>
                    </w:rPr>
                    <m:t>)</m:t>
                  </m:r>
                </m:sup>
              </m:sSup>
              <m:r>
                <w:rPr>
                  <w:rFonts w:ascii="Cambria Math" w:hAnsi="Cambria Math"/>
                  <w:color w:val="000000" w:themeColor="text1"/>
                </w:rPr>
                <m:t>/</m:t>
              </m:r>
              <m:r>
                <w:rPr>
                  <w:rFonts w:ascii="Cambria Math" w:hAnsi="Cambria Math"/>
                  <w:color w:val="000000" w:themeColor="text1"/>
                </w:rPr>
                <m:t>W</m:t>
              </m:r>
            </m:e>
            <m:sub>
              <m:r>
                <w:rPr>
                  <w:rFonts w:ascii="Cambria Math" w:hAnsi="Cambria Math"/>
                  <w:color w:val="000000" w:themeColor="text1"/>
                </w:rPr>
                <m:t xml:space="preserve">, </m:t>
              </m:r>
            </m:sub>
          </m:sSub>
        </m:oMath>
      </m:oMathPara>
    </w:p>
    <w:p w14:paraId="2136A5D0" w14:textId="1AAD9CD7" w:rsidR="005B18B0" w:rsidRPr="00603CE0" w:rsidRDefault="005B18B0" w:rsidP="00CC45EC">
      <w:pPr>
        <w:rPr>
          <w:rFonts w:ascii="Times New Roman" w:hAnsi="Times New Roman"/>
          <w:color w:val="000000" w:themeColor="text1"/>
        </w:rPr>
      </w:pPr>
      <w:r w:rsidRPr="00603CE0">
        <w:rPr>
          <w:rFonts w:ascii="Times New Roman" w:hAnsi="Times New Roman"/>
          <w:color w:val="000000" w:themeColor="text1"/>
        </w:rPr>
        <w:t xml:space="preserve">where </w:t>
      </w:r>
      <m:oMath>
        <m:r>
          <w:rPr>
            <w:rFonts w:ascii="Cambria Math" w:hAnsi="Cambria Math"/>
            <w:color w:val="000000" w:themeColor="text1"/>
          </w:rPr>
          <m:t>W=</m:t>
        </m:r>
        <m:nary>
          <m:naryPr>
            <m:chr m:val="∑"/>
            <m:limLoc m:val="subSup"/>
            <m:supHide m:val="1"/>
            <m:ctrlPr>
              <w:rPr>
                <w:rFonts w:ascii="Cambria Math" w:hAnsi="Cambria Math"/>
                <w:i/>
                <w:color w:val="000000" w:themeColor="text1"/>
              </w:rPr>
            </m:ctrlPr>
          </m:naryPr>
          <m:sub>
            <m:r>
              <w:rPr>
                <w:rFonts w:ascii="Cambria Math" w:hAnsi="Cambria Math"/>
                <w:color w:val="000000" w:themeColor="text1"/>
              </w:rPr>
              <m:t>i</m:t>
            </m:r>
          </m:sub>
          <m:sup/>
          <m:e>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max</m:t>
                    </m:r>
                  </m:sub>
                </m:sSub>
                <m:r>
                  <w:rPr>
                    <w:rFonts w:ascii="Cambria Math" w:hAnsi="Cambria Math"/>
                    <w:color w:val="000000" w:themeColor="text1"/>
                  </w:rPr>
                  <m:t>)</m:t>
                </m:r>
              </m:sup>
            </m:sSup>
          </m:e>
        </m:nary>
        <m:r>
          <w:rPr>
            <w:rFonts w:ascii="Cambria Math" w:hAnsi="Cambria Math"/>
            <w:color w:val="000000" w:themeColor="text1"/>
          </w:rPr>
          <m:t>.</m:t>
        </m:r>
      </m:oMath>
    </w:p>
    <w:p w14:paraId="406A44DA" w14:textId="54CADB22" w:rsidR="0074428D" w:rsidRPr="00603CE0" w:rsidRDefault="00D72906" w:rsidP="00CC45EC">
      <w:pPr>
        <w:rPr>
          <w:rFonts w:ascii="Times New Roman" w:hAnsi="Times New Roman"/>
          <w:color w:val="000000" w:themeColor="text1"/>
        </w:rPr>
      </w:pPr>
      <w:r w:rsidRPr="00603CE0">
        <w:rPr>
          <w:rFonts w:ascii="Times New Roman" w:hAnsi="Times New Roman"/>
          <w:color w:val="000000" w:themeColor="text1"/>
        </w:rPr>
        <w:t>These probability weights were then us</w:t>
      </w:r>
      <w:r w:rsidR="00313C66" w:rsidRPr="00603CE0">
        <w:rPr>
          <w:rFonts w:ascii="Times New Roman" w:hAnsi="Times New Roman"/>
          <w:color w:val="000000" w:themeColor="text1"/>
        </w:rPr>
        <w:t xml:space="preserve">ed to resample </w:t>
      </w:r>
      <w:r w:rsidR="00BB1CD8" w:rsidRPr="00603CE0">
        <w:rPr>
          <w:rFonts w:ascii="Times New Roman" w:hAnsi="Times New Roman"/>
          <w:color w:val="000000" w:themeColor="text1"/>
        </w:rPr>
        <w:t xml:space="preserve">1000 trajectories, </w:t>
      </w:r>
      <w:r w:rsidR="00313C66" w:rsidRPr="00603CE0">
        <w:rPr>
          <w:rFonts w:ascii="Times New Roman" w:hAnsi="Times New Roman"/>
          <w:color w:val="000000" w:themeColor="text1"/>
        </w:rPr>
        <w:t>with replacement</w:t>
      </w:r>
      <w:r w:rsidR="00BB1CD8" w:rsidRPr="00603CE0">
        <w:rPr>
          <w:rFonts w:ascii="Times New Roman" w:hAnsi="Times New Roman"/>
          <w:color w:val="000000" w:themeColor="text1"/>
        </w:rPr>
        <w:t xml:space="preserve">, to project the impact of different strategies. </w:t>
      </w:r>
      <w:r w:rsidR="00CC45EC" w:rsidRPr="00603CE0">
        <w:rPr>
          <w:rFonts w:ascii="Times New Roman" w:hAnsi="Times New Roman"/>
          <w:color w:val="000000" w:themeColor="text1"/>
        </w:rPr>
        <w:t>This resampling step resulted in</w:t>
      </w:r>
      <w:r w:rsidR="00313C66" w:rsidRPr="00603CE0">
        <w:rPr>
          <w:rFonts w:ascii="Times New Roman" w:hAnsi="Times New Roman"/>
          <w:color w:val="000000" w:themeColor="text1"/>
        </w:rPr>
        <w:t xml:space="preserve"> </w:t>
      </w:r>
      <w:r w:rsidR="00803AE8" w:rsidRPr="00603CE0">
        <w:rPr>
          <w:rFonts w:ascii="Times New Roman" w:hAnsi="Times New Roman"/>
          <w:color w:val="000000" w:themeColor="text1"/>
        </w:rPr>
        <w:t xml:space="preserve">337 </w:t>
      </w:r>
      <w:r w:rsidR="00313C66" w:rsidRPr="00603CE0">
        <w:rPr>
          <w:rFonts w:ascii="Times New Roman" w:hAnsi="Times New Roman"/>
          <w:color w:val="000000" w:themeColor="text1"/>
        </w:rPr>
        <w:t xml:space="preserve">unique trajectories. These exact parameter values (including the random seed) were saved to be re-imported into the </w:t>
      </w:r>
      <w:r w:rsidR="00313C66" w:rsidRPr="00603CE0">
        <w:rPr>
          <w:rFonts w:ascii="Times New Roman" w:hAnsi="Times New Roman"/>
          <w:color w:val="000000" w:themeColor="text1"/>
        </w:rPr>
        <w:lastRenderedPageBreak/>
        <w:t>model. The frequency with which certain trajectories were repeatedly resampled was later used to weight the results of the counterfactual simulations.</w:t>
      </w:r>
    </w:p>
    <w:p w14:paraId="6554BFB2" w14:textId="533EA7B9" w:rsidR="00313C66" w:rsidRDefault="00440303" w:rsidP="00647D32">
      <w:pPr>
        <w:rPr>
          <w:rFonts w:ascii="Times New Roman" w:hAnsi="Times New Roman"/>
          <w:color w:val="000000" w:themeColor="text1"/>
        </w:rPr>
      </w:pPr>
      <w:r w:rsidRPr="00603CE0">
        <w:rPr>
          <w:rFonts w:ascii="Times New Roman" w:hAnsi="Times New Roman"/>
          <w:color w:val="000000" w:themeColor="text1"/>
        </w:rPr>
        <w:t xml:space="preserve">Parameter estimates (including </w:t>
      </w:r>
      <w:r w:rsidR="00B446FC" w:rsidRPr="00603CE0">
        <w:rPr>
          <w:rFonts w:ascii="Times New Roman" w:hAnsi="Times New Roman"/>
          <w:color w:val="000000" w:themeColor="text1"/>
        </w:rPr>
        <w:t xml:space="preserve">repeated resampling of the same trajectory) are shown in </w:t>
      </w:r>
      <w:r w:rsidR="00DE2A0D" w:rsidRPr="00603CE0">
        <w:rPr>
          <w:rFonts w:ascii="Times New Roman" w:hAnsi="Times New Roman"/>
          <w:color w:val="000000" w:themeColor="text1"/>
        </w:rPr>
        <w:fldChar w:fldCharType="begin"/>
      </w:r>
      <w:r w:rsidR="00DE2A0D" w:rsidRPr="00603CE0">
        <w:rPr>
          <w:rFonts w:ascii="Times New Roman" w:hAnsi="Times New Roman"/>
          <w:color w:val="000000" w:themeColor="text1"/>
        </w:rPr>
        <w:instrText xml:space="preserve"> REF _Ref194068936 \h  \* MERGEFORMAT </w:instrText>
      </w:r>
      <w:r w:rsidR="00DE2A0D" w:rsidRPr="00603CE0">
        <w:rPr>
          <w:rFonts w:ascii="Times New Roman" w:hAnsi="Times New Roman"/>
          <w:color w:val="000000" w:themeColor="text1"/>
        </w:rPr>
      </w:r>
      <w:r w:rsidR="00DE2A0D"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S3</w:t>
      </w:r>
      <w:r w:rsidR="00DE2A0D" w:rsidRPr="00603CE0">
        <w:rPr>
          <w:rFonts w:ascii="Times New Roman" w:hAnsi="Times New Roman"/>
          <w:color w:val="000000" w:themeColor="text1"/>
        </w:rPr>
        <w:fldChar w:fldCharType="end"/>
      </w:r>
      <w:r w:rsidR="00B446FC" w:rsidRPr="00603CE0">
        <w:rPr>
          <w:rFonts w:ascii="Times New Roman" w:hAnsi="Times New Roman"/>
          <w:color w:val="000000" w:themeColor="text1"/>
        </w:rPr>
        <w:t>.</w:t>
      </w:r>
      <w:r w:rsidR="00336E2F" w:rsidRPr="00603CE0">
        <w:rPr>
          <w:rFonts w:ascii="Times New Roman" w:hAnsi="Times New Roman"/>
          <w:color w:val="000000" w:themeColor="text1"/>
        </w:rPr>
        <w:t xml:space="preserve"> Running these </w:t>
      </w:r>
      <w:r w:rsidR="00803AE8" w:rsidRPr="00603CE0">
        <w:rPr>
          <w:rFonts w:ascii="Times New Roman" w:hAnsi="Times New Roman"/>
          <w:color w:val="000000" w:themeColor="text1"/>
        </w:rPr>
        <w:t>3</w:t>
      </w:r>
      <w:r w:rsidR="00511430" w:rsidRPr="00603CE0">
        <w:rPr>
          <w:rFonts w:ascii="Times New Roman" w:hAnsi="Times New Roman"/>
          <w:color w:val="000000" w:themeColor="text1"/>
        </w:rPr>
        <w:t>80</w:t>
      </w:r>
      <w:r w:rsidR="00803AE8" w:rsidRPr="00603CE0">
        <w:rPr>
          <w:rFonts w:ascii="Times New Roman" w:hAnsi="Times New Roman"/>
          <w:color w:val="000000" w:themeColor="text1"/>
        </w:rPr>
        <w:t xml:space="preserve"> </w:t>
      </w:r>
      <w:r w:rsidR="00336E2F" w:rsidRPr="00603CE0">
        <w:rPr>
          <w:rFonts w:ascii="Times New Roman" w:hAnsi="Times New Roman"/>
          <w:color w:val="000000" w:themeColor="text1"/>
        </w:rPr>
        <w:t>trajectories without the addition of AMR resulted in stable outcomes over time, remaining within the range of the calibration targets (</w:t>
      </w:r>
      <w:r w:rsidR="008D3ABE" w:rsidRPr="00603CE0">
        <w:rPr>
          <w:rFonts w:ascii="Times New Roman" w:hAnsi="Times New Roman"/>
          <w:color w:val="000000" w:themeColor="text1"/>
        </w:rPr>
        <w:fldChar w:fldCharType="begin"/>
      </w:r>
      <w:r w:rsidR="008D3ABE" w:rsidRPr="00603CE0">
        <w:rPr>
          <w:rFonts w:ascii="Times New Roman" w:hAnsi="Times New Roman"/>
          <w:color w:val="000000" w:themeColor="text1"/>
        </w:rPr>
        <w:instrText xml:space="preserve"> REF _Ref162342353 \h </w:instrText>
      </w:r>
      <w:r w:rsidR="00885DFD" w:rsidRPr="00603CE0">
        <w:rPr>
          <w:rFonts w:ascii="Times New Roman" w:hAnsi="Times New Roman"/>
          <w:color w:val="000000" w:themeColor="text1"/>
        </w:rPr>
        <w:instrText xml:space="preserve"> \* MERGEFORMAT </w:instrText>
      </w:r>
      <w:r w:rsidR="008D3ABE" w:rsidRPr="00603CE0">
        <w:rPr>
          <w:rFonts w:ascii="Times New Roman" w:hAnsi="Times New Roman"/>
          <w:color w:val="000000" w:themeColor="text1"/>
        </w:rPr>
      </w:r>
      <w:r w:rsidR="008D3ABE"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2</w:t>
      </w:r>
      <w:r w:rsidR="008D3ABE" w:rsidRPr="00603CE0">
        <w:rPr>
          <w:rFonts w:ascii="Times New Roman" w:hAnsi="Times New Roman"/>
          <w:color w:val="000000" w:themeColor="text1"/>
        </w:rPr>
        <w:fldChar w:fldCharType="end"/>
      </w:r>
      <w:r w:rsidR="00336E2F" w:rsidRPr="00603CE0">
        <w:rPr>
          <w:rFonts w:ascii="Times New Roman" w:hAnsi="Times New Roman"/>
          <w:color w:val="000000" w:themeColor="text1"/>
        </w:rPr>
        <w:t>).</w:t>
      </w:r>
      <w:r w:rsidR="00313C66" w:rsidRPr="00603CE0">
        <w:rPr>
          <w:rFonts w:ascii="Times New Roman" w:hAnsi="Times New Roman"/>
          <w:color w:val="000000" w:themeColor="text1"/>
        </w:rPr>
        <w:t xml:space="preserve"> </w:t>
      </w:r>
    </w:p>
    <w:p w14:paraId="437A34C9" w14:textId="3D0CB639" w:rsidR="00577B90" w:rsidRDefault="002571F7" w:rsidP="00647D32">
      <w:pPr>
        <w:rPr>
          <w:rFonts w:ascii="Times New Roman" w:hAnsi="Times New Roman"/>
          <w:color w:val="000000" w:themeColor="text1"/>
        </w:rPr>
      </w:pPr>
      <w:r>
        <w:rPr>
          <w:rFonts w:ascii="Times New Roman" w:hAnsi="Times New Roman"/>
          <w:color w:val="000000" w:themeColor="text1"/>
        </w:rPr>
        <w:t xml:space="preserve">We assessed goodness-of-fit of our posterior trajectories to the calibration targets using a few metrics. </w:t>
      </w:r>
      <w:ins w:id="307" w:author="Ekanayake-Weber, Marcy" w:date="2026-02-19T11:11:00Z" w16du:dateUtc="2026-02-19T16:11:00Z">
        <w:r w:rsidR="00B35AB6">
          <w:rPr>
            <w:rFonts w:ascii="Times New Roman" w:hAnsi="Times New Roman"/>
            <w:color w:val="000000" w:themeColor="text1"/>
          </w:rPr>
          <w:t>These results are available in Table S5.</w:t>
        </w:r>
      </w:ins>
    </w:p>
    <w:p w14:paraId="5997999A" w14:textId="77777777" w:rsidR="00577B90" w:rsidRPr="00603CE0" w:rsidRDefault="00577B90" w:rsidP="00647D32">
      <w:pPr>
        <w:rPr>
          <w:rFonts w:ascii="Times New Roman" w:hAnsi="Times New Roman"/>
          <w:color w:val="000000" w:themeColor="text1"/>
        </w:rPr>
      </w:pPr>
    </w:p>
    <w:p w14:paraId="7F4AF6FD" w14:textId="77777777" w:rsidR="00313C66" w:rsidRPr="00603CE0" w:rsidRDefault="00313C66" w:rsidP="00222BC2">
      <w:pPr>
        <w:pStyle w:val="SH2"/>
      </w:pPr>
      <w:bookmarkStart w:id="308" w:name="_Ref173224662"/>
      <w:r w:rsidRPr="00603CE0">
        <w:t>Model Validation</w:t>
      </w:r>
      <w:bookmarkEnd w:id="308"/>
    </w:p>
    <w:p w14:paraId="17111202" w14:textId="0A84C883" w:rsidR="00CA5F4B" w:rsidRPr="00603CE0" w:rsidRDefault="00313C66" w:rsidP="00E22628">
      <w:pPr>
        <w:rPr>
          <w:rFonts w:ascii="Times New Roman" w:hAnsi="Times New Roman"/>
          <w:color w:val="000000" w:themeColor="text1"/>
        </w:rPr>
      </w:pPr>
      <w:r w:rsidRPr="00603CE0">
        <w:rPr>
          <w:rFonts w:ascii="Times New Roman" w:hAnsi="Times New Roman"/>
          <w:color w:val="000000" w:themeColor="text1"/>
        </w:rPr>
        <w:t xml:space="preserve">To ensure that parameters were having the expected effects on outcomes, we calculated partial rank correlation coefficients for a variety of parameters on several outcomes, either at the conclusion of the simulation (prevalence, proportion of cases presenting with symptoms) or cumulative (incidence, monetary costs, QALYs). </w:t>
      </w:r>
      <w:r w:rsidR="00232A91" w:rsidRPr="00603CE0">
        <w:rPr>
          <w:rFonts w:ascii="Times New Roman" w:hAnsi="Times New Roman"/>
          <w:color w:val="000000" w:themeColor="text1"/>
        </w:rPr>
        <w:t>Partial-rank</w:t>
      </w:r>
      <w:r w:rsidR="00096CE3" w:rsidRPr="00603CE0">
        <w:rPr>
          <w:rFonts w:ascii="Times New Roman" w:hAnsi="Times New Roman"/>
          <w:color w:val="000000" w:themeColor="text1"/>
        </w:rPr>
        <w:t xml:space="preserve"> correlation coeffi</w:t>
      </w:r>
      <w:r w:rsidR="00BA67FA" w:rsidRPr="00603CE0">
        <w:rPr>
          <w:rFonts w:ascii="Times New Roman" w:hAnsi="Times New Roman"/>
          <w:color w:val="000000" w:themeColor="text1"/>
        </w:rPr>
        <w:t xml:space="preserve">cients (PRCC) were calculated </w:t>
      </w:r>
      <w:r w:rsidR="00685376" w:rsidRPr="00603CE0">
        <w:rPr>
          <w:rFonts w:ascii="Times New Roman" w:hAnsi="Times New Roman"/>
          <w:color w:val="000000" w:themeColor="text1"/>
        </w:rPr>
        <w:t xml:space="preserve">for a </w:t>
      </w:r>
      <w:r w:rsidR="00E97956" w:rsidRPr="00603CE0">
        <w:rPr>
          <w:rFonts w:ascii="Times New Roman" w:hAnsi="Times New Roman"/>
          <w:color w:val="000000" w:themeColor="text1"/>
        </w:rPr>
        <w:t xml:space="preserve">run on the base model settings (i.e., drug X available in year 20, </w:t>
      </w:r>
      <w:r w:rsidR="00E534AD" w:rsidRPr="00603CE0">
        <w:rPr>
          <w:rFonts w:ascii="Times New Roman" w:hAnsi="Times New Roman"/>
          <w:color w:val="000000" w:themeColor="text1"/>
        </w:rPr>
        <w:t>80% TOC adherence, 80% DST coverage)</w:t>
      </w:r>
      <w:r w:rsidR="00E97956" w:rsidRPr="00603CE0">
        <w:rPr>
          <w:rFonts w:ascii="Times New Roman" w:hAnsi="Times New Roman"/>
          <w:color w:val="000000" w:themeColor="text1"/>
        </w:rPr>
        <w:t xml:space="preserve"> </w:t>
      </w:r>
      <w:r w:rsidR="00CC041B" w:rsidRPr="00603CE0">
        <w:rPr>
          <w:rFonts w:ascii="Times New Roman" w:hAnsi="Times New Roman"/>
          <w:color w:val="000000" w:themeColor="text1"/>
        </w:rPr>
        <w:t xml:space="preserve">with the same calibrated trajectories as presented in the main text. </w:t>
      </w:r>
      <w:r w:rsidRPr="00603CE0">
        <w:rPr>
          <w:rFonts w:ascii="Times New Roman" w:hAnsi="Times New Roman"/>
          <w:color w:val="000000" w:themeColor="text1"/>
        </w:rPr>
        <w:t xml:space="preserve">Infection parameters (i.e., transmission, screenInterval, probSymptomatic, delayToSeekCare) tended to have strong influence on outcomes. Occasionally the parameters controlling resistant strain importation </w:t>
      </w:r>
      <w:r w:rsidR="00685376" w:rsidRPr="00603CE0">
        <w:rPr>
          <w:rFonts w:ascii="Times New Roman" w:hAnsi="Times New Roman"/>
          <w:color w:val="000000" w:themeColor="text1"/>
        </w:rPr>
        <w:t>(</w:t>
      </w:r>
      <w:r w:rsidR="00D05CF9" w:rsidRPr="00603CE0">
        <w:rPr>
          <w:rFonts w:ascii="Times New Roman" w:hAnsi="Times New Roman"/>
          <w:color w:val="000000" w:themeColor="text1"/>
        </w:rPr>
        <w:t>percentR</w:t>
      </w:r>
      <w:r w:rsidRPr="00603CE0">
        <w:rPr>
          <w:rFonts w:ascii="Times New Roman" w:hAnsi="Times New Roman"/>
          <w:color w:val="000000" w:themeColor="text1"/>
        </w:rPr>
        <w:t xml:space="preserve">esistantA, importingBInterval) also had a strong influence. The cost parameters had some impact on cumulative monetary costs, especially CareCost and TestCost (diagnostic test cost). </w:t>
      </w:r>
      <w:r w:rsidR="00A945F2" w:rsidRPr="00603CE0">
        <w:rPr>
          <w:rFonts w:ascii="Times New Roman" w:hAnsi="Times New Roman"/>
          <w:color w:val="000000" w:themeColor="text1"/>
        </w:rPr>
        <w:t xml:space="preserve">PRCC results are available as </w:t>
      </w:r>
      <w:r w:rsidR="00127B6C" w:rsidRPr="00603CE0">
        <w:rPr>
          <w:rFonts w:ascii="Times New Roman" w:hAnsi="Times New Roman"/>
          <w:color w:val="000000" w:themeColor="text1"/>
        </w:rPr>
        <w:t>an online supplement (zip folder of CSV files).</w:t>
      </w:r>
    </w:p>
    <w:p w14:paraId="5AC85803" w14:textId="19AC3B8E" w:rsidR="00CA5F4B" w:rsidRPr="00603CE0" w:rsidRDefault="00CA5F4B" w:rsidP="00E22628">
      <w:pPr>
        <w:rPr>
          <w:rFonts w:ascii="Times New Roman" w:hAnsi="Times New Roman"/>
          <w:color w:val="000000" w:themeColor="text1"/>
        </w:rPr>
      </w:pPr>
      <w:r w:rsidRPr="00603CE0">
        <w:rPr>
          <w:rFonts w:ascii="Times New Roman" w:hAnsi="Times New Roman"/>
          <w:color w:val="000000" w:themeColor="text1"/>
        </w:rPr>
        <w:t xml:space="preserve">We also informally compared </w:t>
      </w:r>
      <w:r w:rsidR="00842841" w:rsidRPr="00603CE0">
        <w:rPr>
          <w:rFonts w:ascii="Times New Roman" w:hAnsi="Times New Roman"/>
          <w:color w:val="000000" w:themeColor="text1"/>
        </w:rPr>
        <w:t xml:space="preserve">certain </w:t>
      </w:r>
      <w:r w:rsidRPr="00603CE0">
        <w:rPr>
          <w:rFonts w:ascii="Times New Roman" w:hAnsi="Times New Roman"/>
          <w:color w:val="000000" w:themeColor="text1"/>
        </w:rPr>
        <w:t xml:space="preserve">model </w:t>
      </w:r>
      <w:r w:rsidR="00842841" w:rsidRPr="00603CE0">
        <w:rPr>
          <w:rFonts w:ascii="Times New Roman" w:hAnsi="Times New Roman"/>
          <w:color w:val="000000" w:themeColor="text1"/>
        </w:rPr>
        <w:t>outcomes/</w:t>
      </w:r>
      <w:r w:rsidRPr="00603CE0">
        <w:rPr>
          <w:rFonts w:ascii="Times New Roman" w:hAnsi="Times New Roman"/>
          <w:color w:val="000000" w:themeColor="text1"/>
        </w:rPr>
        <w:t>behaviors to real-world data</w:t>
      </w:r>
      <w:r w:rsidR="00842841" w:rsidRPr="00603CE0">
        <w:rPr>
          <w:rFonts w:ascii="Times New Roman" w:hAnsi="Times New Roman"/>
          <w:color w:val="000000" w:themeColor="text1"/>
        </w:rPr>
        <w:t xml:space="preserve">. This included the </w:t>
      </w:r>
      <w:r w:rsidR="0074424A" w:rsidRPr="00603CE0">
        <w:rPr>
          <w:rFonts w:ascii="Times New Roman" w:hAnsi="Times New Roman"/>
          <w:color w:val="000000" w:themeColor="text1"/>
        </w:rPr>
        <w:t>rate of developing sequelae (specifically, disseminated gonococcal infection</w:t>
      </w:r>
      <w:r w:rsidR="00E26EDA" w:rsidRPr="00603CE0">
        <w:rPr>
          <w:rFonts w:ascii="Times New Roman" w:hAnsi="Times New Roman"/>
          <w:color w:val="000000" w:themeColor="text1"/>
        </w:rPr>
        <w:t>, DGI</w:t>
      </w:r>
      <w:r w:rsidR="0074424A" w:rsidRPr="00603CE0">
        <w:rPr>
          <w:rFonts w:ascii="Times New Roman" w:hAnsi="Times New Roman"/>
          <w:color w:val="000000" w:themeColor="text1"/>
        </w:rPr>
        <w:t>) and the number</w:t>
      </w:r>
      <w:r w:rsidR="00C41EC2" w:rsidRPr="00603CE0">
        <w:rPr>
          <w:rFonts w:ascii="Times New Roman" w:hAnsi="Times New Roman"/>
          <w:color w:val="000000" w:themeColor="text1"/>
        </w:rPr>
        <w:t xml:space="preserve"> of male sexual partners an individual reported in the past 12 months.</w:t>
      </w:r>
    </w:p>
    <w:p w14:paraId="0FFD7CD3" w14:textId="0D6A6E92" w:rsidR="00537B90" w:rsidRPr="00603CE0" w:rsidRDefault="00E26EDA" w:rsidP="00EA7A42">
      <w:pPr>
        <w:pStyle w:val="ListParagraph"/>
        <w:numPr>
          <w:ilvl w:val="0"/>
          <w:numId w:val="27"/>
        </w:numPr>
        <w:rPr>
          <w:rFonts w:ascii="Times New Roman" w:hAnsi="Times New Roman"/>
          <w:color w:val="000000" w:themeColor="text1"/>
        </w:rPr>
      </w:pPr>
      <w:r w:rsidRPr="00603CE0">
        <w:rPr>
          <w:rFonts w:ascii="Times New Roman" w:hAnsi="Times New Roman"/>
          <w:color w:val="000000" w:themeColor="text1"/>
        </w:rPr>
        <w:t xml:space="preserve">From the model, we took the incident cases of DGI and divided this by the </w:t>
      </w:r>
      <w:r w:rsidR="00EA7A42" w:rsidRPr="00603CE0">
        <w:rPr>
          <w:rFonts w:ascii="Times New Roman" w:hAnsi="Times New Roman"/>
          <w:color w:val="000000" w:themeColor="text1"/>
        </w:rPr>
        <w:t xml:space="preserve">detected cases of gonorrhea. </w:t>
      </w:r>
      <w:r w:rsidR="00E9134C" w:rsidRPr="00603CE0">
        <w:rPr>
          <w:rFonts w:ascii="Times New Roman" w:hAnsi="Times New Roman"/>
          <w:color w:val="000000" w:themeColor="text1"/>
        </w:rPr>
        <w:t xml:space="preserve">The result was a </w:t>
      </w:r>
      <w:r w:rsidR="00464E6C" w:rsidRPr="00603CE0">
        <w:rPr>
          <w:rFonts w:ascii="Times New Roman" w:hAnsi="Times New Roman"/>
          <w:color w:val="000000" w:themeColor="text1"/>
        </w:rPr>
        <w:t xml:space="preserve">DGI </w:t>
      </w:r>
      <w:r w:rsidR="00E9134C" w:rsidRPr="00603CE0">
        <w:rPr>
          <w:rFonts w:ascii="Times New Roman" w:hAnsi="Times New Roman"/>
          <w:color w:val="000000" w:themeColor="text1"/>
        </w:rPr>
        <w:t xml:space="preserve">rate of 1.858% </w:t>
      </w:r>
      <w:r w:rsidR="008E22C7" w:rsidRPr="00603CE0">
        <w:rPr>
          <w:rFonts w:ascii="Times New Roman" w:hAnsi="Times New Roman"/>
          <w:color w:val="000000" w:themeColor="text1"/>
        </w:rPr>
        <w:t>(95% UI, 0.92-</w:t>
      </w:r>
      <w:r w:rsidR="00464E6C" w:rsidRPr="00603CE0">
        <w:rPr>
          <w:rFonts w:ascii="Times New Roman" w:hAnsi="Times New Roman"/>
          <w:color w:val="000000" w:themeColor="text1"/>
        </w:rPr>
        <w:t xml:space="preserve">3.443%). </w:t>
      </w:r>
      <w:r w:rsidR="007F120F" w:rsidRPr="00603CE0">
        <w:rPr>
          <w:rFonts w:ascii="Times New Roman" w:hAnsi="Times New Roman"/>
          <w:color w:val="000000" w:themeColor="text1"/>
        </w:rPr>
        <w:t>Data on gonococcal sequelae in men is scarce,</w:t>
      </w:r>
      <w:r w:rsidR="00CA2F35" w:rsidRPr="00603CE0">
        <w:rPr>
          <w:rFonts w:ascii="Times New Roman" w:hAnsi="Times New Roman"/>
          <w:color w:val="000000" w:themeColor="text1"/>
        </w:rPr>
        <w:fldChar w:fldCharType="begin">
          <w:fldData xml:space="preserve">PEVuZE5vdGU+PENpdGU+PEF1dGhvcj5Ib29rPC9BdXRob3I+PFllYXI+MjAwODwvWWVhcj48UmVj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==
</w:fldData>
        </w:fldChar>
      </w:r>
      <w:r w:rsidR="00D77C1B" w:rsidRPr="00603CE0">
        <w:rPr>
          <w:rFonts w:ascii="Times New Roman" w:hAnsi="Times New Roman"/>
          <w:color w:val="000000" w:themeColor="text1"/>
        </w:rPr>
        <w:instrText xml:space="preserve"> ADDIN EN.CITE </w:instrText>
      </w:r>
      <w:r w:rsidR="00D77C1B" w:rsidRPr="00603CE0">
        <w:rPr>
          <w:rFonts w:ascii="Times New Roman" w:hAnsi="Times New Roman"/>
          <w:color w:val="000000" w:themeColor="text1"/>
        </w:rPr>
        <w:fldChar w:fldCharType="begin">
          <w:fldData xml:space="preserve">PEVuZE5vdGU+PENpdGU+PEF1dGhvcj5Ib29rPC9BdXRob3I+PFllYXI+MjAwODwvWWVhcj48UmVj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==
</w:fldData>
        </w:fldChar>
      </w:r>
      <w:r w:rsidR="00D77C1B" w:rsidRPr="00603CE0">
        <w:rPr>
          <w:rFonts w:ascii="Times New Roman" w:hAnsi="Times New Roman"/>
          <w:color w:val="000000" w:themeColor="text1"/>
        </w:rPr>
        <w:instrText xml:space="preserve"> ADDIN EN.CITE.DATA </w:instrText>
      </w:r>
      <w:r w:rsidR="00D77C1B" w:rsidRPr="00603CE0">
        <w:rPr>
          <w:rFonts w:ascii="Times New Roman" w:hAnsi="Times New Roman"/>
          <w:color w:val="000000" w:themeColor="text1"/>
        </w:rPr>
      </w:r>
      <w:r w:rsidR="00D77C1B" w:rsidRPr="00603CE0">
        <w:rPr>
          <w:rFonts w:ascii="Times New Roman" w:hAnsi="Times New Roman"/>
          <w:color w:val="000000" w:themeColor="text1"/>
        </w:rPr>
        <w:fldChar w:fldCharType="end"/>
      </w:r>
      <w:r w:rsidR="00CA2F35" w:rsidRPr="00603CE0">
        <w:rPr>
          <w:rFonts w:ascii="Times New Roman" w:hAnsi="Times New Roman"/>
          <w:color w:val="000000" w:themeColor="text1"/>
        </w:rPr>
      </w:r>
      <w:r w:rsidR="00CA2F35" w:rsidRPr="00603CE0">
        <w:rPr>
          <w:rFonts w:ascii="Times New Roman" w:hAnsi="Times New Roman"/>
          <w:color w:val="000000" w:themeColor="text1"/>
        </w:rPr>
        <w:fldChar w:fldCharType="separate"/>
      </w:r>
      <w:r w:rsidR="00CA2F35" w:rsidRPr="00603CE0">
        <w:rPr>
          <w:rFonts w:ascii="Times New Roman" w:hAnsi="Times New Roman"/>
          <w:color w:val="000000" w:themeColor="text1"/>
          <w:vertAlign w:val="superscript"/>
        </w:rPr>
        <w:t>5-7</w:t>
      </w:r>
      <w:r w:rsidR="00CA2F35" w:rsidRPr="00603CE0">
        <w:rPr>
          <w:rFonts w:ascii="Times New Roman" w:hAnsi="Times New Roman"/>
          <w:color w:val="000000" w:themeColor="text1"/>
        </w:rPr>
        <w:fldChar w:fldCharType="end"/>
      </w:r>
      <w:r w:rsidR="007F120F" w:rsidRPr="00603CE0">
        <w:rPr>
          <w:rFonts w:ascii="Times New Roman" w:hAnsi="Times New Roman"/>
          <w:color w:val="000000" w:themeColor="text1"/>
        </w:rPr>
        <w:t xml:space="preserve"> but </w:t>
      </w:r>
      <w:r w:rsidR="009C03A4" w:rsidRPr="00603CE0">
        <w:rPr>
          <w:rFonts w:ascii="Times New Roman" w:hAnsi="Times New Roman"/>
          <w:color w:val="000000" w:themeColor="text1"/>
        </w:rPr>
        <w:t xml:space="preserve">suggests a similar </w:t>
      </w:r>
      <w:r w:rsidR="00CA2F35" w:rsidRPr="00603CE0">
        <w:rPr>
          <w:rFonts w:ascii="Times New Roman" w:hAnsi="Times New Roman"/>
          <w:color w:val="000000" w:themeColor="text1"/>
        </w:rPr>
        <w:t>range of 0.5% to 3%</w:t>
      </w:r>
      <w:r w:rsidR="0006522B" w:rsidRPr="00603CE0">
        <w:rPr>
          <w:rFonts w:ascii="Times New Roman" w:hAnsi="Times New Roman"/>
          <w:color w:val="000000" w:themeColor="text1"/>
        </w:rPr>
        <w:t xml:space="preserve"> detected cases developing DGI</w:t>
      </w:r>
      <w:r w:rsidR="00CA2F35" w:rsidRPr="00603CE0">
        <w:rPr>
          <w:rFonts w:ascii="Times New Roman" w:hAnsi="Times New Roman"/>
          <w:color w:val="000000" w:themeColor="text1"/>
        </w:rPr>
        <w:t>.</w:t>
      </w:r>
    </w:p>
    <w:p w14:paraId="29B5BFE5" w14:textId="5257BC25" w:rsidR="00CA2F35" w:rsidRPr="00603CE0" w:rsidRDefault="007A65A7" w:rsidP="00511430">
      <w:pPr>
        <w:pStyle w:val="ListParagraph"/>
        <w:numPr>
          <w:ilvl w:val="0"/>
          <w:numId w:val="27"/>
        </w:numPr>
        <w:rPr>
          <w:rFonts w:ascii="Times New Roman" w:hAnsi="Times New Roman"/>
          <w:color w:val="000000" w:themeColor="text1"/>
        </w:rPr>
      </w:pPr>
      <w:r w:rsidRPr="00603CE0">
        <w:rPr>
          <w:rFonts w:ascii="Times New Roman" w:hAnsi="Times New Roman"/>
          <w:color w:val="000000" w:themeColor="text1"/>
        </w:rPr>
        <w:t xml:space="preserve">Because the model only represents sexual contact which leads to gonorrhea transmission, </w:t>
      </w:r>
      <w:r w:rsidR="00B20CAF" w:rsidRPr="00603CE0">
        <w:rPr>
          <w:rFonts w:ascii="Times New Roman" w:hAnsi="Times New Roman"/>
          <w:color w:val="000000" w:themeColor="text1"/>
        </w:rPr>
        <w:t xml:space="preserve">model data is not directly comparable to </w:t>
      </w:r>
      <w:r w:rsidR="009D0024" w:rsidRPr="00603CE0">
        <w:rPr>
          <w:rFonts w:ascii="Times New Roman" w:hAnsi="Times New Roman"/>
          <w:color w:val="000000" w:themeColor="text1"/>
        </w:rPr>
        <w:t>any real-world data</w:t>
      </w:r>
      <w:r w:rsidR="00E17F35" w:rsidRPr="00603CE0">
        <w:rPr>
          <w:rFonts w:ascii="Times New Roman" w:hAnsi="Times New Roman"/>
          <w:color w:val="000000" w:themeColor="text1"/>
        </w:rPr>
        <w:t xml:space="preserve"> on sexual contact rates</w:t>
      </w:r>
      <w:r w:rsidR="009D0024" w:rsidRPr="00603CE0">
        <w:rPr>
          <w:rFonts w:ascii="Times New Roman" w:hAnsi="Times New Roman"/>
          <w:color w:val="000000" w:themeColor="text1"/>
        </w:rPr>
        <w:t xml:space="preserve">. </w:t>
      </w:r>
      <w:r w:rsidR="00C82DB5" w:rsidRPr="00603CE0">
        <w:rPr>
          <w:rFonts w:ascii="Times New Roman" w:hAnsi="Times New Roman"/>
          <w:color w:val="000000" w:themeColor="text1"/>
        </w:rPr>
        <w:t xml:space="preserve">However, </w:t>
      </w:r>
      <w:r w:rsidR="00C96621" w:rsidRPr="00603CE0">
        <w:rPr>
          <w:rFonts w:ascii="Times New Roman" w:hAnsi="Times New Roman"/>
          <w:color w:val="000000" w:themeColor="text1"/>
        </w:rPr>
        <w:t xml:space="preserve">because the transmission rate would have to be lower than the contact rate, </w:t>
      </w:r>
      <w:r w:rsidR="00991B98" w:rsidRPr="00603CE0">
        <w:rPr>
          <w:rFonts w:ascii="Times New Roman" w:hAnsi="Times New Roman"/>
          <w:color w:val="000000" w:themeColor="text1"/>
        </w:rPr>
        <w:t>we decided to compare these values to ensure the model was within the realm of reality. W</w:t>
      </w:r>
      <w:r w:rsidR="00C82DB5" w:rsidRPr="00603CE0">
        <w:rPr>
          <w:rFonts w:ascii="Times New Roman" w:hAnsi="Times New Roman"/>
          <w:color w:val="000000" w:themeColor="text1"/>
        </w:rPr>
        <w:t>e calculate</w:t>
      </w:r>
      <w:r w:rsidR="004F0364" w:rsidRPr="00603CE0">
        <w:rPr>
          <w:rFonts w:ascii="Times New Roman" w:hAnsi="Times New Roman"/>
          <w:color w:val="000000" w:themeColor="text1"/>
        </w:rPr>
        <w:t>d</w:t>
      </w:r>
      <w:r w:rsidR="00C82DB5" w:rsidRPr="00603CE0">
        <w:rPr>
          <w:rFonts w:ascii="Times New Roman" w:hAnsi="Times New Roman"/>
          <w:color w:val="000000" w:themeColor="text1"/>
        </w:rPr>
        <w:t xml:space="preserve"> a </w:t>
      </w:r>
      <w:r w:rsidR="00575702" w:rsidRPr="00603CE0">
        <w:rPr>
          <w:rFonts w:ascii="Times New Roman" w:hAnsi="Times New Roman"/>
          <w:color w:val="000000" w:themeColor="text1"/>
        </w:rPr>
        <w:t>transmission-per-infection-year rate</w:t>
      </w:r>
      <w:r w:rsidR="00A220FB" w:rsidRPr="00603CE0">
        <w:rPr>
          <w:rFonts w:ascii="Times New Roman" w:hAnsi="Times New Roman"/>
          <w:color w:val="000000" w:themeColor="text1"/>
        </w:rPr>
        <w:t xml:space="preserve"> by dividing the number of transmissions each infection resulted in, divided by the infection’s duration in years. </w:t>
      </w:r>
      <w:r w:rsidR="00824FE6" w:rsidRPr="00603CE0">
        <w:rPr>
          <w:rFonts w:ascii="Times New Roman" w:hAnsi="Times New Roman"/>
          <w:color w:val="000000" w:themeColor="text1"/>
        </w:rPr>
        <w:t xml:space="preserve">For each simulation trajectory, </w:t>
      </w:r>
      <w:r w:rsidR="00CF1092" w:rsidRPr="00603CE0">
        <w:rPr>
          <w:rFonts w:ascii="Times New Roman" w:hAnsi="Times New Roman"/>
          <w:color w:val="000000" w:themeColor="text1"/>
        </w:rPr>
        <w:t>we recorded the 25%, 50% (median), and 75% quantiles, and examined the distributions of these summary statistics</w:t>
      </w:r>
      <w:r w:rsidR="00092096" w:rsidRPr="00603CE0">
        <w:rPr>
          <w:rFonts w:ascii="Times New Roman" w:hAnsi="Times New Roman"/>
          <w:color w:val="000000" w:themeColor="text1"/>
        </w:rPr>
        <w:t xml:space="preserve"> (see </w:t>
      </w:r>
      <w:r w:rsidR="00092096" w:rsidRPr="00603CE0">
        <w:rPr>
          <w:rFonts w:ascii="Times New Roman" w:hAnsi="Times New Roman"/>
          <w:color w:val="000000" w:themeColor="text1"/>
        </w:rPr>
        <w:fldChar w:fldCharType="begin"/>
      </w:r>
      <w:r w:rsidR="00092096" w:rsidRPr="00603CE0">
        <w:rPr>
          <w:rFonts w:ascii="Times New Roman" w:hAnsi="Times New Roman"/>
          <w:color w:val="000000" w:themeColor="text1"/>
        </w:rPr>
        <w:instrText xml:space="preserve"> REF _Ref193289531 \h </w:instrText>
      </w:r>
      <w:r w:rsidR="00E61048" w:rsidRPr="00603CE0">
        <w:rPr>
          <w:rFonts w:ascii="Times New Roman" w:hAnsi="Times New Roman"/>
          <w:color w:val="000000" w:themeColor="text1"/>
        </w:rPr>
        <w:instrText xml:space="preserve"> \* MERGEFORMAT </w:instrText>
      </w:r>
      <w:r w:rsidR="00092096" w:rsidRPr="00603CE0">
        <w:rPr>
          <w:rFonts w:ascii="Times New Roman" w:hAnsi="Times New Roman"/>
          <w:color w:val="000000" w:themeColor="text1"/>
        </w:rPr>
      </w:r>
      <w:r w:rsidR="00092096"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S4</w:t>
      </w:r>
      <w:r w:rsidR="00092096" w:rsidRPr="00603CE0">
        <w:rPr>
          <w:rFonts w:ascii="Times New Roman" w:hAnsi="Times New Roman"/>
          <w:color w:val="000000" w:themeColor="text1"/>
        </w:rPr>
        <w:fldChar w:fldCharType="end"/>
      </w:r>
      <w:r w:rsidR="00092096" w:rsidRPr="00603CE0">
        <w:rPr>
          <w:rFonts w:ascii="Times New Roman" w:hAnsi="Times New Roman"/>
          <w:color w:val="000000" w:themeColor="text1"/>
        </w:rPr>
        <w:t>)</w:t>
      </w:r>
      <w:r w:rsidR="00CF1092" w:rsidRPr="00603CE0">
        <w:rPr>
          <w:rFonts w:ascii="Times New Roman" w:hAnsi="Times New Roman"/>
          <w:color w:val="000000" w:themeColor="text1"/>
        </w:rPr>
        <w:t xml:space="preserve">. </w:t>
      </w:r>
      <w:r w:rsidR="004F0364" w:rsidRPr="00603CE0">
        <w:rPr>
          <w:rFonts w:ascii="Times New Roman" w:hAnsi="Times New Roman"/>
          <w:color w:val="000000" w:themeColor="text1"/>
        </w:rPr>
        <w:t xml:space="preserve">The </w:t>
      </w:r>
      <w:r w:rsidR="006B5D1D" w:rsidRPr="00603CE0">
        <w:rPr>
          <w:rFonts w:ascii="Times New Roman" w:hAnsi="Times New Roman"/>
          <w:color w:val="000000" w:themeColor="text1"/>
        </w:rPr>
        <w:t xml:space="preserve">National </w:t>
      </w:r>
      <w:r w:rsidR="004F0364" w:rsidRPr="00603CE0">
        <w:rPr>
          <w:rFonts w:ascii="Times New Roman" w:hAnsi="Times New Roman"/>
          <w:color w:val="000000" w:themeColor="text1"/>
        </w:rPr>
        <w:t xml:space="preserve">HIV Behavioral </w:t>
      </w:r>
      <w:r w:rsidR="00C860B1" w:rsidRPr="00603CE0">
        <w:rPr>
          <w:rFonts w:ascii="Times New Roman" w:hAnsi="Times New Roman"/>
          <w:color w:val="000000" w:themeColor="text1"/>
        </w:rPr>
        <w:t>Surveillance special reports</w:t>
      </w:r>
      <w:r w:rsidR="00D02122" w:rsidRPr="00603CE0">
        <w:rPr>
          <w:rFonts w:ascii="Times New Roman" w:hAnsi="Times New Roman"/>
          <w:color w:val="000000" w:themeColor="text1"/>
        </w:rPr>
        <w:t xml:space="preserve"> from 2008,</w:t>
      </w:r>
      <w:r w:rsidR="00D02122" w:rsidRPr="00603CE0">
        <w:rPr>
          <w:rFonts w:ascii="Times New Roman" w:hAnsi="Times New Roman"/>
          <w:color w:val="000000" w:themeColor="text1"/>
        </w:rPr>
        <w:fldChar w:fldCharType="begin"/>
      </w:r>
      <w:r w:rsidR="00D77C1B" w:rsidRPr="00603CE0">
        <w:rPr>
          <w:rFonts w:ascii="Times New Roman" w:hAnsi="Times New Roman"/>
          <w:color w:val="000000" w:themeColor="text1"/>
        </w:rPr>
        <w:instrText xml:space="preserve"> ADDIN EN.CITE &lt;EndNote&gt;&lt;Cite&gt;&lt;Author&gt;Bowles&lt;/Author&gt;&lt;Year&gt;2011&lt;/Year&gt;&lt;RecNum&gt;2405&lt;/RecNum&gt;&lt;DisplayText&gt;&lt;style face="superscript"&gt;8&lt;/style&gt;&lt;/DisplayText&gt;&lt;record&gt;&lt;rec-number&gt;2405&lt;/rec-number&gt;&lt;foreign-keys&gt;&lt;key app="EN" db-id="wptxs2svnezeaaex5ebp2d9tvv0d9sw25p2p" timestamp="1741195218" guid="9e33b653-1d8d-4e53-9c09-8c9395092547"&gt;2405&lt;/key&gt;&lt;/foreign-keys&gt;&lt;ref-type name="Journal Article"&gt;17&lt;/ref-type&gt;&lt;contributors&gt;&lt;authors&gt;&lt;author&gt;Bowles, Kristina E.&lt;/author&gt;&lt;author&gt;Cribbin, Melissa&lt;/author&gt;&lt;author&gt;DiNenno, Elizabeth&lt;/author&gt;&lt;author&gt;Edwards, Alicia&lt;/author&gt;&lt;author&gt;Finlayson, Teresa J.&lt;/author&gt;&lt;author&gt;Le, Binh&lt;/author&gt;&lt;author&gt;Martin, Tricia&lt;/author&gt;&lt;author&gt;Miles, Isa&lt;/author&gt;&lt;author&gt;Oster, Alexandra M.&lt;/author&gt;&lt;author&gt;Smith, Amanda&lt;/author&gt;&lt;/authors&gt;&lt;secondary-authors&gt;&lt;author&gt;National Center for Hiv/Aids, Viral Hepatitis S. T. D.&lt;/author&gt;&lt;author&gt;T. B. Prevention . Division of HIV/AIDS Prevention&lt;/author&gt;&lt;author&gt;Centers for Disease, Control&lt;/author&gt;&lt;author&gt;Prevention,&lt;/author&gt;&lt;/secondary-authors&gt;&lt;/contributors&gt;&lt;titles&gt;&lt;title&gt;HIV risk, prevention, and testing behaviors among men who have sex with men; National HIV Behavioral Surveillance System, 21 U.S. cities, United States, 2008&lt;/title&gt;&lt;tertiary-title&gt;MMWR. Morbidity and mortality weekly report. Surveillance summaries ; v. 60, no. 14&lt;/tertiary-title&gt;&lt;/titles&gt;&lt;keywords&gt;&lt;keyword&gt;AIDS Serodiagnosis&lt;/keyword&gt;&lt;keyword&gt;HIV Infections/epidemiology&lt;/keyword&gt;&lt;keyword&gt;HIV Infections/prevention &amp;amp; control&lt;/keyword&gt;&lt;keyword&gt;Homosexuality, Male&lt;/keyword&gt;&lt;keyword&gt;Risk Assessment&lt;/keyword&gt;&lt;/keywords&gt;&lt;dates&gt;&lt;year&gt;2011&lt;/year&gt;&lt;/dates&gt;&lt;pub-location&gt;U.S. Department. of Health and Human Services, Centers for Disease Control and Prevention&lt;/pub-location&gt;&lt;accession-num&gt;cdc:6124&lt;/accession-num&gt;&lt;work-type&gt;Journal Issue&lt;/work-type&gt;&lt;urls&gt;&lt;related-urls&gt;&lt;url&gt;https://stacks.cdc.gov/view/cdc/6124&lt;/url&gt;&lt;/related-urls&gt;&lt;/urls&gt;&lt;language&gt;eng&lt;/language&gt;&lt;/record&gt;&lt;/Cite&gt;&lt;/EndNote&gt;</w:instrText>
      </w:r>
      <w:r w:rsidR="00D02122" w:rsidRPr="00603CE0">
        <w:rPr>
          <w:rFonts w:ascii="Times New Roman" w:hAnsi="Times New Roman"/>
          <w:color w:val="000000" w:themeColor="text1"/>
        </w:rPr>
        <w:fldChar w:fldCharType="separate"/>
      </w:r>
      <w:r w:rsidR="00D02122" w:rsidRPr="00603CE0">
        <w:rPr>
          <w:rFonts w:ascii="Times New Roman" w:hAnsi="Times New Roman"/>
          <w:color w:val="000000" w:themeColor="text1"/>
          <w:vertAlign w:val="superscript"/>
        </w:rPr>
        <w:t>8</w:t>
      </w:r>
      <w:r w:rsidR="00D02122" w:rsidRPr="00603CE0">
        <w:rPr>
          <w:rFonts w:ascii="Times New Roman" w:hAnsi="Times New Roman"/>
          <w:color w:val="000000" w:themeColor="text1"/>
        </w:rPr>
        <w:fldChar w:fldCharType="end"/>
      </w:r>
      <w:r w:rsidR="00D02122" w:rsidRPr="00603CE0">
        <w:rPr>
          <w:rFonts w:ascii="Times New Roman" w:hAnsi="Times New Roman"/>
          <w:color w:val="000000" w:themeColor="text1"/>
        </w:rPr>
        <w:t xml:space="preserve"> 2014,</w:t>
      </w:r>
      <w:r w:rsidR="00D02122" w:rsidRPr="00603CE0">
        <w:rPr>
          <w:rFonts w:ascii="Times New Roman" w:hAnsi="Times New Roman"/>
          <w:color w:val="000000" w:themeColor="text1"/>
        </w:rPr>
        <w:fldChar w:fldCharType="begin"/>
      </w:r>
      <w:r w:rsidR="00D77C1B" w:rsidRPr="00603CE0">
        <w:rPr>
          <w:rFonts w:ascii="Times New Roman" w:hAnsi="Times New Roman"/>
          <w:color w:val="000000" w:themeColor="text1"/>
        </w:rPr>
        <w:instrText xml:space="preserve"> ADDIN EN.CITE &lt;EndNote&gt;&lt;Cite&gt;&lt;RecNum&gt;2404&lt;/RecNum&gt;&lt;DisplayText&gt;&lt;style face="superscript"&gt;9&lt;/style&gt;&lt;/DisplayText&gt;&lt;record&gt;&lt;rec-number&gt;2404&lt;/rec-number&gt;&lt;foreign-keys&gt;&lt;key app="EN" db-id="wptxs2svnezeaaex5ebp2d9tvv0d9sw25p2p" timestamp="1741195212" guid="f5257146-ce96-4bab-9a60-d7e45ce3a80b"&gt;2404&lt;/key&gt;&lt;/foreign-keys&gt;&lt;ref-type name="Journal Article"&gt;17&lt;/ref-type&gt;&lt;contributors&gt;&lt;/contributors&gt;&lt;titles&gt;&lt;title&gt;HIV Surveillance Special Report: 2014; no.15&lt;/title&gt;&lt;/titles&gt;&lt;dates&gt;&lt;pub-dates&gt;&lt;date&gt;01/2016&lt;/date&gt;&lt;/pub-dates&gt;&lt;/dates&gt;&lt;accession-num&gt;cdc:149103&lt;/accession-num&gt;&lt;work-type&gt;Report&lt;/work-type&gt;&lt;urls&gt;&lt;related-urls&gt;&lt;url&gt;https://stacks.cdc.gov/view/cdc/149103&lt;/url&gt;&lt;/related-urls&gt;&lt;/urls&gt;&lt;/record&gt;&lt;/Cite&gt;&lt;/EndNote&gt;</w:instrText>
      </w:r>
      <w:r w:rsidR="00D02122" w:rsidRPr="00603CE0">
        <w:rPr>
          <w:rFonts w:ascii="Times New Roman" w:hAnsi="Times New Roman"/>
          <w:color w:val="000000" w:themeColor="text1"/>
        </w:rPr>
        <w:fldChar w:fldCharType="separate"/>
      </w:r>
      <w:r w:rsidR="00D02122" w:rsidRPr="00603CE0">
        <w:rPr>
          <w:rFonts w:ascii="Times New Roman" w:hAnsi="Times New Roman"/>
          <w:color w:val="000000" w:themeColor="text1"/>
          <w:vertAlign w:val="superscript"/>
        </w:rPr>
        <w:t>9</w:t>
      </w:r>
      <w:r w:rsidR="00D02122" w:rsidRPr="00603CE0">
        <w:rPr>
          <w:rFonts w:ascii="Times New Roman" w:hAnsi="Times New Roman"/>
          <w:color w:val="000000" w:themeColor="text1"/>
        </w:rPr>
        <w:fldChar w:fldCharType="end"/>
      </w:r>
      <w:r w:rsidR="00D02122" w:rsidRPr="00603CE0">
        <w:rPr>
          <w:rFonts w:ascii="Times New Roman" w:hAnsi="Times New Roman"/>
          <w:color w:val="000000" w:themeColor="text1"/>
        </w:rPr>
        <w:t xml:space="preserve"> and 2017</w:t>
      </w:r>
      <w:r w:rsidR="00D02122" w:rsidRPr="00603CE0">
        <w:rPr>
          <w:rFonts w:ascii="Times New Roman" w:hAnsi="Times New Roman"/>
          <w:color w:val="000000" w:themeColor="text1"/>
        </w:rPr>
        <w:fldChar w:fldCharType="begin"/>
      </w:r>
      <w:r w:rsidR="00971273" w:rsidRPr="00603CE0">
        <w:rPr>
          <w:rFonts w:ascii="Times New Roman" w:hAnsi="Times New Roman"/>
          <w:color w:val="000000" w:themeColor="text1"/>
        </w:rPr>
        <w:instrText xml:space="preserve"> ADDIN EN.CITE &lt;EndNote&gt;&lt;Cite&gt;&lt;Author&gt;Centers for Disease Control and Prevention&lt;/Author&gt;&lt;Year&gt;2019&lt;/Year&gt;&lt;RecNum&gt;2403&lt;/RecNum&gt;&lt;DisplayText&gt;&lt;style face="superscript"&gt;10&lt;/style&gt;&lt;/DisplayText&gt;&lt;record&gt;&lt;rec-number&gt;2403&lt;/rec-number&gt;&lt;foreign-keys&gt;&lt;key app="EN" db-id="wptxs2svnezeaaex5ebp2d9tvv0d9sw25p2p" timestamp="1741195159" guid="a340aea0-c077-4b92-ab6b-5aa43b3700dd"&gt;2403&lt;/key&gt;&lt;/foreign-keys&gt;&lt;ref-type name="Report"&gt;27&lt;/ref-type&gt;&lt;contributors&gt;&lt;authors&gt;&lt;author&gt;Centers for Disease Control and Prevention,&lt;/author&gt;&lt;/authors&gt;&lt;secondary-authors&gt;&lt;author&gt;National Center for Hiv/Aids, Viral Hepatitis S. T. D.&lt;/author&gt;&lt;author&gt;T. B. Prevention . Division of HIV/AIDS Prevention. Behavioral&lt;/author&gt;&lt;author&gt;Clinical Surveillance, Branch&lt;/author&gt;&lt;author&gt;Centers for Disease, Control&lt;/author&gt;&lt;author&gt;Prevention, Nhbs Study Group&lt;/author&gt;&lt;/secondary-authors&gt;&lt;/contributors&gt;&lt;titles&gt;&lt;title&gt;HIV Infection risk, prevention, and testing behaviors among men who have sex with men National HIV behavioral surveillance 23 U.S. cities, 2017&lt;/title&gt;&lt;secondary-title&gt;HIV surveillance report. Special report ; no. 22&lt;/secondary-title&gt;&lt;/titles&gt;&lt;keywords&gt;&lt;keyword&gt;Behavioral Risk Factor Surveillance System&lt;/keyword&gt;&lt;keyword&gt;Drug Users&lt;/keyword&gt;&lt;keyword&gt;HIV Infections&lt;/keyword&gt;&lt;keyword&gt;Risk-Taking&lt;/keyword&gt;&lt;keyword&gt;Substance Abuse, Intravenous&lt;/keyword&gt;&lt;/keywords&gt;&lt;dates&gt;&lt;year&gt;2019&lt;/year&gt;&lt;/dates&gt;&lt;pub-location&gt;Atlanta, GA&lt;/pub-location&gt;&lt;accession-num&gt;cdc:106350&lt;/accession-num&gt;&lt;urls&gt;&lt;related-urls&gt;&lt;url&gt;https://stacks.cdc.gov/view/cdc/106350&lt;/url&gt;&lt;/related-urls&gt;&lt;/urls&gt;&lt;language&gt;eng&lt;/language&gt;&lt;/record&gt;&lt;/Cite&gt;&lt;/EndNote&gt;</w:instrText>
      </w:r>
      <w:r w:rsidR="00D02122" w:rsidRPr="00603CE0">
        <w:rPr>
          <w:rFonts w:ascii="Times New Roman" w:hAnsi="Times New Roman"/>
          <w:color w:val="000000" w:themeColor="text1"/>
        </w:rPr>
        <w:fldChar w:fldCharType="separate"/>
      </w:r>
      <w:r w:rsidR="00D02122" w:rsidRPr="00603CE0">
        <w:rPr>
          <w:rFonts w:ascii="Times New Roman" w:hAnsi="Times New Roman"/>
          <w:noProof/>
          <w:color w:val="000000" w:themeColor="text1"/>
          <w:vertAlign w:val="superscript"/>
        </w:rPr>
        <w:t>10</w:t>
      </w:r>
      <w:r w:rsidR="00D02122" w:rsidRPr="00603CE0">
        <w:rPr>
          <w:rFonts w:ascii="Times New Roman" w:hAnsi="Times New Roman"/>
          <w:color w:val="000000" w:themeColor="text1"/>
        </w:rPr>
        <w:fldChar w:fldCharType="end"/>
      </w:r>
      <w:r w:rsidR="00D02122" w:rsidRPr="00603CE0">
        <w:rPr>
          <w:rFonts w:ascii="Times New Roman" w:hAnsi="Times New Roman"/>
          <w:color w:val="000000" w:themeColor="text1"/>
        </w:rPr>
        <w:t xml:space="preserve"> provide</w:t>
      </w:r>
      <w:r w:rsidR="004441C8" w:rsidRPr="00603CE0">
        <w:rPr>
          <w:rFonts w:ascii="Times New Roman" w:hAnsi="Times New Roman"/>
          <w:color w:val="000000" w:themeColor="text1"/>
        </w:rPr>
        <w:t xml:space="preserve"> </w:t>
      </w:r>
      <w:r w:rsidR="00F206D6" w:rsidRPr="00603CE0">
        <w:rPr>
          <w:rFonts w:ascii="Times New Roman" w:hAnsi="Times New Roman"/>
          <w:color w:val="000000" w:themeColor="text1"/>
        </w:rPr>
        <w:t xml:space="preserve">the 25%, 50% (median), and 75% quantiles for the </w:t>
      </w:r>
      <w:r w:rsidR="00E61048" w:rsidRPr="00603CE0">
        <w:rPr>
          <w:rFonts w:ascii="Times New Roman" w:hAnsi="Times New Roman"/>
          <w:color w:val="000000" w:themeColor="text1"/>
        </w:rPr>
        <w:t xml:space="preserve">self-reported </w:t>
      </w:r>
      <w:r w:rsidR="00F206D6" w:rsidRPr="00603CE0">
        <w:rPr>
          <w:rFonts w:ascii="Times New Roman" w:hAnsi="Times New Roman"/>
          <w:color w:val="000000" w:themeColor="text1"/>
        </w:rPr>
        <w:t xml:space="preserve">number of male sex partners in the previous 12 months. </w:t>
      </w:r>
      <w:r w:rsidR="00FD09E4" w:rsidRPr="00603CE0">
        <w:rPr>
          <w:rFonts w:ascii="Times New Roman" w:hAnsi="Times New Roman"/>
          <w:color w:val="000000" w:themeColor="text1"/>
        </w:rPr>
        <w:t xml:space="preserve"> Since the vast majority of infections led to no onward </w:t>
      </w:r>
      <w:r w:rsidR="00FD09E4" w:rsidRPr="00603CE0">
        <w:rPr>
          <w:rFonts w:ascii="Times New Roman" w:hAnsi="Times New Roman"/>
          <w:color w:val="000000" w:themeColor="text1"/>
        </w:rPr>
        <w:lastRenderedPageBreak/>
        <w:t>transmissions, both the 25% and median transmissions-per-infection-year were universally 0</w:t>
      </w:r>
      <w:r w:rsidR="00682B63" w:rsidRPr="00603CE0">
        <w:rPr>
          <w:rFonts w:ascii="Times New Roman" w:hAnsi="Times New Roman"/>
          <w:color w:val="000000" w:themeColor="text1"/>
        </w:rPr>
        <w:t>; this is lower than the NHBS data, but in the expected direction</w:t>
      </w:r>
      <w:r w:rsidR="00FD09E4" w:rsidRPr="00603CE0">
        <w:rPr>
          <w:rFonts w:ascii="Times New Roman" w:hAnsi="Times New Roman"/>
          <w:color w:val="000000" w:themeColor="text1"/>
        </w:rPr>
        <w:t xml:space="preserve">. However, the 75% quantile values ranged from around 5-25, indicating that the distributions of transmissions-per-infection-year had a long and variable tail. </w:t>
      </w:r>
      <w:r w:rsidR="00430DD6" w:rsidRPr="00603CE0">
        <w:rPr>
          <w:rFonts w:ascii="Times New Roman" w:hAnsi="Times New Roman"/>
          <w:color w:val="000000" w:themeColor="text1"/>
        </w:rPr>
        <w:t xml:space="preserve">Moreover, this range and distribution of </w:t>
      </w:r>
      <w:r w:rsidR="00493357" w:rsidRPr="00603CE0">
        <w:rPr>
          <w:rFonts w:ascii="Times New Roman" w:hAnsi="Times New Roman"/>
          <w:color w:val="000000" w:themeColor="text1"/>
        </w:rPr>
        <w:t xml:space="preserve">the 75% quantile transmissions-per-infection-year appears similar to </w:t>
      </w:r>
      <w:r w:rsidR="00E12F50" w:rsidRPr="00603CE0">
        <w:rPr>
          <w:rFonts w:ascii="Times New Roman" w:hAnsi="Times New Roman"/>
          <w:color w:val="000000" w:themeColor="text1"/>
        </w:rPr>
        <w:t xml:space="preserve">the NHBS 75% quantile of male sex partners per year. </w:t>
      </w:r>
      <w:r w:rsidR="00EC71C2" w:rsidRPr="00603CE0">
        <w:rPr>
          <w:rFonts w:ascii="Times New Roman" w:hAnsi="Times New Roman"/>
          <w:color w:val="000000" w:themeColor="text1"/>
        </w:rPr>
        <w:t xml:space="preserve">This indicates that </w:t>
      </w:r>
      <w:r w:rsidR="00D40B08" w:rsidRPr="00603CE0">
        <w:rPr>
          <w:rFonts w:ascii="Times New Roman" w:hAnsi="Times New Roman"/>
          <w:color w:val="000000" w:themeColor="text1"/>
        </w:rPr>
        <w:t xml:space="preserve">the sexual interaction rate within the model </w:t>
      </w:r>
      <w:r w:rsidR="007B7582" w:rsidRPr="00603CE0">
        <w:rPr>
          <w:rFonts w:ascii="Times New Roman" w:hAnsi="Times New Roman"/>
          <w:color w:val="000000" w:themeColor="text1"/>
        </w:rPr>
        <w:t xml:space="preserve">falls within the range of what has been </w:t>
      </w:r>
      <w:r w:rsidR="00E61048" w:rsidRPr="00603CE0">
        <w:rPr>
          <w:rFonts w:ascii="Times New Roman" w:hAnsi="Times New Roman"/>
          <w:color w:val="000000" w:themeColor="text1"/>
        </w:rPr>
        <w:t>reported previously</w:t>
      </w:r>
      <w:r w:rsidR="00D40B08" w:rsidRPr="00603CE0">
        <w:rPr>
          <w:rFonts w:ascii="Times New Roman" w:hAnsi="Times New Roman"/>
          <w:color w:val="000000" w:themeColor="text1"/>
        </w:rPr>
        <w:t xml:space="preserve">. </w:t>
      </w:r>
      <w:r w:rsidR="00AA6037" w:rsidRPr="00603CE0">
        <w:rPr>
          <w:rFonts w:ascii="Times New Roman" w:hAnsi="Times New Roman"/>
          <w:color w:val="000000" w:themeColor="text1"/>
        </w:rPr>
        <w:t>From this analysis, we also determined that there was no meaningful difference in interaction rate among the counterfactual scenarios.</w:t>
      </w:r>
    </w:p>
    <w:p w14:paraId="38E7E384" w14:textId="20C2B812" w:rsidR="00914F4F" w:rsidRPr="00603CE0" w:rsidRDefault="008E108A">
      <w:pPr>
        <w:spacing w:after="160" w:line="259" w:lineRule="auto"/>
        <w:rPr>
          <w:rFonts w:ascii="Times New Roman" w:hAnsi="Times New Roman"/>
          <w:color w:val="000000" w:themeColor="text1"/>
        </w:rPr>
      </w:pPr>
      <w:r w:rsidRPr="00603CE0">
        <w:rPr>
          <w:rFonts w:ascii="Times New Roman" w:hAnsi="Times New Roman"/>
          <w:color w:val="000000" w:themeColor="text1"/>
        </w:rPr>
        <w:br w:type="page"/>
      </w:r>
    </w:p>
    <w:p w14:paraId="7C283FE3" w14:textId="77777777" w:rsidR="0006482F" w:rsidRPr="00603CE0" w:rsidRDefault="008E108A" w:rsidP="00222BC2">
      <w:pPr>
        <w:pStyle w:val="SH2"/>
      </w:pPr>
      <w:r w:rsidRPr="00603CE0">
        <w:lastRenderedPageBreak/>
        <w:t xml:space="preserve">Supplement Figures </w:t>
      </w:r>
    </w:p>
    <w:p w14:paraId="09B62A7E" w14:textId="47E01F94" w:rsidR="00C516AE" w:rsidRPr="00603CE0" w:rsidRDefault="00455859" w:rsidP="00B30896">
      <w:pPr>
        <w:rPr>
          <w:rFonts w:ascii="Times New Roman" w:hAnsi="Times New Roman"/>
          <w:color w:val="000000" w:themeColor="text1"/>
        </w:rPr>
      </w:pPr>
      <w:r w:rsidRPr="00603CE0">
        <w:rPr>
          <w:rFonts w:ascii="Times New Roman" w:hAnsi="Times New Roman"/>
          <w:noProof/>
          <w:color w:val="000000" w:themeColor="text1"/>
        </w:rPr>
        <w:drawing>
          <wp:inline distT="0" distB="0" distL="0" distR="0" wp14:anchorId="11C7BA47" wp14:editId="74FD5741">
            <wp:extent cx="5943600" cy="3241675"/>
            <wp:effectExtent l="0" t="0" r="0" b="0"/>
            <wp:docPr id="124955242" name="Picture 6" descr="A diagram of a health c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5242" name="Picture 6" descr="A diagram of a health care syste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75C6D2F7" w14:textId="5BC95802" w:rsidR="00455859" w:rsidRPr="00603CE0" w:rsidRDefault="00C516AE" w:rsidP="00B779B3">
      <w:pPr>
        <w:pStyle w:val="Caption"/>
        <w:rPr>
          <w:rFonts w:ascii="Times New Roman" w:hAnsi="Times New Roman"/>
          <w:color w:val="000000" w:themeColor="text1"/>
        </w:rPr>
      </w:pPr>
      <w:bookmarkStart w:id="309" w:name="_Ref206414620"/>
      <w:r w:rsidRPr="00603CE0">
        <w:rPr>
          <w:rFonts w:ascii="Times New Roman" w:hAnsi="Times New Roman"/>
          <w:color w:val="000000" w:themeColor="text1"/>
        </w:rPr>
        <w:t>Figure S</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color w:val="000000" w:themeColor="text1"/>
        </w:rPr>
        <w:fldChar w:fldCharType="separate"/>
      </w:r>
      <w:r w:rsidR="008B73CD" w:rsidRPr="00603CE0">
        <w:rPr>
          <w:rFonts w:ascii="Times New Roman" w:hAnsi="Times New Roman"/>
          <w:noProof/>
          <w:color w:val="000000" w:themeColor="text1"/>
        </w:rPr>
        <w:t>1</w:t>
      </w:r>
      <w:r w:rsidRPr="00603CE0">
        <w:rPr>
          <w:rFonts w:ascii="Times New Roman" w:hAnsi="Times New Roman"/>
          <w:color w:val="000000" w:themeColor="text1"/>
        </w:rPr>
        <w:fldChar w:fldCharType="end"/>
      </w:r>
      <w:bookmarkEnd w:id="309"/>
      <w:r w:rsidRPr="00603CE0">
        <w:rPr>
          <w:rFonts w:ascii="Times New Roman" w:hAnsi="Times New Roman"/>
          <w:color w:val="000000" w:themeColor="text1"/>
        </w:rPr>
        <w:t xml:space="preserve">. </w:t>
      </w:r>
      <w:r w:rsidR="00043292" w:rsidRPr="00603CE0">
        <w:rPr>
          <w:rFonts w:ascii="Times New Roman" w:hAnsi="Times New Roman"/>
          <w:color w:val="000000" w:themeColor="text1"/>
        </w:rPr>
        <w:t xml:space="preserve">Model diagram for GISP and randomized treatment (RT) counterfactuals. </w:t>
      </w:r>
      <w:r w:rsidR="00826F2A" w:rsidRPr="00603CE0">
        <w:rPr>
          <w:rFonts w:ascii="Times New Roman" w:hAnsi="Times New Roman"/>
          <w:color w:val="000000" w:themeColor="text1"/>
        </w:rPr>
        <w:t xml:space="preserve">“sus A” and “sus B” represent susceptibility to drug A and drug B, respectively, and “resist A” and “resist B” represent resistance to drug A and drug B, respectively. Dice icon indicates a pseudo-random event, whose probability is controlled by a parameter. The clock icon indicates that time elapses before the next event occurs. </w:t>
      </w:r>
    </w:p>
    <w:p w14:paraId="10A0FDDB" w14:textId="77777777" w:rsidR="00455859" w:rsidRPr="00603CE0" w:rsidRDefault="00455859" w:rsidP="00B30896">
      <w:pPr>
        <w:rPr>
          <w:rFonts w:ascii="Times New Roman" w:hAnsi="Times New Roman"/>
          <w:color w:val="000000" w:themeColor="text1"/>
        </w:rPr>
      </w:pPr>
    </w:p>
    <w:p w14:paraId="46CBEC26" w14:textId="77777777" w:rsidR="00C516AE" w:rsidRPr="00603CE0" w:rsidRDefault="00455859" w:rsidP="00C516AE">
      <w:pPr>
        <w:keepNext/>
        <w:rPr>
          <w:rFonts w:ascii="Times New Roman" w:hAnsi="Times New Roman"/>
          <w:color w:val="000000" w:themeColor="text1"/>
        </w:rPr>
      </w:pPr>
      <w:r w:rsidRPr="00603CE0">
        <w:rPr>
          <w:rFonts w:ascii="Times New Roman" w:hAnsi="Times New Roman"/>
          <w:noProof/>
          <w:color w:val="000000" w:themeColor="text1"/>
          <w:sz w:val="20"/>
        </w:rPr>
        <w:drawing>
          <wp:inline distT="0" distB="0" distL="0" distR="0" wp14:anchorId="4F32E767" wp14:editId="349937C5">
            <wp:extent cx="5943600" cy="2428240"/>
            <wp:effectExtent l="0" t="0" r="0" b="0"/>
            <wp:docPr id="1728729498" name="Picture 7" descr="A diagram of a health care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29498" name="Picture 7" descr="A diagram of a health care system&#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428240"/>
                    </a:xfrm>
                    <a:prstGeom prst="rect">
                      <a:avLst/>
                    </a:prstGeom>
                  </pic:spPr>
                </pic:pic>
              </a:graphicData>
            </a:graphic>
          </wp:inline>
        </w:drawing>
      </w:r>
    </w:p>
    <w:p w14:paraId="4B60263B" w14:textId="356144F3" w:rsidR="006F3D7B" w:rsidRPr="00603CE0" w:rsidRDefault="00C516AE" w:rsidP="00B779B3">
      <w:pPr>
        <w:pStyle w:val="Caption"/>
        <w:rPr>
          <w:rFonts w:ascii="Times New Roman" w:hAnsi="Times New Roman"/>
          <w:color w:val="000000" w:themeColor="text1"/>
        </w:rPr>
      </w:pPr>
      <w:bookmarkStart w:id="310" w:name="_Ref194048601"/>
      <w:r w:rsidRPr="00603CE0">
        <w:rPr>
          <w:rFonts w:ascii="Times New Roman" w:hAnsi="Times New Roman"/>
          <w:color w:val="000000" w:themeColor="text1"/>
        </w:rPr>
        <w:t>Figure S</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color w:val="000000" w:themeColor="text1"/>
        </w:rPr>
        <w:fldChar w:fldCharType="separate"/>
      </w:r>
      <w:r w:rsidR="008B73CD" w:rsidRPr="00603CE0">
        <w:rPr>
          <w:rFonts w:ascii="Times New Roman" w:hAnsi="Times New Roman"/>
          <w:noProof/>
          <w:color w:val="000000" w:themeColor="text1"/>
        </w:rPr>
        <w:t>2</w:t>
      </w:r>
      <w:r w:rsidRPr="00603CE0">
        <w:rPr>
          <w:rFonts w:ascii="Times New Roman" w:hAnsi="Times New Roman"/>
          <w:color w:val="000000" w:themeColor="text1"/>
        </w:rPr>
        <w:fldChar w:fldCharType="end"/>
      </w:r>
      <w:bookmarkEnd w:id="310"/>
      <w:r w:rsidRPr="00603CE0">
        <w:rPr>
          <w:rFonts w:ascii="Times New Roman" w:hAnsi="Times New Roman"/>
          <w:color w:val="000000" w:themeColor="text1"/>
        </w:rPr>
        <w:t xml:space="preserve">. </w:t>
      </w:r>
      <w:r w:rsidR="00043292" w:rsidRPr="00603CE0">
        <w:rPr>
          <w:rFonts w:ascii="Times New Roman" w:hAnsi="Times New Roman"/>
          <w:color w:val="000000" w:themeColor="text1"/>
        </w:rPr>
        <w:t xml:space="preserve">Model diagram for test-of-cure (TOC) counterfactual. </w:t>
      </w:r>
      <w:r w:rsidR="00133617" w:rsidRPr="00603CE0">
        <w:rPr>
          <w:rFonts w:ascii="Times New Roman" w:hAnsi="Times New Roman"/>
          <w:color w:val="000000" w:themeColor="text1"/>
        </w:rPr>
        <w:t xml:space="preserve">See Figure S1 caption for symbol explanations. </w:t>
      </w:r>
    </w:p>
    <w:p w14:paraId="17BBA08F" w14:textId="3DA91EF5" w:rsidR="006F3D7B" w:rsidRPr="00603CE0" w:rsidRDefault="006F3D7B" w:rsidP="00B779B3">
      <w:pPr>
        <w:pStyle w:val="Caption"/>
        <w:rPr>
          <w:rFonts w:ascii="Times New Roman" w:hAnsi="Times New Roman"/>
          <w:color w:val="000000" w:themeColor="text1"/>
        </w:rPr>
      </w:pPr>
    </w:p>
    <w:p w14:paraId="362AC4F8" w14:textId="77777777" w:rsidR="003D2FC9" w:rsidRPr="00603CE0" w:rsidRDefault="000413E2" w:rsidP="003D2FC9">
      <w:pPr>
        <w:keepNext/>
        <w:spacing w:after="160" w:line="259" w:lineRule="auto"/>
        <w:rPr>
          <w:rFonts w:ascii="Times New Roman" w:hAnsi="Times New Roman"/>
          <w:color w:val="000000" w:themeColor="text1"/>
        </w:rPr>
      </w:pPr>
      <w:r w:rsidRPr="00603CE0">
        <w:rPr>
          <w:rFonts w:ascii="Times New Roman" w:hAnsi="Times New Roman"/>
          <w:noProof/>
          <w:color w:val="000000" w:themeColor="text1"/>
        </w:rPr>
        <w:lastRenderedPageBreak/>
        <w:drawing>
          <wp:inline distT="0" distB="0" distL="0" distR="0" wp14:anchorId="6D281CDB" wp14:editId="328DF3AD">
            <wp:extent cx="5516052" cy="5556413"/>
            <wp:effectExtent l="0" t="0" r="0" b="0"/>
            <wp:docPr id="347495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95736" name="Picture 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16052" cy="5556413"/>
                    </a:xfrm>
                    <a:prstGeom prst="rect">
                      <a:avLst/>
                    </a:prstGeom>
                  </pic:spPr>
                </pic:pic>
              </a:graphicData>
            </a:graphic>
          </wp:inline>
        </w:drawing>
      </w:r>
    </w:p>
    <w:p w14:paraId="3EB183D4" w14:textId="38E5ADEE" w:rsidR="00313C66" w:rsidRPr="00603CE0" w:rsidRDefault="003D2FC9" w:rsidP="003D2FC9">
      <w:pPr>
        <w:pStyle w:val="Caption"/>
        <w:rPr>
          <w:rFonts w:ascii="Times New Roman" w:hAnsi="Times New Roman"/>
          <w:color w:val="000000" w:themeColor="text1"/>
        </w:rPr>
      </w:pPr>
      <w:bookmarkStart w:id="311" w:name="_Ref194068936"/>
      <w:r w:rsidRPr="00603CE0">
        <w:rPr>
          <w:rFonts w:ascii="Times New Roman" w:hAnsi="Times New Roman"/>
          <w:b/>
          <w:color w:val="000000" w:themeColor="text1"/>
        </w:rPr>
        <w:t>Figure S</w:t>
      </w:r>
      <w:r w:rsidRPr="00603CE0">
        <w:rPr>
          <w:rFonts w:ascii="Times New Roman" w:hAnsi="Times New Roman"/>
          <w:b/>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b/>
          <w:color w:val="000000" w:themeColor="text1"/>
        </w:rPr>
        <w:fldChar w:fldCharType="separate"/>
      </w:r>
      <w:r w:rsidR="008B73CD" w:rsidRPr="00603CE0">
        <w:rPr>
          <w:rFonts w:ascii="Times New Roman" w:hAnsi="Times New Roman"/>
          <w:noProof/>
          <w:color w:val="000000" w:themeColor="text1"/>
        </w:rPr>
        <w:t>3</w:t>
      </w:r>
      <w:r w:rsidRPr="00603CE0">
        <w:rPr>
          <w:rFonts w:ascii="Times New Roman" w:hAnsi="Times New Roman"/>
          <w:b/>
          <w:color w:val="000000" w:themeColor="text1"/>
        </w:rPr>
        <w:fldChar w:fldCharType="end"/>
      </w:r>
      <w:bookmarkEnd w:id="311"/>
      <w:r w:rsidRPr="00603CE0">
        <w:rPr>
          <w:rFonts w:ascii="Times New Roman" w:hAnsi="Times New Roman"/>
          <w:b/>
          <w:color w:val="000000" w:themeColor="text1"/>
        </w:rPr>
        <w:t xml:space="preserve">. </w:t>
      </w:r>
      <w:r w:rsidR="00914F4F" w:rsidRPr="00603CE0">
        <w:rPr>
          <w:rFonts w:ascii="Times New Roman" w:hAnsi="Times New Roman"/>
          <w:b/>
          <w:color w:val="000000" w:themeColor="text1"/>
        </w:rPr>
        <w:t xml:space="preserve">Parameter estimates, based on resampling with replacement </w:t>
      </w:r>
      <w:r w:rsidR="007E567D" w:rsidRPr="00603CE0">
        <w:rPr>
          <w:rFonts w:ascii="Times New Roman" w:hAnsi="Times New Roman"/>
          <w:b/>
          <w:color w:val="000000" w:themeColor="text1"/>
        </w:rPr>
        <w:t>based on trajectory probability weights</w:t>
      </w:r>
      <w:r w:rsidR="007E567D" w:rsidRPr="00603CE0">
        <w:rPr>
          <w:rFonts w:ascii="Times New Roman" w:hAnsi="Times New Roman"/>
          <w:color w:val="000000" w:themeColor="text1"/>
        </w:rPr>
        <w:t xml:space="preserve"> (see §</w:t>
      </w:r>
      <w:r w:rsidR="007E567D" w:rsidRPr="00603CE0">
        <w:rPr>
          <w:rFonts w:ascii="Times New Roman" w:hAnsi="Times New Roman"/>
          <w:color w:val="000000" w:themeColor="text1"/>
        </w:rPr>
        <w:fldChar w:fldCharType="begin"/>
      </w:r>
      <w:r w:rsidR="007E567D" w:rsidRPr="00603CE0">
        <w:rPr>
          <w:rFonts w:ascii="Times New Roman" w:hAnsi="Times New Roman"/>
          <w:color w:val="000000" w:themeColor="text1"/>
        </w:rPr>
        <w:instrText xml:space="preserve"> REF _Ref173777684 \r \h </w:instrText>
      </w:r>
      <w:r w:rsidR="00885DFD" w:rsidRPr="00603CE0">
        <w:rPr>
          <w:rFonts w:ascii="Times New Roman" w:hAnsi="Times New Roman"/>
          <w:color w:val="000000" w:themeColor="text1"/>
        </w:rPr>
        <w:instrText xml:space="preserve"> \* MERGEFORMAT </w:instrText>
      </w:r>
      <w:r w:rsidR="007E567D" w:rsidRPr="00603CE0">
        <w:rPr>
          <w:rFonts w:ascii="Times New Roman" w:hAnsi="Times New Roman"/>
          <w:color w:val="000000" w:themeColor="text1"/>
        </w:rPr>
      </w:r>
      <w:r w:rsidR="007E567D"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S1.3</w:t>
      </w:r>
      <w:r w:rsidR="007E567D" w:rsidRPr="00603CE0">
        <w:rPr>
          <w:rFonts w:ascii="Times New Roman" w:hAnsi="Times New Roman"/>
          <w:color w:val="000000" w:themeColor="text1"/>
        </w:rPr>
        <w:fldChar w:fldCharType="end"/>
      </w:r>
      <w:r w:rsidR="007E567D" w:rsidRPr="00603CE0">
        <w:rPr>
          <w:rFonts w:ascii="Times New Roman" w:hAnsi="Times New Roman"/>
          <w:color w:val="000000" w:themeColor="text1"/>
        </w:rPr>
        <w:t>).</w:t>
      </w:r>
      <w:r w:rsidR="00B24FA8" w:rsidRPr="00603CE0">
        <w:rPr>
          <w:rFonts w:ascii="Times New Roman" w:hAnsi="Times New Roman"/>
          <w:color w:val="000000" w:themeColor="text1"/>
        </w:rPr>
        <w:t xml:space="preserve"> </w:t>
      </w:r>
      <w:r w:rsidR="004C0072" w:rsidRPr="00603CE0">
        <w:rPr>
          <w:rFonts w:ascii="Times New Roman" w:hAnsi="Times New Roman"/>
          <w:color w:val="000000" w:themeColor="text1"/>
        </w:rPr>
        <w:t xml:space="preserve">Dashed vertical lines in </w:t>
      </w:r>
      <w:r w:rsidR="00D51163" w:rsidRPr="00603CE0">
        <w:rPr>
          <w:rFonts w:ascii="Times New Roman" w:hAnsi="Times New Roman"/>
          <w:color w:val="000000" w:themeColor="text1"/>
        </w:rPr>
        <w:t xml:space="preserve">all </w:t>
      </w:r>
      <w:r w:rsidR="004C0072" w:rsidRPr="00603CE0">
        <w:rPr>
          <w:rFonts w:ascii="Times New Roman" w:hAnsi="Times New Roman"/>
          <w:color w:val="000000" w:themeColor="text1"/>
        </w:rPr>
        <w:t>panels indicate the ranges of the prior distributions</w:t>
      </w:r>
      <w:r w:rsidR="00F81CB6" w:rsidRPr="00603CE0">
        <w:rPr>
          <w:rFonts w:ascii="Times New Roman" w:hAnsi="Times New Roman"/>
          <w:color w:val="000000" w:themeColor="text1"/>
        </w:rPr>
        <w:t xml:space="preserve"> (</w:t>
      </w:r>
      <w:r w:rsidR="00710DD4" w:rsidRPr="00603CE0">
        <w:rPr>
          <w:rFonts w:ascii="Times New Roman" w:hAnsi="Times New Roman"/>
          <w:color w:val="000000" w:themeColor="text1"/>
        </w:rPr>
        <w:fldChar w:fldCharType="begin"/>
      </w:r>
      <w:r w:rsidR="00710DD4" w:rsidRPr="00603CE0">
        <w:rPr>
          <w:rFonts w:ascii="Times New Roman" w:hAnsi="Times New Roman"/>
          <w:color w:val="000000" w:themeColor="text1"/>
        </w:rPr>
        <w:instrText xml:space="preserve"> REF _Ref194049972 \h </w:instrText>
      </w:r>
      <w:r w:rsidR="00C77B9D" w:rsidRPr="00603CE0">
        <w:rPr>
          <w:rFonts w:ascii="Times New Roman" w:hAnsi="Times New Roman"/>
          <w:color w:val="000000" w:themeColor="text1"/>
        </w:rPr>
        <w:instrText xml:space="preserve"> \* MERGEFORMAT </w:instrText>
      </w:r>
      <w:r w:rsidR="00710DD4" w:rsidRPr="00603CE0">
        <w:rPr>
          <w:rFonts w:ascii="Times New Roman" w:hAnsi="Times New Roman"/>
          <w:color w:val="000000" w:themeColor="text1"/>
        </w:rPr>
      </w:r>
      <w:r w:rsidR="00710DD4"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S1</w:t>
      </w:r>
      <w:r w:rsidR="00710DD4" w:rsidRPr="00603CE0">
        <w:rPr>
          <w:rFonts w:ascii="Times New Roman" w:hAnsi="Times New Roman"/>
          <w:color w:val="000000" w:themeColor="text1"/>
        </w:rPr>
        <w:fldChar w:fldCharType="end"/>
      </w:r>
      <w:r w:rsidR="00F81CB6" w:rsidRPr="00603CE0">
        <w:rPr>
          <w:rFonts w:ascii="Times New Roman" w:hAnsi="Times New Roman"/>
          <w:color w:val="000000" w:themeColor="text1"/>
        </w:rPr>
        <w:t>)</w:t>
      </w:r>
      <w:r w:rsidR="004C0072" w:rsidRPr="00603CE0">
        <w:rPr>
          <w:rFonts w:ascii="Times New Roman" w:hAnsi="Times New Roman"/>
          <w:color w:val="000000" w:themeColor="text1"/>
        </w:rPr>
        <w:t>.</w:t>
      </w:r>
    </w:p>
    <w:p w14:paraId="0E1D7C37" w14:textId="77777777" w:rsidR="007303AF" w:rsidRPr="00603CE0" w:rsidRDefault="007303AF" w:rsidP="00996BAA">
      <w:pPr>
        <w:rPr>
          <w:rFonts w:ascii="Times New Roman" w:hAnsi="Times New Roman"/>
          <w:color w:val="000000" w:themeColor="text1"/>
        </w:rPr>
      </w:pPr>
    </w:p>
    <w:p w14:paraId="16EF2DFC" w14:textId="77777777" w:rsidR="007303AF" w:rsidRPr="00603CE0" w:rsidRDefault="007303AF" w:rsidP="00996BAA">
      <w:pPr>
        <w:rPr>
          <w:rFonts w:ascii="Times New Roman" w:hAnsi="Times New Roman"/>
          <w:color w:val="000000" w:themeColor="text1"/>
        </w:rPr>
      </w:pPr>
    </w:p>
    <w:p w14:paraId="277F9FA3" w14:textId="77777777" w:rsidR="00F930C4" w:rsidRPr="00603CE0" w:rsidRDefault="00F930C4" w:rsidP="00996BAA">
      <w:pPr>
        <w:rPr>
          <w:rFonts w:ascii="Times New Roman" w:hAnsi="Times New Roman"/>
          <w:color w:val="000000" w:themeColor="text1"/>
        </w:rPr>
      </w:pPr>
    </w:p>
    <w:p w14:paraId="5D409D48" w14:textId="77777777" w:rsidR="007303AF" w:rsidRPr="00603CE0" w:rsidRDefault="00914F4F" w:rsidP="00B779B3">
      <w:pPr>
        <w:keepNext/>
        <w:spacing w:after="160" w:line="259" w:lineRule="auto"/>
        <w:rPr>
          <w:rFonts w:ascii="Times New Roman" w:hAnsi="Times New Roman"/>
          <w:color w:val="000000" w:themeColor="text1"/>
        </w:rPr>
      </w:pPr>
      <w:r w:rsidRPr="00603CE0">
        <w:rPr>
          <w:rFonts w:ascii="Times New Roman" w:hAnsi="Times New Roman"/>
          <w:color w:val="000000" w:themeColor="text1"/>
        </w:rPr>
        <w:br w:type="page"/>
      </w:r>
      <w:r w:rsidR="007303AF" w:rsidRPr="00603CE0">
        <w:rPr>
          <w:rFonts w:ascii="Times New Roman" w:hAnsi="Times New Roman"/>
          <w:noProof/>
          <w:color w:val="000000" w:themeColor="text1"/>
        </w:rPr>
        <w:lastRenderedPageBreak/>
        <w:drawing>
          <wp:inline distT="0" distB="0" distL="0" distR="0" wp14:anchorId="1EEE5A60" wp14:editId="02A35B63">
            <wp:extent cx="4485005" cy="3904090"/>
            <wp:effectExtent l="0" t="0" r="0" b="0"/>
            <wp:docPr id="776592899" name="Picture 77659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92899" name="Picture 776592899"/>
                    <pic:cNvPicPr/>
                  </pic:nvPicPr>
                  <pic:blipFill rotWithShape="1">
                    <a:blip r:embed="rId22" cstate="print">
                      <a:extLst>
                        <a:ext uri="{28A0092B-C50C-407E-A947-70E740481C1C}">
                          <a14:useLocalDpi xmlns:a14="http://schemas.microsoft.com/office/drawing/2010/main" val="0"/>
                        </a:ext>
                      </a:extLst>
                    </a:blip>
                    <a:srcRect b="40247"/>
                    <a:stretch/>
                  </pic:blipFill>
                  <pic:spPr bwMode="auto">
                    <a:xfrm>
                      <a:off x="0" y="0"/>
                      <a:ext cx="4485579" cy="3904590"/>
                    </a:xfrm>
                    <a:prstGeom prst="rect">
                      <a:avLst/>
                    </a:prstGeom>
                    <a:ln>
                      <a:noFill/>
                    </a:ln>
                    <a:extLst>
                      <a:ext uri="{53640926-AAD7-44D8-BBD7-CCE9431645EC}">
                        <a14:shadowObscured xmlns:a14="http://schemas.microsoft.com/office/drawing/2010/main"/>
                      </a:ext>
                    </a:extLst>
                  </pic:spPr>
                </pic:pic>
              </a:graphicData>
            </a:graphic>
          </wp:inline>
        </w:drawing>
      </w:r>
    </w:p>
    <w:p w14:paraId="3162D4C7" w14:textId="0090C8B6" w:rsidR="00914F4F" w:rsidRPr="00603CE0" w:rsidRDefault="007303AF" w:rsidP="007303AF">
      <w:pPr>
        <w:pStyle w:val="Caption"/>
        <w:rPr>
          <w:rFonts w:ascii="Times New Roman" w:eastAsiaTheme="majorEastAsia" w:hAnsi="Times New Roman"/>
          <w:color w:val="000000" w:themeColor="text1"/>
        </w:rPr>
      </w:pPr>
      <w:bookmarkStart w:id="312" w:name="_Ref193289531"/>
      <w:r w:rsidRPr="00603CE0">
        <w:rPr>
          <w:rFonts w:ascii="Times New Roman" w:hAnsi="Times New Roman"/>
          <w:b/>
          <w:color w:val="000000" w:themeColor="text1"/>
        </w:rPr>
        <w:t>Figure S</w:t>
      </w:r>
      <w:r w:rsidR="008B73CD" w:rsidRPr="00603CE0">
        <w:rPr>
          <w:color w:val="000000" w:themeColor="text1"/>
        </w:rPr>
        <w:fldChar w:fldCharType="begin"/>
      </w:r>
      <w:r w:rsidR="008B73CD" w:rsidRPr="00603CE0">
        <w:rPr>
          <w:color w:val="000000" w:themeColor="text1"/>
        </w:rPr>
        <w:instrText xml:space="preserve"> SEQ Figure_S \* ARABIC </w:instrText>
      </w:r>
      <w:r w:rsidR="008B73CD" w:rsidRPr="00603CE0">
        <w:rPr>
          <w:color w:val="000000" w:themeColor="text1"/>
        </w:rPr>
        <w:fldChar w:fldCharType="separate"/>
      </w:r>
      <w:r w:rsidR="008B73CD" w:rsidRPr="00603CE0">
        <w:rPr>
          <w:noProof/>
          <w:color w:val="000000" w:themeColor="text1"/>
        </w:rPr>
        <w:t>4</w:t>
      </w:r>
      <w:r w:rsidR="008B73CD" w:rsidRPr="00603CE0">
        <w:rPr>
          <w:noProof/>
          <w:color w:val="000000" w:themeColor="text1"/>
        </w:rPr>
        <w:fldChar w:fldCharType="end"/>
      </w:r>
      <w:bookmarkEnd w:id="312"/>
      <w:r w:rsidRPr="00603CE0">
        <w:rPr>
          <w:rFonts w:ascii="Times New Roman" w:hAnsi="Times New Roman"/>
          <w:b/>
          <w:color w:val="000000" w:themeColor="text1"/>
        </w:rPr>
        <w:t xml:space="preserve">. </w:t>
      </w:r>
      <w:r w:rsidR="002F5AAA" w:rsidRPr="00603CE0">
        <w:rPr>
          <w:rFonts w:ascii="Times New Roman" w:hAnsi="Times New Roman"/>
          <w:b/>
          <w:color w:val="000000" w:themeColor="text1"/>
        </w:rPr>
        <w:t>Transmissions per infection per year</w:t>
      </w:r>
      <w:r w:rsidR="007A2F15" w:rsidRPr="00603CE0">
        <w:rPr>
          <w:rFonts w:ascii="Times New Roman" w:hAnsi="Times New Roman"/>
          <w:b/>
          <w:color w:val="000000" w:themeColor="text1"/>
        </w:rPr>
        <w:t xml:space="preserve"> under </w:t>
      </w:r>
      <w:r w:rsidR="00C2326E" w:rsidRPr="00603CE0">
        <w:rPr>
          <w:rFonts w:ascii="Times New Roman" w:hAnsi="Times New Roman"/>
          <w:b/>
          <w:color w:val="000000" w:themeColor="text1"/>
        </w:rPr>
        <w:t xml:space="preserve">select </w:t>
      </w:r>
      <w:r w:rsidR="007A2F15" w:rsidRPr="00603CE0">
        <w:rPr>
          <w:rFonts w:ascii="Times New Roman" w:hAnsi="Times New Roman"/>
          <w:b/>
          <w:color w:val="000000" w:themeColor="text1"/>
        </w:rPr>
        <w:t>counterfactual scenarios</w:t>
      </w:r>
      <w:r w:rsidR="002F5AAA" w:rsidRPr="00603CE0">
        <w:rPr>
          <w:rFonts w:ascii="Times New Roman" w:hAnsi="Times New Roman"/>
          <w:color w:val="000000" w:themeColor="text1"/>
        </w:rPr>
        <w:t xml:space="preserve">. </w:t>
      </w:r>
      <w:r w:rsidR="00571E4D" w:rsidRPr="00603CE0">
        <w:rPr>
          <w:rFonts w:ascii="Times New Roman" w:hAnsi="Times New Roman"/>
          <w:color w:val="000000" w:themeColor="text1"/>
        </w:rPr>
        <w:t xml:space="preserve">From </w:t>
      </w:r>
      <w:r w:rsidR="007B5680" w:rsidRPr="00603CE0">
        <w:rPr>
          <w:rFonts w:ascii="Times New Roman" w:hAnsi="Times New Roman"/>
          <w:color w:val="000000" w:themeColor="text1"/>
        </w:rPr>
        <w:t xml:space="preserve">all of the infections which occurred in each trajectory, the </w:t>
      </w:r>
      <w:r w:rsidR="006820F8" w:rsidRPr="00603CE0">
        <w:rPr>
          <w:rFonts w:ascii="Times New Roman" w:hAnsi="Times New Roman"/>
          <w:color w:val="000000" w:themeColor="text1"/>
        </w:rPr>
        <w:t xml:space="preserve">rate of transmissions per infection per year was calculated by dividing the number of transmissions of that infection by its duration in years. </w:t>
      </w:r>
      <w:r w:rsidR="00D03D2D" w:rsidRPr="00603CE0">
        <w:rPr>
          <w:rFonts w:ascii="Times New Roman" w:hAnsi="Times New Roman"/>
          <w:color w:val="000000" w:themeColor="text1"/>
        </w:rPr>
        <w:t xml:space="preserve">Then, the distribution of rates was used to calculate the 25%, 50%, and 75% quantiles. </w:t>
      </w:r>
      <w:r w:rsidR="00BC608B" w:rsidRPr="00603CE0">
        <w:rPr>
          <w:rFonts w:ascii="Times New Roman" w:hAnsi="Times New Roman"/>
          <w:color w:val="000000" w:themeColor="text1"/>
        </w:rPr>
        <w:t xml:space="preserve">These values were tallied across trajectories and </w:t>
      </w:r>
      <w:r w:rsidR="00BD2E4C" w:rsidRPr="00603CE0">
        <w:rPr>
          <w:rFonts w:ascii="Times New Roman" w:hAnsi="Times New Roman"/>
          <w:color w:val="000000" w:themeColor="text1"/>
        </w:rPr>
        <w:t xml:space="preserve">are presented in this figure. </w:t>
      </w:r>
    </w:p>
    <w:p w14:paraId="1402AF0E" w14:textId="77777777" w:rsidR="00FD09E4" w:rsidRPr="00603CE0" w:rsidRDefault="00FD09E4" w:rsidP="00FD09E4">
      <w:pPr>
        <w:rPr>
          <w:rFonts w:ascii="Times New Roman" w:hAnsi="Times New Roman"/>
          <w:color w:val="000000" w:themeColor="text1"/>
        </w:rPr>
      </w:pPr>
    </w:p>
    <w:p w14:paraId="5682423F" w14:textId="77777777" w:rsidR="00FD09E4" w:rsidRPr="00603CE0" w:rsidRDefault="00FD09E4" w:rsidP="00FD09E4">
      <w:pPr>
        <w:rPr>
          <w:rFonts w:ascii="Times New Roman" w:hAnsi="Times New Roman"/>
          <w:color w:val="000000" w:themeColor="text1"/>
        </w:rPr>
      </w:pPr>
    </w:p>
    <w:p w14:paraId="21DB8DE2" w14:textId="77777777" w:rsidR="005A7C5F" w:rsidRPr="00603CE0" w:rsidRDefault="005A7C5F" w:rsidP="00FD09E4">
      <w:pPr>
        <w:rPr>
          <w:rFonts w:ascii="Times New Roman" w:hAnsi="Times New Roman"/>
          <w:color w:val="000000" w:themeColor="text1"/>
        </w:rPr>
      </w:pPr>
    </w:p>
    <w:p w14:paraId="3BBC8371" w14:textId="77777777" w:rsidR="005A7C5F" w:rsidRPr="00603CE0" w:rsidRDefault="005A7C5F" w:rsidP="00FD09E4">
      <w:pPr>
        <w:rPr>
          <w:rFonts w:ascii="Times New Roman" w:hAnsi="Times New Roman"/>
          <w:color w:val="000000" w:themeColor="text1"/>
        </w:rPr>
      </w:pPr>
    </w:p>
    <w:p w14:paraId="7CB57D22" w14:textId="77777777" w:rsidR="005A7C5F" w:rsidRPr="00603CE0" w:rsidRDefault="005A7C5F" w:rsidP="00FD09E4">
      <w:pPr>
        <w:rPr>
          <w:rFonts w:ascii="Times New Roman" w:hAnsi="Times New Roman"/>
          <w:color w:val="000000" w:themeColor="text1"/>
        </w:rPr>
      </w:pPr>
    </w:p>
    <w:p w14:paraId="4C54A797" w14:textId="77777777" w:rsidR="005A7C5F" w:rsidRPr="00603CE0" w:rsidRDefault="005A7C5F" w:rsidP="00FD09E4">
      <w:pPr>
        <w:rPr>
          <w:rFonts w:ascii="Times New Roman" w:hAnsi="Times New Roman"/>
          <w:color w:val="000000" w:themeColor="text1"/>
        </w:rPr>
      </w:pPr>
    </w:p>
    <w:p w14:paraId="3C58987D" w14:textId="77777777" w:rsidR="005A7C5F" w:rsidRPr="00603CE0" w:rsidRDefault="005A7C5F" w:rsidP="00FD09E4">
      <w:pPr>
        <w:rPr>
          <w:rFonts w:ascii="Times New Roman" w:hAnsi="Times New Roman"/>
          <w:color w:val="000000" w:themeColor="text1"/>
        </w:rPr>
      </w:pPr>
    </w:p>
    <w:p w14:paraId="53D7CBB3" w14:textId="77777777" w:rsidR="005A7C5F" w:rsidRPr="00603CE0" w:rsidRDefault="005A7C5F" w:rsidP="00FD09E4">
      <w:pPr>
        <w:rPr>
          <w:rFonts w:ascii="Times New Roman" w:hAnsi="Times New Roman"/>
          <w:color w:val="000000" w:themeColor="text1"/>
        </w:rPr>
      </w:pPr>
    </w:p>
    <w:p w14:paraId="11BA579A" w14:textId="2F8EC007" w:rsidR="005A7C5F" w:rsidRPr="00603CE0" w:rsidRDefault="005A7C5F" w:rsidP="00FD09E4">
      <w:pPr>
        <w:rPr>
          <w:rFonts w:ascii="Times New Roman" w:hAnsi="Times New Roman"/>
          <w:color w:val="000000" w:themeColor="text1"/>
        </w:rPr>
      </w:pPr>
    </w:p>
    <w:p w14:paraId="4743317E" w14:textId="77777777" w:rsidR="005A7C5F" w:rsidRPr="00603CE0" w:rsidRDefault="005A7C5F" w:rsidP="00FD09E4">
      <w:pPr>
        <w:rPr>
          <w:rFonts w:ascii="Times New Roman" w:hAnsi="Times New Roman"/>
          <w:color w:val="000000" w:themeColor="text1"/>
        </w:rPr>
      </w:pPr>
    </w:p>
    <w:p w14:paraId="0A63A16E" w14:textId="77777777" w:rsidR="005A7C5F" w:rsidRPr="00603CE0" w:rsidRDefault="005A7C5F" w:rsidP="00B779B3">
      <w:pPr>
        <w:rPr>
          <w:rFonts w:ascii="Times New Roman" w:eastAsiaTheme="majorEastAsia" w:hAnsi="Times New Roman"/>
          <w:color w:val="000000" w:themeColor="text1"/>
        </w:rPr>
      </w:pPr>
    </w:p>
    <w:p w14:paraId="5D12F05B" w14:textId="7C6BC148" w:rsidR="00F930C4" w:rsidRPr="00603CE0" w:rsidRDefault="00F32DDB" w:rsidP="00222BC2">
      <w:pPr>
        <w:pStyle w:val="SH2"/>
      </w:pPr>
      <w:r w:rsidRPr="00603CE0">
        <w:lastRenderedPageBreak/>
        <w:t xml:space="preserve">Supplement </w:t>
      </w:r>
      <w:r w:rsidR="00F930C4" w:rsidRPr="00603CE0">
        <w:t xml:space="preserve">Tables </w:t>
      </w:r>
    </w:p>
    <w:p w14:paraId="0862C5DC" w14:textId="6BD5389B" w:rsidR="00EB6918" w:rsidRPr="00603CE0" w:rsidRDefault="00EB6918" w:rsidP="00B779B3">
      <w:pPr>
        <w:pStyle w:val="Caption"/>
        <w:keepNext/>
        <w:rPr>
          <w:rFonts w:ascii="Times New Roman" w:hAnsi="Times New Roman"/>
          <w:color w:val="000000" w:themeColor="text1"/>
        </w:rPr>
      </w:pPr>
      <w:bookmarkStart w:id="313" w:name="_Ref194049972"/>
      <w:r w:rsidRPr="00603CE0">
        <w:rPr>
          <w:rFonts w:ascii="Times New Roman" w:hAnsi="Times New Roman"/>
          <w:color w:val="000000" w:themeColor="text1"/>
        </w:rPr>
        <w:t>Table S</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Table_S \* ARABIC </w:instrText>
      </w:r>
      <w:r w:rsidRPr="00603CE0">
        <w:rPr>
          <w:rFonts w:ascii="Times New Roman" w:hAnsi="Times New Roman"/>
          <w:color w:val="000000" w:themeColor="text1"/>
        </w:rPr>
        <w:fldChar w:fldCharType="separate"/>
      </w:r>
      <w:r w:rsidR="00631528" w:rsidRPr="00603CE0">
        <w:rPr>
          <w:rFonts w:ascii="Times New Roman" w:hAnsi="Times New Roman"/>
          <w:noProof/>
          <w:color w:val="000000" w:themeColor="text1"/>
        </w:rPr>
        <w:t>1</w:t>
      </w:r>
      <w:r w:rsidRPr="00603CE0">
        <w:rPr>
          <w:rFonts w:ascii="Times New Roman" w:hAnsi="Times New Roman"/>
          <w:color w:val="000000" w:themeColor="text1"/>
        </w:rPr>
        <w:fldChar w:fldCharType="end"/>
      </w:r>
      <w:bookmarkEnd w:id="313"/>
      <w:r w:rsidRPr="00603CE0">
        <w:rPr>
          <w:rFonts w:ascii="Times New Roman" w:hAnsi="Times New Roman"/>
          <w:color w:val="000000" w:themeColor="text1"/>
        </w:rPr>
        <w:t>: Model parameters</w:t>
      </w:r>
      <w:ins w:id="314" w:author="Ekanayake-Weber, Marcy" w:date="2026-03-06T09:49:00Z" w16du:dateUtc="2026-03-06T14:49:00Z">
        <w:r w:rsidR="00AA35BE">
          <w:rPr>
            <w:rFonts w:ascii="Times New Roman" w:hAnsi="Times New Roman"/>
            <w:color w:val="000000" w:themeColor="text1"/>
          </w:rPr>
          <w:t xml:space="preserve">. </w:t>
        </w:r>
      </w:ins>
      <w:ins w:id="315" w:author="Ekanayake-Weber, Marcy" w:date="2026-03-06T09:50:00Z" w16du:dateUtc="2026-03-06T14:50:00Z">
        <w:r w:rsidR="00AA35BE">
          <w:rPr>
            <w:rFonts w:ascii="Times New Roman" w:hAnsi="Times New Roman"/>
            <w:color w:val="000000" w:themeColor="text1"/>
          </w:rPr>
          <w:t xml:space="preserve">Reference refers to the range of the prior distribution. </w:t>
        </w:r>
      </w:ins>
      <w:ins w:id="316" w:author="Ekanayake-Weber, Marcy" w:date="2026-03-06T09:49:00Z" w16du:dateUtc="2026-03-06T14:49:00Z">
        <w:r w:rsidR="00AA35BE">
          <w:rPr>
            <w:rFonts w:ascii="Times New Roman" w:hAnsi="Times New Roman"/>
            <w:color w:val="000000" w:themeColor="text1"/>
          </w:rPr>
          <w:t xml:space="preserve">For </w:t>
        </w:r>
      </w:ins>
      <w:ins w:id="317" w:author="Ekanayake-Weber, Marcy" w:date="2026-03-06T09:50:00Z" w16du:dateUtc="2026-03-06T14:50:00Z">
        <w:r w:rsidR="00AA35BE">
          <w:rPr>
            <w:rFonts w:ascii="Times New Roman" w:hAnsi="Times New Roman"/>
            <w:color w:val="000000" w:themeColor="text1"/>
          </w:rPr>
          <w:t xml:space="preserve">those where the only reference is </w:t>
        </w:r>
        <w:r w:rsidR="00761641">
          <w:rPr>
            <w:rFonts w:ascii="Times New Roman" w:hAnsi="Times New Roman"/>
            <w:color w:val="000000" w:themeColor="text1"/>
          </w:rPr>
          <w:t>“assumption”</w:t>
        </w:r>
      </w:ins>
      <w:ins w:id="318" w:author="Ekanayake-Weber, Marcy" w:date="2026-03-06T10:02:00Z" w16du:dateUtc="2026-03-06T15:02:00Z">
        <w:r w:rsidR="004E6D13">
          <w:rPr>
            <w:rFonts w:ascii="Times New Roman" w:hAnsi="Times New Roman"/>
            <w:color w:val="000000" w:themeColor="text1"/>
          </w:rPr>
          <w:t xml:space="preserve"> </w:t>
        </w:r>
      </w:ins>
      <w:ins w:id="319" w:author="Ekanayake-Weber, Marcy" w:date="2026-03-06T10:03:00Z" w16du:dateUtc="2026-03-06T15:03:00Z">
        <w:r w:rsidR="001876DC">
          <w:rPr>
            <w:rFonts w:ascii="Times New Roman" w:hAnsi="Times New Roman"/>
            <w:color w:val="000000" w:themeColor="text1"/>
          </w:rPr>
          <w:t>(</w:t>
        </w:r>
      </w:ins>
      <w:ins w:id="320" w:author="Ekanayake-Weber, Marcy" w:date="2026-03-06T10:02:00Z" w16du:dateUtc="2026-03-06T15:02:00Z">
        <w:r w:rsidR="004E6D13">
          <w:rPr>
            <w:rFonts w:ascii="Times New Roman" w:hAnsi="Times New Roman"/>
            <w:color w:val="000000" w:themeColor="text1"/>
          </w:rPr>
          <w:t xml:space="preserve">except </w:t>
        </w:r>
        <w:r w:rsidR="004E6D13" w:rsidRPr="00603CE0">
          <w:rPr>
            <w:rFonts w:ascii="Times New Roman" w:hAnsi="Times New Roman"/>
            <w:i/>
            <w:color w:val="000000" w:themeColor="text1"/>
          </w:rPr>
          <w:t>beginImportingB</w:t>
        </w:r>
        <w:r w:rsidR="004E6D13">
          <w:rPr>
            <w:rFonts w:ascii="Times New Roman" w:hAnsi="Times New Roman"/>
            <w:i/>
            <w:color w:val="000000" w:themeColor="text1"/>
          </w:rPr>
          <w:t xml:space="preserve"> </w:t>
        </w:r>
        <w:r w:rsidR="004E6D13">
          <w:rPr>
            <w:rFonts w:ascii="Times New Roman" w:hAnsi="Times New Roman"/>
            <w:iCs w:val="0"/>
            <w:color w:val="000000" w:themeColor="text1"/>
          </w:rPr>
          <w:t xml:space="preserve">and </w:t>
        </w:r>
      </w:ins>
      <w:ins w:id="321" w:author="Ekanayake-Weber, Marcy" w:date="2026-03-06T10:03:00Z" w16du:dateUtc="2026-03-06T15:03:00Z">
        <w:r w:rsidR="004E6D13" w:rsidRPr="00603CE0">
          <w:rPr>
            <w:rFonts w:ascii="Times New Roman" w:hAnsi="Times New Roman"/>
            <w:i/>
            <w:color w:val="000000" w:themeColor="text1"/>
          </w:rPr>
          <w:t>ImportingBInterval</w:t>
        </w:r>
        <w:r w:rsidR="001876DC">
          <w:rPr>
            <w:rFonts w:ascii="Times New Roman" w:hAnsi="Times New Roman"/>
            <w:iCs w:val="0"/>
            <w:color w:val="000000" w:themeColor="text1"/>
          </w:rPr>
          <w:t>)</w:t>
        </w:r>
      </w:ins>
      <w:ins w:id="322" w:author="Ekanayake-Weber, Marcy" w:date="2026-03-06T09:50:00Z" w16du:dateUtc="2026-03-06T14:50:00Z">
        <w:r w:rsidR="00761641">
          <w:rPr>
            <w:rFonts w:ascii="Times New Roman" w:hAnsi="Times New Roman"/>
            <w:color w:val="000000" w:themeColor="text1"/>
          </w:rPr>
          <w:t xml:space="preserve">, we </w:t>
        </w:r>
      </w:ins>
      <w:ins w:id="323" w:author="Ekanayake-Weber, Marcy" w:date="2026-03-06T09:51:00Z" w16du:dateUtc="2026-03-06T14:51:00Z">
        <w:r w:rsidR="00761641">
          <w:rPr>
            <w:rFonts w:ascii="Times New Roman" w:hAnsi="Times New Roman"/>
            <w:color w:val="000000" w:themeColor="text1"/>
          </w:rPr>
          <w:t>started with much wider</w:t>
        </w:r>
        <w:r w:rsidR="005C62E0">
          <w:rPr>
            <w:rFonts w:ascii="Times New Roman" w:hAnsi="Times New Roman"/>
            <w:color w:val="000000" w:themeColor="text1"/>
          </w:rPr>
          <w:t xml:space="preserve"> prior distributions</w:t>
        </w:r>
      </w:ins>
      <w:ins w:id="324" w:author="Ekanayake-Weber, Marcy" w:date="2026-03-06T09:52:00Z" w16du:dateUtc="2026-03-06T14:52:00Z">
        <w:r w:rsidR="00796255">
          <w:rPr>
            <w:rFonts w:ascii="Times New Roman" w:hAnsi="Times New Roman"/>
            <w:color w:val="000000" w:themeColor="text1"/>
          </w:rPr>
          <w:t>. O</w:t>
        </w:r>
      </w:ins>
      <w:ins w:id="325" w:author="Ekanayake-Weber, Marcy" w:date="2026-03-06T09:51:00Z" w16du:dateUtc="2026-03-06T14:51:00Z">
        <w:r w:rsidR="005C62E0">
          <w:rPr>
            <w:rFonts w:ascii="Times New Roman" w:hAnsi="Times New Roman"/>
            <w:color w:val="000000" w:themeColor="text1"/>
          </w:rPr>
          <w:t xml:space="preserve">ver time with repeated </w:t>
        </w:r>
      </w:ins>
      <w:ins w:id="326" w:author="Ekanayake-Weber, Marcy" w:date="2026-03-06T09:53:00Z" w16du:dateUtc="2026-03-06T14:53:00Z">
        <w:r w:rsidR="00001B9D">
          <w:rPr>
            <w:rFonts w:ascii="Times New Roman" w:hAnsi="Times New Roman"/>
            <w:color w:val="000000" w:themeColor="text1"/>
          </w:rPr>
          <w:t xml:space="preserve">parameter sweeps and </w:t>
        </w:r>
      </w:ins>
      <w:ins w:id="327" w:author="Ekanayake-Weber, Marcy" w:date="2026-03-06T09:51:00Z" w16du:dateUtc="2026-03-06T14:51:00Z">
        <w:r w:rsidR="005C62E0">
          <w:rPr>
            <w:rFonts w:ascii="Times New Roman" w:hAnsi="Times New Roman"/>
            <w:color w:val="000000" w:themeColor="text1"/>
          </w:rPr>
          <w:t>calibration</w:t>
        </w:r>
      </w:ins>
      <w:ins w:id="328" w:author="Ekanayake-Weber, Marcy" w:date="2026-03-06T09:53:00Z" w16du:dateUtc="2026-03-06T14:53:00Z">
        <w:r w:rsidR="00001B9D">
          <w:rPr>
            <w:rFonts w:ascii="Times New Roman" w:hAnsi="Times New Roman"/>
            <w:color w:val="000000" w:themeColor="text1"/>
          </w:rPr>
          <w:t xml:space="preserve"> attempts</w:t>
        </w:r>
      </w:ins>
      <w:ins w:id="329" w:author="Ekanayake-Weber, Marcy" w:date="2026-03-06T09:51:00Z" w16du:dateUtc="2026-03-06T14:51:00Z">
        <w:r w:rsidR="005C62E0">
          <w:rPr>
            <w:rFonts w:ascii="Times New Roman" w:hAnsi="Times New Roman"/>
            <w:color w:val="000000" w:themeColor="text1"/>
          </w:rPr>
          <w:t>, we narrowed down the prior distributions</w:t>
        </w:r>
      </w:ins>
      <w:ins w:id="330" w:author="Ekanayake-Weber, Marcy" w:date="2026-03-06T09:52:00Z" w16du:dateUtc="2026-03-06T14:52:00Z">
        <w:r w:rsidR="00796255">
          <w:rPr>
            <w:rFonts w:ascii="Times New Roman" w:hAnsi="Times New Roman"/>
            <w:color w:val="000000" w:themeColor="text1"/>
          </w:rPr>
          <w:t>,</w:t>
        </w:r>
      </w:ins>
      <w:ins w:id="331" w:author="Ekanayake-Weber, Marcy" w:date="2026-03-06T09:51:00Z" w16du:dateUtc="2026-03-06T14:51:00Z">
        <w:r w:rsidR="005C62E0">
          <w:rPr>
            <w:rFonts w:ascii="Times New Roman" w:hAnsi="Times New Roman"/>
            <w:color w:val="000000" w:themeColor="text1"/>
          </w:rPr>
          <w:t xml:space="preserve"> so that </w:t>
        </w:r>
      </w:ins>
      <w:ins w:id="332" w:author="Ekanayake-Weber, Marcy" w:date="2026-03-06T09:53:00Z" w16du:dateUtc="2026-03-06T14:53:00Z">
        <w:r w:rsidR="00001B9D">
          <w:rPr>
            <w:rFonts w:ascii="Times New Roman" w:hAnsi="Times New Roman"/>
            <w:color w:val="000000" w:themeColor="text1"/>
          </w:rPr>
          <w:t>calibration</w:t>
        </w:r>
      </w:ins>
      <w:ins w:id="333" w:author="Ekanayake-Weber, Marcy" w:date="2026-03-06T09:52:00Z" w16du:dateUtc="2026-03-06T14:52:00Z">
        <w:r w:rsidR="00DE13E1">
          <w:rPr>
            <w:rFonts w:ascii="Times New Roman" w:hAnsi="Times New Roman"/>
            <w:color w:val="000000" w:themeColor="text1"/>
          </w:rPr>
          <w:t xml:space="preserve"> would </w:t>
        </w:r>
        <w:r w:rsidR="00796255">
          <w:rPr>
            <w:rFonts w:ascii="Times New Roman" w:hAnsi="Times New Roman"/>
            <w:color w:val="000000" w:themeColor="text1"/>
          </w:rPr>
          <w:t>select</w:t>
        </w:r>
        <w:r w:rsidR="00DE13E1">
          <w:rPr>
            <w:rFonts w:ascii="Times New Roman" w:hAnsi="Times New Roman"/>
            <w:color w:val="000000" w:themeColor="text1"/>
          </w:rPr>
          <w:t xml:space="preserve"> more unique trajectories</w:t>
        </w:r>
      </w:ins>
      <w:ins w:id="334" w:author="Ekanayake-Weber, Marcy" w:date="2026-03-06T09:53:00Z" w16du:dateUtc="2026-03-06T14:53:00Z">
        <w:r w:rsidR="00001B9D">
          <w:rPr>
            <w:rFonts w:ascii="Times New Roman" w:hAnsi="Times New Roman"/>
            <w:color w:val="000000" w:themeColor="text1"/>
          </w:rPr>
          <w:t xml:space="preserve"> </w:t>
        </w:r>
        <w:r w:rsidR="001A110C">
          <w:rPr>
            <w:rFonts w:ascii="Times New Roman" w:hAnsi="Times New Roman"/>
            <w:color w:val="000000" w:themeColor="text1"/>
          </w:rPr>
          <w:t>(goal of &gt;200 unique trajectories</w:t>
        </w:r>
      </w:ins>
      <w:ins w:id="335" w:author="Ekanayake-Weber, Marcy" w:date="2026-03-06T09:54:00Z" w16du:dateUtc="2026-03-06T14:54:00Z">
        <w:r w:rsidR="001A110C">
          <w:rPr>
            <w:rFonts w:ascii="Times New Roman" w:hAnsi="Times New Roman"/>
            <w:color w:val="000000" w:themeColor="text1"/>
          </w:rPr>
          <w:t xml:space="preserve"> in our resampling with replacement</w:t>
        </w:r>
      </w:ins>
      <w:ins w:id="336" w:author="Ekanayake-Weber, Marcy" w:date="2026-03-06T09:53:00Z" w16du:dateUtc="2026-03-06T14:53:00Z">
        <w:r w:rsidR="001A110C">
          <w:rPr>
            <w:rFonts w:ascii="Times New Roman" w:hAnsi="Times New Roman"/>
            <w:color w:val="000000" w:themeColor="text1"/>
          </w:rPr>
          <w:t xml:space="preserve">). </w:t>
        </w:r>
      </w:ins>
    </w:p>
    <w:tbl>
      <w:tblPr>
        <w:tblStyle w:val="TableGrid"/>
        <w:tblW w:w="9360" w:type="dxa"/>
        <w:tblLayout w:type="fixed"/>
        <w:tblCellMar>
          <w:top w:w="29" w:type="dxa"/>
          <w:left w:w="29" w:type="dxa"/>
          <w:bottom w:w="29" w:type="dxa"/>
          <w:right w:w="29" w:type="dxa"/>
        </w:tblCellMar>
        <w:tblLook w:val="04A0" w:firstRow="1" w:lastRow="0" w:firstColumn="1" w:lastColumn="0" w:noHBand="0" w:noVBand="1"/>
      </w:tblPr>
      <w:tblGrid>
        <w:gridCol w:w="2880"/>
        <w:gridCol w:w="3588"/>
        <w:gridCol w:w="1620"/>
        <w:gridCol w:w="1272"/>
      </w:tblGrid>
      <w:tr w:rsidR="00603CE0" w:rsidRPr="00603CE0" w14:paraId="7FB78232" w14:textId="3162BCB4"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90D69D9" w14:textId="77777777" w:rsidR="00F930C4" w:rsidRPr="00603CE0" w:rsidRDefault="00F930C4" w:rsidP="008A106C">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Parameter name and Description</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72A2816C" w14:textId="77777777" w:rsidR="00F930C4" w:rsidRPr="00603CE0" w:rsidRDefault="00F930C4" w:rsidP="008A106C">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Implementation in model</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vAlign w:val="bottom"/>
          </w:tcPr>
          <w:p w14:paraId="5F4BF309" w14:textId="05225AD1" w:rsidR="00F930C4" w:rsidRPr="00603CE0" w:rsidRDefault="00F930C4" w:rsidP="008A106C">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Prior distribution</w:t>
            </w:r>
            <w:r w:rsidR="00621E15" w:rsidRPr="00603CE0">
              <w:rPr>
                <w:rFonts w:ascii="Times New Roman" w:hAnsi="Times New Roman"/>
                <w:b/>
                <w:color w:val="000000" w:themeColor="text1"/>
                <w:sz w:val="20"/>
              </w:rPr>
              <w:t xml:space="preserve"> (all Uniform)</w:t>
            </w:r>
          </w:p>
        </w:tc>
        <w:tc>
          <w:tcPr>
            <w:tcW w:w="1272" w:type="dxa"/>
            <w:tcBorders>
              <w:top w:val="single" w:sz="8" w:space="0" w:color="auto"/>
              <w:left w:val="single" w:sz="8" w:space="0" w:color="auto"/>
              <w:bottom w:val="single" w:sz="8" w:space="0" w:color="auto"/>
              <w:right w:val="single" w:sz="8" w:space="0" w:color="auto"/>
            </w:tcBorders>
            <w:vAlign w:val="bottom"/>
          </w:tcPr>
          <w:p w14:paraId="4B6290F0" w14:textId="75213983" w:rsidR="00E9606E" w:rsidRPr="00603CE0" w:rsidRDefault="00E9606E" w:rsidP="008A106C">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Ref</w:t>
            </w:r>
            <w:r w:rsidR="00621E15" w:rsidRPr="00603CE0">
              <w:rPr>
                <w:rFonts w:ascii="Times New Roman" w:hAnsi="Times New Roman"/>
                <w:b/>
                <w:color w:val="000000" w:themeColor="text1"/>
                <w:sz w:val="20"/>
              </w:rPr>
              <w:t>erence</w:t>
            </w:r>
          </w:p>
        </w:tc>
      </w:tr>
      <w:tr w:rsidR="00603CE0" w:rsidRPr="00603CE0" w14:paraId="7E10CAD2" w14:textId="646AFC0A"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E0AC7E1" w14:textId="77777777" w:rsidR="00F930C4" w:rsidRPr="00603CE0" w:rsidRDefault="00F930C4" w:rsidP="00167591">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TransmissionMSM</w:t>
            </w:r>
            <w:r w:rsidRPr="00603CE0">
              <w:rPr>
                <w:rFonts w:ascii="Times New Roman" w:hAnsi="Times New Roman"/>
                <w:color w:val="000000" w:themeColor="text1"/>
                <w:sz w:val="20"/>
              </w:rPr>
              <w:t>: annual rate of infection transmission</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056E540D" w14:textId="2D167932" w:rsidR="00F930C4" w:rsidRPr="00603CE0" w:rsidRDefault="00F930C4" w:rsidP="00AA35D2">
            <w:pPr>
              <w:spacing w:after="0" w:line="240" w:lineRule="auto"/>
              <w:rPr>
                <w:rFonts w:ascii="Times New Roman" w:eastAsia="Calibri" w:hAnsi="Times New Roman"/>
                <w:color w:val="000000" w:themeColor="text1"/>
                <w:sz w:val="20"/>
              </w:rPr>
            </w:pPr>
            <w:r w:rsidRPr="00603CE0">
              <w:rPr>
                <w:rFonts w:ascii="Times New Roman" w:hAnsi="Times New Roman"/>
                <w:color w:val="000000" w:themeColor="text1"/>
                <w:sz w:val="20"/>
              </w:rPr>
              <w:t xml:space="preserve">Parameter is converted into a weekly likelihood </w:t>
            </w:r>
            <w:r w:rsidR="000F3886" w:rsidRPr="00603CE0">
              <w:rPr>
                <w:rFonts w:ascii="Times New Roman" w:hAnsi="Times New Roman"/>
                <w:color w:val="000000" w:themeColor="text1"/>
                <w:sz w:val="20"/>
              </w:rPr>
              <w:t>(</w:t>
            </w:r>
            <w:r w:rsidR="00CB1098" w:rsidRPr="00603CE0">
              <w:rPr>
                <w:rFonts w:ascii="Times New Roman" w:hAnsi="Times New Roman"/>
                <w:color w:val="000000" w:themeColor="text1"/>
                <w:sz w:val="20"/>
              </w:rPr>
              <w:t xml:space="preserve">see </w:t>
            </w:r>
            <w:r w:rsidR="000F3886" w:rsidRPr="00603CE0">
              <w:rPr>
                <w:rFonts w:ascii="Times New Roman" w:hAnsi="Times New Roman"/>
                <w:color w:val="000000" w:themeColor="text1"/>
                <w:sz w:val="20"/>
              </w:rPr>
              <w:t>§</w:t>
            </w:r>
            <w:r w:rsidR="00736DD6" w:rsidRPr="00603CE0">
              <w:rPr>
                <w:rFonts w:ascii="Times New Roman" w:hAnsi="Times New Roman"/>
                <w:color w:val="000000" w:themeColor="text1"/>
                <w:sz w:val="20"/>
              </w:rPr>
              <w:fldChar w:fldCharType="begin"/>
            </w:r>
            <w:r w:rsidR="00736DD6" w:rsidRPr="00603CE0">
              <w:rPr>
                <w:rFonts w:ascii="Times New Roman" w:hAnsi="Times New Roman"/>
                <w:color w:val="000000" w:themeColor="text1"/>
                <w:sz w:val="20"/>
              </w:rPr>
              <w:instrText xml:space="preserve"> REF _Ref194308160 \r \h </w:instrText>
            </w:r>
            <w:r w:rsidR="00C77B9D" w:rsidRPr="00603CE0">
              <w:rPr>
                <w:rFonts w:ascii="Times New Roman" w:hAnsi="Times New Roman"/>
                <w:color w:val="000000" w:themeColor="text1"/>
                <w:sz w:val="20"/>
              </w:rPr>
              <w:instrText xml:space="preserve"> \* MERGEFORMAT </w:instrText>
            </w:r>
            <w:r w:rsidR="00736DD6" w:rsidRPr="00603CE0">
              <w:rPr>
                <w:rFonts w:ascii="Times New Roman" w:hAnsi="Times New Roman"/>
                <w:color w:val="000000" w:themeColor="text1"/>
                <w:sz w:val="20"/>
              </w:rPr>
            </w:r>
            <w:r w:rsidR="00736DD6" w:rsidRPr="00603CE0">
              <w:rPr>
                <w:rFonts w:ascii="Times New Roman" w:hAnsi="Times New Roman"/>
                <w:color w:val="000000" w:themeColor="text1"/>
                <w:sz w:val="20"/>
              </w:rPr>
              <w:fldChar w:fldCharType="separate"/>
            </w:r>
            <w:r w:rsidR="006F4A97" w:rsidRPr="00603CE0">
              <w:rPr>
                <w:rFonts w:ascii="Times New Roman" w:hAnsi="Times New Roman"/>
                <w:color w:val="000000" w:themeColor="text1"/>
                <w:sz w:val="20"/>
              </w:rPr>
              <w:t>S1.1.1</w:t>
            </w:r>
            <w:r w:rsidR="00736DD6" w:rsidRPr="00603CE0">
              <w:rPr>
                <w:rFonts w:ascii="Times New Roman" w:hAnsi="Times New Roman"/>
                <w:color w:val="000000" w:themeColor="text1"/>
                <w:sz w:val="20"/>
              </w:rPr>
              <w:fldChar w:fldCharType="end"/>
            </w:r>
            <w:r w:rsidR="00736DD6" w:rsidRPr="00603CE0">
              <w:rPr>
                <w:rFonts w:ascii="Times New Roman" w:hAnsi="Times New Roman"/>
                <w:color w:val="000000" w:themeColor="text1"/>
                <w:sz w:val="20"/>
              </w:rPr>
              <w:t>)</w:t>
            </w:r>
            <w:r w:rsidR="000F3886" w:rsidRPr="00603CE0">
              <w:rPr>
                <w:rFonts w:ascii="Times New Roman" w:hAnsi="Times New Roman"/>
                <w:color w:val="000000" w:themeColor="text1"/>
                <w:sz w:val="20"/>
              </w:rPr>
              <w:t xml:space="preserve">. </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749B1F68" w14:textId="4BA5C752" w:rsidR="00F930C4" w:rsidRPr="00603CE0" w:rsidRDefault="009D707B" w:rsidP="00AA35D2">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3</w:t>
            </w:r>
            <w:r w:rsidR="00F930C4" w:rsidRPr="00603CE0">
              <w:rPr>
                <w:rFonts w:ascii="Times New Roman" w:hAnsi="Times New Roman"/>
                <w:color w:val="000000" w:themeColor="text1"/>
                <w:sz w:val="20"/>
              </w:rPr>
              <w:t xml:space="preserve">.5 – </w:t>
            </w:r>
            <w:r w:rsidR="001A4E3A" w:rsidRPr="00603CE0">
              <w:rPr>
                <w:rFonts w:ascii="Times New Roman" w:hAnsi="Times New Roman"/>
                <w:color w:val="000000" w:themeColor="text1"/>
                <w:sz w:val="20"/>
              </w:rPr>
              <w:t>20</w:t>
            </w:r>
          </w:p>
        </w:tc>
        <w:tc>
          <w:tcPr>
            <w:tcW w:w="1272" w:type="dxa"/>
            <w:tcBorders>
              <w:top w:val="single" w:sz="8" w:space="0" w:color="auto"/>
              <w:left w:val="single" w:sz="8" w:space="0" w:color="auto"/>
              <w:bottom w:val="single" w:sz="8" w:space="0" w:color="auto"/>
              <w:right w:val="single" w:sz="8" w:space="0" w:color="auto"/>
            </w:tcBorders>
          </w:tcPr>
          <w:p w14:paraId="7657CA35" w14:textId="2516BACB" w:rsidR="00CE790E" w:rsidRPr="00603CE0" w:rsidRDefault="00CE790E" w:rsidP="00AA35D2">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Assumption</w:t>
            </w:r>
          </w:p>
        </w:tc>
      </w:tr>
      <w:tr w:rsidR="00603CE0" w:rsidRPr="00603CE0" w14:paraId="1A6A4196" w14:textId="2EC5052A"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541C5A9" w14:textId="28B2B25C" w:rsidR="00F930C4" w:rsidRPr="00603CE0" w:rsidRDefault="00AF3DF1" w:rsidP="00167591">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NaturalRecoveryTime</w:t>
            </w:r>
            <w:r w:rsidR="00F930C4" w:rsidRPr="00603CE0">
              <w:rPr>
                <w:rFonts w:ascii="Times New Roman" w:hAnsi="Times New Roman"/>
                <w:color w:val="000000" w:themeColor="text1"/>
                <w:sz w:val="20"/>
              </w:rPr>
              <w:t>: Duration of infectiousness in absence of treatment</w:t>
            </w:r>
            <w:r w:rsidR="009C27CD" w:rsidRPr="00603CE0">
              <w:rPr>
                <w:rFonts w:ascii="Times New Roman" w:hAnsi="Times New Roman"/>
                <w:color w:val="000000" w:themeColor="text1"/>
                <w:sz w:val="20"/>
              </w:rPr>
              <w:t xml:space="preserve"> in years</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2748C97A" w14:textId="505E5D65" w:rsidR="00F930C4" w:rsidRPr="00603CE0" w:rsidRDefault="00F930C4" w:rsidP="00167591">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 xml:space="preserve">Each new infection has recovery time drawn from an exponential distribution </w:t>
            </w:r>
            <w:r w:rsidR="009F6A73" w:rsidRPr="00603CE0">
              <w:rPr>
                <w:rFonts w:ascii="Times New Roman" w:hAnsi="Times New Roman"/>
                <w:color w:val="000000" w:themeColor="text1"/>
                <w:sz w:val="20"/>
              </w:rPr>
              <w:t>with mean equal to this parameter value.</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252A8711" w14:textId="6A36D12E" w:rsidR="00F930C4" w:rsidRPr="00603CE0" w:rsidRDefault="003F412D" w:rsidP="00167591">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w:t>
            </w:r>
            <w:r w:rsidR="00E50904" w:rsidRPr="00603CE0">
              <w:rPr>
                <w:rFonts w:ascii="Times New Roman" w:hAnsi="Times New Roman"/>
                <w:color w:val="000000" w:themeColor="text1"/>
                <w:sz w:val="20"/>
              </w:rPr>
              <w:t xml:space="preserve">0577 </w:t>
            </w:r>
            <w:r w:rsidR="5C48F8FE" w:rsidRPr="00603CE0">
              <w:rPr>
                <w:rFonts w:ascii="Times New Roman" w:hAnsi="Times New Roman"/>
                <w:color w:val="000000" w:themeColor="text1"/>
                <w:sz w:val="20"/>
              </w:rPr>
              <w:t xml:space="preserve">– </w:t>
            </w:r>
            <w:r w:rsidRPr="00603CE0">
              <w:rPr>
                <w:rFonts w:ascii="Times New Roman" w:hAnsi="Times New Roman"/>
                <w:color w:val="000000" w:themeColor="text1"/>
                <w:sz w:val="20"/>
              </w:rPr>
              <w:t>0.</w:t>
            </w:r>
            <w:r w:rsidR="00E50904" w:rsidRPr="00603CE0">
              <w:rPr>
                <w:rFonts w:ascii="Times New Roman" w:hAnsi="Times New Roman"/>
                <w:color w:val="000000" w:themeColor="text1"/>
                <w:sz w:val="20"/>
              </w:rPr>
              <w:t>385</w:t>
            </w:r>
            <w:r w:rsidR="009851D2" w:rsidRPr="00603CE0">
              <w:rPr>
                <w:rFonts w:ascii="Times New Roman" w:hAnsi="Times New Roman"/>
                <w:color w:val="000000" w:themeColor="text1"/>
                <w:sz w:val="20"/>
              </w:rPr>
              <w:t xml:space="preserve"> years</w:t>
            </w:r>
          </w:p>
          <w:p w14:paraId="2E660212" w14:textId="50CBC91E" w:rsidR="00B43C5E" w:rsidRPr="00603CE0" w:rsidRDefault="00B43C5E" w:rsidP="00167591">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(3-20 weeks)</w:t>
            </w:r>
          </w:p>
        </w:tc>
        <w:tc>
          <w:tcPr>
            <w:tcW w:w="1272" w:type="dxa"/>
            <w:tcBorders>
              <w:top w:val="single" w:sz="8" w:space="0" w:color="auto"/>
              <w:left w:val="single" w:sz="8" w:space="0" w:color="auto"/>
              <w:bottom w:val="single" w:sz="8" w:space="0" w:color="auto"/>
              <w:right w:val="single" w:sz="8" w:space="0" w:color="auto"/>
            </w:tcBorders>
          </w:tcPr>
          <w:p w14:paraId="63A6471B" w14:textId="5D1B7D4D" w:rsidR="00CE790E" w:rsidRPr="00603CE0" w:rsidRDefault="008F36AC" w:rsidP="00167591">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fldChar w:fldCharType="begin">
                <w:fldData xml:space="preserve">PEVuZE5vdGU+PENpdGU+PEF1dGhvcj5CYXJiZWU8L0F1dGhvcj48WWVhcj4yMDIxPC9ZZWFyPjxS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</w:fldData>
              </w:fldChar>
            </w:r>
            <w:r w:rsidR="00D02122" w:rsidRPr="00603CE0">
              <w:rPr>
                <w:rFonts w:ascii="Times New Roman" w:hAnsi="Times New Roman"/>
                <w:color w:val="000000" w:themeColor="text1"/>
                <w:sz w:val="20"/>
              </w:rPr>
              <w:instrText xml:space="preserve"> ADDIN EN.CITE </w:instrText>
            </w:r>
            <w:r w:rsidR="00D02122" w:rsidRPr="00603CE0">
              <w:rPr>
                <w:rFonts w:ascii="Times New Roman" w:hAnsi="Times New Roman"/>
                <w:color w:val="000000" w:themeColor="text1"/>
                <w:sz w:val="20"/>
              </w:rPr>
              <w:fldChar w:fldCharType="begin">
                <w:fldData xml:space="preserve">PEVuZE5vdGU+PENpdGU+PEF1dGhvcj5CYXJiZWU8L0F1dGhvcj48WWVhcj4yMDIxPC9ZZWFyPjxS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</w:fldData>
              </w:fldChar>
            </w:r>
            <w:r w:rsidR="00D02122" w:rsidRPr="00603CE0">
              <w:rPr>
                <w:rFonts w:ascii="Times New Roman" w:hAnsi="Times New Roman"/>
                <w:color w:val="000000" w:themeColor="text1"/>
                <w:sz w:val="20"/>
              </w:rPr>
              <w:instrText xml:space="preserve"> ADDIN EN.CITE.DATA </w:instrText>
            </w:r>
            <w:r w:rsidR="00D02122" w:rsidRPr="00603CE0">
              <w:rPr>
                <w:rFonts w:ascii="Times New Roman" w:hAnsi="Times New Roman"/>
                <w:color w:val="000000" w:themeColor="text1"/>
                <w:sz w:val="20"/>
              </w:rPr>
            </w:r>
            <w:r w:rsidR="00D02122" w:rsidRPr="00603CE0">
              <w:rPr>
                <w:rFonts w:ascii="Times New Roman" w:hAnsi="Times New Roman"/>
                <w:color w:val="000000" w:themeColor="text1"/>
                <w:sz w:val="20"/>
              </w:rPr>
              <w:fldChar w:fldCharType="end"/>
            </w:r>
            <w:r w:rsidRPr="00603CE0">
              <w:rPr>
                <w:rFonts w:ascii="Times New Roman" w:hAnsi="Times New Roman"/>
                <w:color w:val="000000" w:themeColor="text1"/>
                <w:sz w:val="20"/>
              </w:rPr>
            </w:r>
            <w:r w:rsidRPr="00603CE0">
              <w:rPr>
                <w:rFonts w:ascii="Times New Roman" w:hAnsi="Times New Roman"/>
                <w:color w:val="000000" w:themeColor="text1"/>
                <w:sz w:val="20"/>
              </w:rPr>
              <w:fldChar w:fldCharType="separate"/>
            </w:r>
            <w:r w:rsidR="00D02122" w:rsidRPr="00603CE0">
              <w:rPr>
                <w:rFonts w:ascii="Times New Roman" w:hAnsi="Times New Roman"/>
                <w:color w:val="000000" w:themeColor="text1"/>
                <w:sz w:val="20"/>
                <w:vertAlign w:val="superscript"/>
              </w:rPr>
              <w:t>11,12</w:t>
            </w:r>
            <w:r w:rsidRPr="00603CE0">
              <w:rPr>
                <w:rFonts w:ascii="Times New Roman" w:hAnsi="Times New Roman"/>
                <w:color w:val="000000" w:themeColor="text1"/>
                <w:sz w:val="20"/>
              </w:rPr>
              <w:fldChar w:fldCharType="end"/>
            </w:r>
          </w:p>
        </w:tc>
      </w:tr>
      <w:tr w:rsidR="00603CE0" w:rsidRPr="00603CE0" w14:paraId="5FD5D324" w14:textId="45E02F30"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962D12F" w14:textId="77777777" w:rsidR="00F930C4" w:rsidRPr="00603CE0" w:rsidRDefault="00F930C4" w:rsidP="003E4182">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ProbSymptomaticMSM</w:t>
            </w:r>
            <w:r w:rsidRPr="00603CE0">
              <w:rPr>
                <w:rFonts w:ascii="Times New Roman" w:hAnsi="Times New Roman"/>
                <w:color w:val="000000" w:themeColor="text1"/>
                <w:sz w:val="20"/>
              </w:rPr>
              <w:t>: Probability infection is symptomatic</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5EFFF308" w14:textId="5670ABF4" w:rsidR="00F930C4" w:rsidRPr="00603CE0" w:rsidRDefault="00F930C4" w:rsidP="003E4182">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 xml:space="preserve">Each new infection compares a new random number to the parameter value to determine </w:t>
            </w:r>
            <w:r w:rsidR="004025D2" w:rsidRPr="00603CE0">
              <w:rPr>
                <w:rFonts w:ascii="Times New Roman" w:hAnsi="Times New Roman"/>
                <w:color w:val="000000" w:themeColor="text1"/>
                <w:sz w:val="20"/>
              </w:rPr>
              <w:t>symptom status</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1C1B5698" w14:textId="51E5EEC2" w:rsidR="00F930C4" w:rsidRPr="00603CE0" w:rsidRDefault="00F930C4" w:rsidP="003E4182">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0.1</w:t>
            </w:r>
            <w:r w:rsidR="00787682" w:rsidRPr="00603CE0">
              <w:rPr>
                <w:rFonts w:ascii="Times New Roman" w:hAnsi="Times New Roman"/>
                <w:color w:val="000000" w:themeColor="text1"/>
                <w:sz w:val="20"/>
              </w:rPr>
              <w:t>0</w:t>
            </w:r>
            <w:r w:rsidRPr="00603CE0">
              <w:rPr>
                <w:rFonts w:ascii="Times New Roman" w:hAnsi="Times New Roman"/>
                <w:color w:val="000000" w:themeColor="text1"/>
                <w:sz w:val="20"/>
              </w:rPr>
              <w:t xml:space="preserve"> – 0.</w:t>
            </w:r>
            <w:r w:rsidR="00787682" w:rsidRPr="00603CE0">
              <w:rPr>
                <w:rFonts w:ascii="Times New Roman" w:hAnsi="Times New Roman"/>
                <w:color w:val="000000" w:themeColor="text1"/>
                <w:sz w:val="20"/>
              </w:rPr>
              <w:t>2</w:t>
            </w:r>
            <w:r w:rsidRPr="00603CE0">
              <w:rPr>
                <w:rFonts w:ascii="Times New Roman" w:hAnsi="Times New Roman"/>
                <w:color w:val="000000" w:themeColor="text1"/>
                <w:sz w:val="20"/>
              </w:rPr>
              <w:t>5</w:t>
            </w:r>
          </w:p>
        </w:tc>
        <w:tc>
          <w:tcPr>
            <w:tcW w:w="1272" w:type="dxa"/>
            <w:tcBorders>
              <w:top w:val="single" w:sz="8" w:space="0" w:color="auto"/>
              <w:left w:val="single" w:sz="8" w:space="0" w:color="auto"/>
              <w:bottom w:val="single" w:sz="8" w:space="0" w:color="auto"/>
              <w:right w:val="single" w:sz="8" w:space="0" w:color="auto"/>
            </w:tcBorders>
          </w:tcPr>
          <w:p w14:paraId="64C1CFE0" w14:textId="213BA86A" w:rsidR="00CE790E" w:rsidRPr="00603CE0" w:rsidRDefault="00CE790E" w:rsidP="003E4182">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fldChar w:fldCharType="begin"/>
            </w:r>
            <w:r w:rsidR="00492BDF" w:rsidRPr="00603CE0">
              <w:rPr>
                <w:rFonts w:ascii="Times New Roman" w:hAnsi="Times New Roman"/>
                <w:color w:val="000000" w:themeColor="text1"/>
                <w:sz w:val="20"/>
              </w:rPr>
              <w:instrText xml:space="preserve"> ADDIN EN.CITE &lt;EndNote&gt;&lt;Cite&gt;&lt;Author&gt;Newman&lt;/Author&gt;&lt;Year&gt;2012&lt;/Year&gt;&lt;RecNum&gt;2166&lt;/RecNum&gt;&lt;DisplayText&gt;&lt;style face="superscript"&gt;4&lt;/style&gt;&lt;/DisplayText&gt;&lt;record&gt;&lt;rec-number&gt;2166&lt;/rec-number&gt;&lt;foreign-keys&gt;&lt;key app="EN" db-id="wptxs2svnezeaaex5ebp2d9tvv0d9sw25p2p" timestamp="1701717617" guid="a99557a8-e862-4729-83f5-f79ee9c9b64e"&gt;2166&lt;/key&gt;&lt;/foreign-keys&gt;&lt;ref-type name="Journal Article"&gt;17&lt;/ref-type&gt;&lt;contributors&gt;&lt;authors&gt;&lt;author&gt;Newman, Lori Marie&lt;/author&gt;&lt;author&gt;Dowell, Deborah&lt;/author&gt;&lt;author&gt;Bernstein, Kyle&lt;/author&gt;&lt;author&gt;Donnelly, Jennifer&lt;/author&gt;&lt;author&gt;Martins, Summer&lt;/author&gt;&lt;author&gt;Stenger, Mark&lt;/author&gt;&lt;author&gt;Stover, Jeffrey&lt;/author&gt;&lt;author&gt;Weinstock, Hillard&lt;/author&gt;&lt;/authors&gt;&lt;/contributors&gt;&lt;titles&gt;&lt;title&gt;A Tale of Two Gonorrhea Epidemics: Results from the STD Surveillance Network&lt;/title&gt;&lt;secondary-title&gt;Public Health Reports&lt;/secondary-title&gt;&lt;/titles&gt;&lt;periodical&gt;&lt;full-title&gt;Public Health Reports&lt;/full-title&gt;&lt;/periodical&gt;&lt;pages&gt;282-292&lt;/pages&gt;&lt;volume&gt;127&lt;/volume&gt;&lt;number&gt;3&lt;/number&gt;&lt;dates&gt;&lt;year&gt;2012&lt;/year&gt;&lt;/dates&gt;&lt;publisher&gt;SAGE Publications&lt;/publisher&gt;&lt;isbn&gt;0033-3549&lt;/isbn&gt;&lt;urls&gt;&lt;related-urls&gt;&lt;url&gt;https://dx.doi.org/10.1177/003335491212700308&lt;/url&gt;&lt;/related-urls&gt;&lt;/urls&gt;&lt;electronic-resource-num&gt;10.1177/003335491212700308&lt;/electronic-resource-num&gt;&lt;/record&gt;&lt;/Cite&gt;&lt;/EndNote&gt;</w:instrText>
            </w:r>
            <w:r w:rsidRPr="00603CE0">
              <w:rPr>
                <w:rFonts w:ascii="Times New Roman" w:hAnsi="Times New Roman"/>
                <w:color w:val="000000" w:themeColor="text1"/>
                <w:sz w:val="20"/>
              </w:rPr>
              <w:fldChar w:fldCharType="separate"/>
            </w:r>
            <w:r w:rsidR="00492BDF" w:rsidRPr="00603CE0">
              <w:rPr>
                <w:rFonts w:ascii="Times New Roman" w:hAnsi="Times New Roman"/>
                <w:color w:val="000000" w:themeColor="text1"/>
                <w:sz w:val="20"/>
                <w:vertAlign w:val="superscript"/>
              </w:rPr>
              <w:t>4</w:t>
            </w:r>
            <w:r w:rsidRPr="00603CE0">
              <w:rPr>
                <w:rFonts w:ascii="Times New Roman" w:hAnsi="Times New Roman"/>
                <w:color w:val="000000" w:themeColor="text1"/>
                <w:sz w:val="20"/>
              </w:rPr>
              <w:fldChar w:fldCharType="end"/>
            </w:r>
          </w:p>
        </w:tc>
      </w:tr>
      <w:tr w:rsidR="00603CE0" w:rsidRPr="00603CE0" w14:paraId="1E28AF47" w14:textId="27F9CCF8"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91208B0" w14:textId="2665E159" w:rsidR="00F930C4" w:rsidRPr="00603CE0" w:rsidRDefault="00F930C4" w:rsidP="00584FE5">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ScreenInterval</w:t>
            </w:r>
            <w:ins w:id="337" w:author="Ekanayake-Weber, Marcy" w:date="2026-04-30T14:51:00Z" w16du:dateUtc="2026-04-30T18:51:00Z">
              <w:r w:rsidR="00241FDB">
                <w:rPr>
                  <w:rFonts w:ascii="Times New Roman" w:hAnsi="Times New Roman"/>
                  <w:i/>
                  <w:color w:val="000000" w:themeColor="text1"/>
                  <w:sz w:val="20"/>
                </w:rPr>
                <w:t>Mean</w:t>
              </w:r>
            </w:ins>
            <w:r w:rsidRPr="00603CE0">
              <w:rPr>
                <w:rFonts w:ascii="Times New Roman" w:hAnsi="Times New Roman"/>
                <w:i/>
                <w:color w:val="000000" w:themeColor="text1"/>
                <w:sz w:val="20"/>
              </w:rPr>
              <w:t>MSM</w:t>
            </w:r>
            <w:r w:rsidRPr="00603CE0">
              <w:rPr>
                <w:rFonts w:ascii="Times New Roman" w:hAnsi="Times New Roman"/>
                <w:color w:val="000000" w:themeColor="text1"/>
                <w:sz w:val="20"/>
              </w:rPr>
              <w:t xml:space="preserve">: Controls </w:t>
            </w:r>
            <w:ins w:id="338" w:author="Ekanayake-Weber, Marcy" w:date="2026-04-30T14:51:00Z" w16du:dateUtc="2026-04-30T18:51:00Z">
              <w:r w:rsidR="00A65751">
                <w:rPr>
                  <w:rFonts w:ascii="Times New Roman" w:hAnsi="Times New Roman"/>
                  <w:color w:val="000000" w:themeColor="text1"/>
                  <w:sz w:val="20"/>
                </w:rPr>
                <w:t xml:space="preserve">mean of </w:t>
              </w:r>
            </w:ins>
            <w:r w:rsidRPr="00603CE0">
              <w:rPr>
                <w:rFonts w:ascii="Times New Roman" w:hAnsi="Times New Roman"/>
                <w:color w:val="000000" w:themeColor="text1"/>
                <w:sz w:val="20"/>
              </w:rPr>
              <w:t>how frequently agents get tested via screening</w:t>
            </w:r>
            <w:r w:rsidR="00297803" w:rsidRPr="00603CE0">
              <w:rPr>
                <w:rFonts w:ascii="Times New Roman" w:hAnsi="Times New Roman"/>
                <w:color w:val="000000" w:themeColor="text1"/>
                <w:sz w:val="20"/>
              </w:rPr>
              <w:t>, in years</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33E3FE09" w14:textId="23ECE9BB" w:rsidR="00F930C4" w:rsidRPr="00603CE0" w:rsidRDefault="00F930C4"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The</w:t>
            </w:r>
            <w:r w:rsidR="00F333CD" w:rsidRPr="00603CE0">
              <w:rPr>
                <w:rFonts w:ascii="Times New Roman" w:hAnsi="Times New Roman"/>
                <w:color w:val="000000" w:themeColor="text1"/>
                <w:sz w:val="20"/>
              </w:rPr>
              <w:t xml:space="preserve"> </w:t>
            </w:r>
            <w:r w:rsidRPr="00603CE0">
              <w:rPr>
                <w:rFonts w:ascii="Times New Roman" w:hAnsi="Times New Roman"/>
                <w:color w:val="000000" w:themeColor="text1"/>
                <w:sz w:val="20"/>
              </w:rPr>
              <w:t xml:space="preserve">time between screening events is drawn from a </w:t>
            </w:r>
            <w:del w:id="339" w:author="Ekanayake-Weber, Marcy" w:date="2026-04-30T14:51:00Z" w16du:dateUtc="2026-04-30T18:51:00Z">
              <w:r w:rsidRPr="00603CE0" w:rsidDel="00A65751">
                <w:rPr>
                  <w:rFonts w:ascii="Times New Roman" w:hAnsi="Times New Roman"/>
                  <w:color w:val="000000" w:themeColor="text1"/>
                  <w:sz w:val="20"/>
                </w:rPr>
                <w:delText xml:space="preserve">normal </w:delText>
              </w:r>
            </w:del>
            <w:ins w:id="340" w:author="Ekanayake-Weber, Marcy" w:date="2026-04-30T14:51:00Z" w16du:dateUtc="2026-04-30T18:51:00Z">
              <w:r w:rsidR="00A65751">
                <w:rPr>
                  <w:rFonts w:ascii="Times New Roman" w:hAnsi="Times New Roman"/>
                  <w:color w:val="000000" w:themeColor="text1"/>
                  <w:sz w:val="20"/>
                </w:rPr>
                <w:t>Gamma</w:t>
              </w:r>
              <w:r w:rsidR="00A65751" w:rsidRPr="00603CE0">
                <w:rPr>
                  <w:rFonts w:ascii="Times New Roman" w:hAnsi="Times New Roman"/>
                  <w:color w:val="000000" w:themeColor="text1"/>
                  <w:sz w:val="20"/>
                </w:rPr>
                <w:t xml:space="preserve"> </w:t>
              </w:r>
            </w:ins>
            <w:r w:rsidRPr="00603CE0">
              <w:rPr>
                <w:rFonts w:ascii="Times New Roman" w:hAnsi="Times New Roman"/>
                <w:color w:val="000000" w:themeColor="text1"/>
                <w:sz w:val="20"/>
              </w:rPr>
              <w:t xml:space="preserve">distribution </w:t>
            </w:r>
            <w:r w:rsidR="00F756E0" w:rsidRPr="00603CE0">
              <w:rPr>
                <w:rFonts w:ascii="Times New Roman" w:hAnsi="Times New Roman"/>
                <w:color w:val="000000" w:themeColor="text1"/>
                <w:sz w:val="20"/>
              </w:rPr>
              <w:t xml:space="preserve">with </w:t>
            </w:r>
            <w:ins w:id="341" w:author="Ekanayake-Weber, Marcy" w:date="2026-04-30T14:52:00Z" w16du:dateUtc="2026-04-30T18:52:00Z">
              <w:r w:rsidR="00852D58">
                <w:rPr>
                  <w:rFonts w:ascii="Times New Roman" w:hAnsi="Times New Roman"/>
                  <w:color w:val="000000" w:themeColor="text1"/>
                  <w:sz w:val="20"/>
                </w:rPr>
                <w:t xml:space="preserve">this </w:t>
              </w:r>
            </w:ins>
            <w:r w:rsidR="00F756E0" w:rsidRPr="00603CE0">
              <w:rPr>
                <w:rFonts w:ascii="Times New Roman" w:hAnsi="Times New Roman"/>
                <w:color w:val="000000" w:themeColor="text1"/>
                <w:sz w:val="20"/>
              </w:rPr>
              <w:t>mean</w:t>
            </w:r>
            <w:del w:id="342" w:author="Ekanayake-Weber, Marcy" w:date="2026-04-30T14:52:00Z" w16du:dateUtc="2026-04-30T18:52:00Z">
              <w:r w:rsidR="00F756E0" w:rsidRPr="00603CE0" w:rsidDel="00852D58">
                <w:rPr>
                  <w:rFonts w:ascii="Times New Roman" w:hAnsi="Times New Roman"/>
                  <w:color w:val="000000" w:themeColor="text1"/>
                  <w:sz w:val="20"/>
                </w:rPr>
                <w:delText xml:space="preserve"> </w:delText>
              </w:r>
              <w:r w:rsidR="00980FEA" w:rsidRPr="00603CE0" w:rsidDel="00852D58">
                <w:rPr>
                  <w:rFonts w:ascii="Times New Roman" w:hAnsi="Times New Roman"/>
                  <w:color w:val="000000" w:themeColor="text1"/>
                  <w:sz w:val="20"/>
                </w:rPr>
                <w:delText>equal to this parameter value</w:delText>
              </w:r>
              <w:r w:rsidR="00F756E0" w:rsidRPr="00603CE0" w:rsidDel="00852D58">
                <w:rPr>
                  <w:rFonts w:ascii="Times New Roman" w:hAnsi="Times New Roman"/>
                  <w:color w:val="000000" w:themeColor="text1"/>
                  <w:sz w:val="20"/>
                </w:rPr>
                <w:delText xml:space="preserve"> and </w:delText>
              </w:r>
              <w:r w:rsidRPr="00603CE0" w:rsidDel="00852D58">
                <w:rPr>
                  <w:rFonts w:ascii="Times New Roman" w:hAnsi="Times New Roman"/>
                  <w:color w:val="000000" w:themeColor="text1"/>
                  <w:sz w:val="20"/>
                </w:rPr>
                <w:delText xml:space="preserve">sd </w:delText>
              </w:r>
              <w:r w:rsidR="00F756E0" w:rsidRPr="00603CE0" w:rsidDel="00852D58">
                <w:rPr>
                  <w:rFonts w:ascii="Times New Roman" w:hAnsi="Times New Roman"/>
                  <w:color w:val="000000" w:themeColor="text1"/>
                  <w:sz w:val="20"/>
                </w:rPr>
                <w:delText xml:space="preserve">set to </w:delText>
              </w:r>
              <w:r w:rsidRPr="00603CE0" w:rsidDel="00852D58">
                <w:rPr>
                  <w:rFonts w:ascii="Times New Roman" w:hAnsi="Times New Roman"/>
                  <w:color w:val="000000" w:themeColor="text1"/>
                  <w:sz w:val="20"/>
                </w:rPr>
                <w:delText>mean/10</w:delText>
              </w:r>
            </w:del>
            <w:r w:rsidRPr="00603CE0">
              <w:rPr>
                <w:rFonts w:ascii="Times New Roman" w:hAnsi="Times New Roman"/>
                <w:color w:val="000000" w:themeColor="text1"/>
                <w:sz w:val="20"/>
              </w:rPr>
              <w:t xml:space="preserve">; see </w:t>
            </w:r>
            <w:r w:rsidR="00AA69E8" w:rsidRPr="00603CE0">
              <w:rPr>
                <w:rFonts w:ascii="Times New Roman" w:hAnsi="Times New Roman"/>
                <w:color w:val="000000" w:themeColor="text1"/>
                <w:sz w:val="20"/>
              </w:rPr>
              <w:fldChar w:fldCharType="begin"/>
            </w:r>
            <w:r w:rsidR="00AA69E8" w:rsidRPr="00603CE0">
              <w:rPr>
                <w:rFonts w:ascii="Times New Roman" w:hAnsi="Times New Roman"/>
                <w:color w:val="000000" w:themeColor="text1"/>
                <w:sz w:val="20"/>
              </w:rPr>
              <w:instrText xml:space="preserve"> REF _Ref175043244 \w \h </w:instrText>
            </w:r>
            <w:r w:rsidR="00885DFD" w:rsidRPr="00603CE0">
              <w:rPr>
                <w:rFonts w:ascii="Times New Roman" w:hAnsi="Times New Roman"/>
                <w:color w:val="000000" w:themeColor="text1"/>
                <w:sz w:val="20"/>
              </w:rPr>
              <w:instrText xml:space="preserve"> \* MERGEFORMAT </w:instrText>
            </w:r>
            <w:r w:rsidR="00AA69E8" w:rsidRPr="00603CE0">
              <w:rPr>
                <w:rFonts w:ascii="Times New Roman" w:hAnsi="Times New Roman"/>
                <w:color w:val="000000" w:themeColor="text1"/>
                <w:sz w:val="20"/>
              </w:rPr>
            </w:r>
            <w:r w:rsidR="00AA69E8" w:rsidRPr="00603CE0">
              <w:rPr>
                <w:rFonts w:ascii="Times New Roman" w:hAnsi="Times New Roman"/>
                <w:color w:val="000000" w:themeColor="text1"/>
                <w:sz w:val="20"/>
              </w:rPr>
              <w:fldChar w:fldCharType="separate"/>
            </w:r>
            <w:r w:rsidR="006F4A97" w:rsidRPr="00603CE0">
              <w:rPr>
                <w:rFonts w:ascii="Times New Roman" w:hAnsi="Times New Roman"/>
                <w:color w:val="000000" w:themeColor="text1"/>
                <w:sz w:val="20"/>
              </w:rPr>
              <w:t>S2.7</w:t>
            </w:r>
            <w:r w:rsidR="00AA69E8" w:rsidRPr="00603CE0">
              <w:rPr>
                <w:rFonts w:ascii="Times New Roman" w:hAnsi="Times New Roman"/>
                <w:color w:val="000000" w:themeColor="text1"/>
                <w:sz w:val="20"/>
              </w:rPr>
              <w:fldChar w:fldCharType="end"/>
            </w:r>
            <w:r w:rsidR="00AA69E8" w:rsidRPr="00603CE0">
              <w:rPr>
                <w:rFonts w:ascii="Times New Roman" w:hAnsi="Times New Roman"/>
                <w:color w:val="000000" w:themeColor="text1"/>
                <w:sz w:val="20"/>
              </w:rPr>
              <w:t xml:space="preserve"> for more detail</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4C957EA7" w14:textId="70EE5EBC" w:rsidR="00F930C4" w:rsidRPr="00603CE0" w:rsidRDefault="00F930C4"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 xml:space="preserve">1.75 </w:t>
            </w:r>
            <w:r w:rsidR="00787682" w:rsidRPr="00603CE0">
              <w:rPr>
                <w:rFonts w:ascii="Times New Roman" w:hAnsi="Times New Roman"/>
                <w:color w:val="000000" w:themeColor="text1"/>
                <w:sz w:val="20"/>
              </w:rPr>
              <w:t>–</w:t>
            </w:r>
            <w:r w:rsidRPr="00603CE0">
              <w:rPr>
                <w:rFonts w:ascii="Times New Roman" w:hAnsi="Times New Roman"/>
                <w:color w:val="000000" w:themeColor="text1"/>
                <w:sz w:val="20"/>
              </w:rPr>
              <w:t xml:space="preserve"> </w:t>
            </w:r>
            <w:r w:rsidR="00787682" w:rsidRPr="00603CE0">
              <w:rPr>
                <w:rFonts w:ascii="Times New Roman" w:hAnsi="Times New Roman"/>
                <w:color w:val="000000" w:themeColor="text1"/>
                <w:sz w:val="20"/>
              </w:rPr>
              <w:t>3.0</w:t>
            </w:r>
            <w:r w:rsidR="009851D2" w:rsidRPr="00603CE0">
              <w:rPr>
                <w:rFonts w:ascii="Times New Roman" w:hAnsi="Times New Roman"/>
                <w:color w:val="000000" w:themeColor="text1"/>
                <w:sz w:val="20"/>
              </w:rPr>
              <w:t xml:space="preserve"> years</w:t>
            </w:r>
          </w:p>
        </w:tc>
        <w:tc>
          <w:tcPr>
            <w:tcW w:w="1272" w:type="dxa"/>
            <w:tcBorders>
              <w:top w:val="single" w:sz="8" w:space="0" w:color="auto"/>
              <w:left w:val="single" w:sz="8" w:space="0" w:color="auto"/>
              <w:bottom w:val="single" w:sz="8" w:space="0" w:color="auto"/>
              <w:right w:val="single" w:sz="8" w:space="0" w:color="auto"/>
            </w:tcBorders>
          </w:tcPr>
          <w:p w14:paraId="465DB37D" w14:textId="6B66B231" w:rsidR="00CE790E" w:rsidRPr="00603CE0" w:rsidRDefault="00CE790E"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fldChar w:fldCharType="begin"/>
            </w:r>
            <w:r w:rsidR="00D02122" w:rsidRPr="00603CE0">
              <w:rPr>
                <w:rFonts w:ascii="Times New Roman" w:hAnsi="Times New Roman"/>
                <w:color w:val="000000" w:themeColor="text1"/>
                <w:sz w:val="20"/>
              </w:rPr>
              <w:instrText xml:space="preserve"> ADDIN EN.CITE &lt;EndNote&gt;&lt;Cite&gt;&lt;Author&gt;Hoover&lt;/Author&gt;&lt;Year&gt;2010&lt;/Year&gt;&lt;RecNum&gt;2323&lt;/RecNum&gt;&lt;DisplayText&gt;&lt;style face="superscript"&gt;13&lt;/style&gt;&lt;/DisplayText&gt;&lt;record&gt;&lt;rec-number&gt;2323&lt;/rec-number&gt;&lt;foreign-keys&gt;&lt;key app="EN" db-id="wptxs2svnezeaaex5ebp2d9tvv0d9sw25p2p" timestamp="1722457317" guid="90ed72b1-d1e1-435f-887e-b86beb954703"&gt;2323&lt;/key&gt;&lt;/foreign-keys&gt;&lt;ref-type name="Journal Article"&gt;17&lt;/ref-type&gt;&lt;contributors&gt;&lt;authors&gt;&lt;author&gt;Hoover, Karen W.&lt;/author&gt;&lt;author&gt;Butler, Mary&lt;/author&gt;&lt;author&gt;Workowski, Kimberly&lt;/author&gt;&lt;author&gt;Carpio, Felix&lt;/author&gt;&lt;author&gt;Follansbee, Stephen&lt;/author&gt;&lt;author&gt;Gratzer, Beau&lt;/author&gt;&lt;author&gt;Hare, Brad&lt;/author&gt;&lt;author&gt;Johnston, Barbara&lt;/author&gt;&lt;author&gt;Theodore, John L.&lt;/author&gt;&lt;author&gt;Wohlfeiler, Michael&lt;/author&gt;&lt;author&gt;Tao, Guoyu&lt;/author&gt;&lt;author&gt;Brooks, John T.&lt;/author&gt;&lt;author&gt;Chorba, Terence&lt;/author&gt;&lt;author&gt;Irwin, Kathleen&lt;/author&gt;&lt;author&gt;Kent, Charlotte K.&lt;/author&gt;&lt;author&gt;Evaluation Group for Adherence to STD and Hepatitis Screening&lt;/author&gt;&lt;/authors&gt;&lt;/contributors&gt;&lt;titles&gt;&lt;title&gt;STD Screening of HIV-Infected MSM in HIV Clinics&lt;/title&gt;&lt;secondary-title&gt;Sexually Transmitted Diseases&lt;/secondary-title&gt;&lt;/titles&gt;&lt;periodical&gt;&lt;full-title&gt;Sexually Transmitted Diseases&lt;/full-title&gt;&lt;/periodical&gt;&lt;volume&gt;37&lt;/volume&gt;&lt;number&gt;12&lt;/number&gt;&lt;dates&gt;&lt;year&gt;2010&lt;/year&gt;&lt;/dates&gt;&lt;isbn&gt;0148-5717&lt;/isbn&gt;&lt;urls&gt;&lt;related-urls&gt;&lt;url&gt;https://journals.lww.com/stdjournal/fulltext/2010/12000/STD_Screening_of_HIV_Infected_MSM_in_HIV_Clinics.8.aspx?casa_token=VYGnU02-swkAAAAA:gbo-ufzZ3X1cmDuFMu2c_PsdnHT31fYYRYP5dXPTPnjGsBubMhv9nSI2QZ4n-TCMsuO0BYGh_B7UucN7uGhu4EIC&lt;/url&gt;&lt;/related-urls&gt;&lt;/urls&gt;&lt;electronic-resource-num&gt;10.1097/OLQ.0b013e3181e50058&lt;/electronic-resource-num&gt;&lt;/record&gt;&lt;/Cite&gt;&lt;/EndNote&gt;</w:instrText>
            </w:r>
            <w:r w:rsidRPr="00603CE0">
              <w:rPr>
                <w:rFonts w:ascii="Times New Roman" w:hAnsi="Times New Roman"/>
                <w:color w:val="000000" w:themeColor="text1"/>
                <w:sz w:val="20"/>
              </w:rPr>
              <w:fldChar w:fldCharType="separate"/>
            </w:r>
            <w:r w:rsidR="00D02122" w:rsidRPr="00603CE0">
              <w:rPr>
                <w:rFonts w:ascii="Times New Roman" w:hAnsi="Times New Roman"/>
                <w:color w:val="000000" w:themeColor="text1"/>
                <w:sz w:val="20"/>
                <w:vertAlign w:val="superscript"/>
              </w:rPr>
              <w:t>13</w:t>
            </w:r>
            <w:r w:rsidRPr="00603CE0">
              <w:rPr>
                <w:rFonts w:ascii="Times New Roman" w:hAnsi="Times New Roman"/>
                <w:color w:val="000000" w:themeColor="text1"/>
                <w:sz w:val="20"/>
              </w:rPr>
              <w:fldChar w:fldCharType="end"/>
            </w:r>
          </w:p>
        </w:tc>
      </w:tr>
      <w:tr w:rsidR="00241FDB" w:rsidRPr="00603CE0" w14:paraId="2AF8816A" w14:textId="77777777" w:rsidTr="00763F1C">
        <w:trPr>
          <w:trHeight w:val="300"/>
          <w:ins w:id="343" w:author="Ekanayake-Weber, Marcy" w:date="2026-04-30T14:51:00Z"/>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07DC7E53" w14:textId="77777777" w:rsidR="00A65751" w:rsidRDefault="00241FDB" w:rsidP="00584FE5">
            <w:pPr>
              <w:spacing w:after="0" w:line="240" w:lineRule="auto"/>
              <w:rPr>
                <w:ins w:id="344" w:author="Ekanayake-Weber, Marcy" w:date="2026-04-30T14:51:00Z" w16du:dateUtc="2026-04-30T18:51:00Z"/>
                <w:rFonts w:ascii="Times New Roman" w:hAnsi="Times New Roman"/>
                <w:i/>
                <w:color w:val="000000" w:themeColor="text1"/>
                <w:sz w:val="20"/>
              </w:rPr>
            </w:pPr>
            <w:ins w:id="345" w:author="Ekanayake-Weber, Marcy" w:date="2026-04-30T14:51:00Z" w16du:dateUtc="2026-04-30T18:51:00Z">
              <w:r>
                <w:rPr>
                  <w:rFonts w:ascii="Times New Roman" w:hAnsi="Times New Roman"/>
                  <w:i/>
                  <w:color w:val="000000" w:themeColor="text1"/>
                  <w:sz w:val="20"/>
                </w:rPr>
                <w:t>ScreenIntervalVarMSM</w:t>
              </w:r>
              <w:r w:rsidR="00A65751">
                <w:rPr>
                  <w:rFonts w:ascii="Times New Roman" w:hAnsi="Times New Roman"/>
                  <w:i/>
                  <w:color w:val="000000" w:themeColor="text1"/>
                  <w:sz w:val="20"/>
                </w:rPr>
                <w:t xml:space="preserve">: </w:t>
              </w:r>
            </w:ins>
          </w:p>
          <w:p w14:paraId="4627149A" w14:textId="23632975" w:rsidR="00A65751" w:rsidRPr="00A65751" w:rsidRDefault="00A65751" w:rsidP="00584FE5">
            <w:pPr>
              <w:spacing w:after="0" w:line="240" w:lineRule="auto"/>
              <w:rPr>
                <w:ins w:id="346" w:author="Ekanayake-Weber, Marcy" w:date="2026-04-30T14:51:00Z" w16du:dateUtc="2026-04-30T18:51:00Z"/>
                <w:rFonts w:ascii="Times New Roman" w:hAnsi="Times New Roman"/>
                <w:iCs/>
                <w:color w:val="000000" w:themeColor="text1"/>
                <w:sz w:val="20"/>
                <w:rPrChange w:id="347" w:author="Ekanayake-Weber, Marcy" w:date="2026-04-30T14:51:00Z" w16du:dateUtc="2026-04-30T18:51:00Z">
                  <w:rPr>
                    <w:ins w:id="348" w:author="Ekanayake-Weber, Marcy" w:date="2026-04-30T14:51:00Z" w16du:dateUtc="2026-04-30T18:51:00Z"/>
                    <w:rFonts w:ascii="Times New Roman" w:hAnsi="Times New Roman"/>
                    <w:i/>
                    <w:color w:val="000000" w:themeColor="text1"/>
                    <w:sz w:val="20"/>
                  </w:rPr>
                </w:rPrChange>
              </w:rPr>
            </w:pPr>
            <w:ins w:id="349" w:author="Ekanayake-Weber, Marcy" w:date="2026-04-30T14:51:00Z" w16du:dateUtc="2026-04-30T18:51:00Z">
              <w:r>
                <w:rPr>
                  <w:rFonts w:ascii="Times New Roman" w:hAnsi="Times New Roman"/>
                  <w:iCs/>
                  <w:color w:val="000000" w:themeColor="text1"/>
                  <w:sz w:val="20"/>
                </w:rPr>
                <w:t>Controls variance of how frequently agents get tested via screening, in years</w:t>
              </w:r>
            </w:ins>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644E3980" w14:textId="656428C0" w:rsidR="00241FDB" w:rsidRPr="00603CE0" w:rsidRDefault="00852D58" w:rsidP="00584FE5">
            <w:pPr>
              <w:spacing w:after="0" w:line="240" w:lineRule="auto"/>
              <w:rPr>
                <w:ins w:id="350" w:author="Ekanayake-Weber, Marcy" w:date="2026-04-30T14:51:00Z" w16du:dateUtc="2026-04-30T18:51:00Z"/>
                <w:rFonts w:ascii="Times New Roman" w:hAnsi="Times New Roman"/>
                <w:color w:val="000000" w:themeColor="text1"/>
                <w:sz w:val="20"/>
              </w:rPr>
            </w:pPr>
            <w:ins w:id="351" w:author="Ekanayake-Weber, Marcy" w:date="2026-04-30T14:52:00Z" w16du:dateUtc="2026-04-30T18:52:00Z">
              <w:r w:rsidRPr="00603CE0">
                <w:rPr>
                  <w:rFonts w:ascii="Times New Roman" w:hAnsi="Times New Roman"/>
                  <w:color w:val="000000" w:themeColor="text1"/>
                  <w:sz w:val="20"/>
                </w:rPr>
                <w:t xml:space="preserve">The time between screening events is drawn from a </w:t>
              </w:r>
              <w:r>
                <w:rPr>
                  <w:rFonts w:ascii="Times New Roman" w:hAnsi="Times New Roman"/>
                  <w:color w:val="000000" w:themeColor="text1"/>
                  <w:sz w:val="20"/>
                </w:rPr>
                <w:t>Gamma</w:t>
              </w:r>
              <w:r w:rsidRPr="00603CE0">
                <w:rPr>
                  <w:rFonts w:ascii="Times New Roman" w:hAnsi="Times New Roman"/>
                  <w:color w:val="000000" w:themeColor="text1"/>
                  <w:sz w:val="20"/>
                </w:rPr>
                <w:t xml:space="preserve"> distribution with </w:t>
              </w:r>
              <w:r>
                <w:rPr>
                  <w:rFonts w:ascii="Times New Roman" w:hAnsi="Times New Roman"/>
                  <w:color w:val="000000" w:themeColor="text1"/>
                  <w:sz w:val="20"/>
                </w:rPr>
                <w:t>this variance</w:t>
              </w:r>
              <w:r w:rsidRPr="00603CE0">
                <w:rPr>
                  <w:rFonts w:ascii="Times New Roman" w:hAnsi="Times New Roman"/>
                  <w:color w:val="000000" w:themeColor="text1"/>
                  <w:sz w:val="20"/>
                </w:rPr>
                <w:t xml:space="preserve">; see </w:t>
              </w:r>
              <w:r w:rsidRPr="00603CE0">
                <w:rPr>
                  <w:rFonts w:ascii="Times New Roman" w:hAnsi="Times New Roman"/>
                  <w:color w:val="000000" w:themeColor="text1"/>
                  <w:sz w:val="20"/>
                </w:rPr>
                <w:fldChar w:fldCharType="begin"/>
              </w:r>
              <w:r w:rsidRPr="00603CE0">
                <w:rPr>
                  <w:rFonts w:ascii="Times New Roman" w:hAnsi="Times New Roman"/>
                  <w:color w:val="000000" w:themeColor="text1"/>
                  <w:sz w:val="20"/>
                </w:rPr>
                <w:instrText xml:space="preserve"> REF _Ref175043244 \w \h  \* MERGEFORMAT </w:instrText>
              </w:r>
            </w:ins>
            <w:r w:rsidRPr="00603CE0">
              <w:rPr>
                <w:rFonts w:ascii="Times New Roman" w:hAnsi="Times New Roman"/>
                <w:color w:val="000000" w:themeColor="text1"/>
                <w:sz w:val="20"/>
              </w:rPr>
            </w:r>
            <w:ins w:id="352" w:author="Ekanayake-Weber, Marcy" w:date="2026-04-30T14:52:00Z" w16du:dateUtc="2026-04-30T18:52:00Z">
              <w:r w:rsidRPr="00603CE0">
                <w:rPr>
                  <w:rFonts w:ascii="Times New Roman" w:hAnsi="Times New Roman"/>
                  <w:color w:val="000000" w:themeColor="text1"/>
                  <w:sz w:val="20"/>
                </w:rPr>
                <w:fldChar w:fldCharType="separate"/>
              </w:r>
              <w:r w:rsidRPr="00603CE0">
                <w:rPr>
                  <w:rFonts w:ascii="Times New Roman" w:hAnsi="Times New Roman"/>
                  <w:color w:val="000000" w:themeColor="text1"/>
                  <w:sz w:val="20"/>
                </w:rPr>
                <w:t>S2.7</w:t>
              </w:r>
              <w:r w:rsidRPr="00603CE0">
                <w:rPr>
                  <w:rFonts w:ascii="Times New Roman" w:hAnsi="Times New Roman"/>
                  <w:color w:val="000000" w:themeColor="text1"/>
                  <w:sz w:val="20"/>
                </w:rPr>
                <w:fldChar w:fldCharType="end"/>
              </w:r>
              <w:r w:rsidRPr="00603CE0">
                <w:rPr>
                  <w:rFonts w:ascii="Times New Roman" w:hAnsi="Times New Roman"/>
                  <w:color w:val="000000" w:themeColor="text1"/>
                  <w:sz w:val="20"/>
                </w:rPr>
                <w:t xml:space="preserve"> for more detail</w:t>
              </w:r>
            </w:ins>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2800D05F" w14:textId="483403BA" w:rsidR="00241FDB" w:rsidRPr="00603CE0" w:rsidRDefault="00932876" w:rsidP="00584FE5">
            <w:pPr>
              <w:spacing w:after="0" w:line="240" w:lineRule="auto"/>
              <w:rPr>
                <w:ins w:id="353" w:author="Ekanayake-Weber, Marcy" w:date="2026-04-30T14:51:00Z" w16du:dateUtc="2026-04-30T18:51:00Z"/>
                <w:rFonts w:ascii="Times New Roman" w:hAnsi="Times New Roman"/>
                <w:color w:val="000000" w:themeColor="text1"/>
                <w:sz w:val="20"/>
              </w:rPr>
            </w:pPr>
            <w:ins w:id="354" w:author="Ekanayake-Weber, Marcy" w:date="2026-04-30T14:52:00Z" w16du:dateUtc="2026-04-30T18:52:00Z">
              <w:r w:rsidRPr="00603CE0">
                <w:rPr>
                  <w:rFonts w:ascii="Times New Roman" w:hAnsi="Times New Roman"/>
                  <w:color w:val="000000" w:themeColor="text1"/>
                  <w:sz w:val="20"/>
                </w:rPr>
                <w:t>1.75 – 3.0 years</w:t>
              </w:r>
            </w:ins>
          </w:p>
        </w:tc>
        <w:tc>
          <w:tcPr>
            <w:tcW w:w="1272" w:type="dxa"/>
            <w:tcBorders>
              <w:top w:val="single" w:sz="8" w:space="0" w:color="auto"/>
              <w:left w:val="single" w:sz="8" w:space="0" w:color="auto"/>
              <w:bottom w:val="single" w:sz="8" w:space="0" w:color="auto"/>
              <w:right w:val="single" w:sz="8" w:space="0" w:color="auto"/>
            </w:tcBorders>
          </w:tcPr>
          <w:p w14:paraId="4246A36E" w14:textId="5F7CE081" w:rsidR="00241FDB" w:rsidRPr="00603CE0" w:rsidRDefault="00932876" w:rsidP="00584FE5">
            <w:pPr>
              <w:spacing w:after="0" w:line="240" w:lineRule="auto"/>
              <w:rPr>
                <w:ins w:id="355" w:author="Ekanayake-Weber, Marcy" w:date="2026-04-30T14:51:00Z" w16du:dateUtc="2026-04-30T18:51:00Z"/>
                <w:rFonts w:ascii="Times New Roman" w:hAnsi="Times New Roman"/>
                <w:color w:val="000000" w:themeColor="text1"/>
                <w:sz w:val="20"/>
              </w:rPr>
            </w:pPr>
            <w:ins w:id="356" w:author="Ekanayake-Weber, Marcy" w:date="2026-04-30T14:52:00Z" w16du:dateUtc="2026-04-30T18:52:00Z">
              <w:r>
                <w:rPr>
                  <w:rFonts w:ascii="Times New Roman" w:hAnsi="Times New Roman"/>
                  <w:color w:val="000000" w:themeColor="text1"/>
                  <w:sz w:val="20"/>
                  <w:vertAlign w:val="superscript"/>
                </w:rPr>
                <w:t>1</w:t>
              </w:r>
              <w:r w:rsidRPr="00603CE0">
                <w:rPr>
                  <w:rFonts w:ascii="Times New Roman" w:hAnsi="Times New Roman"/>
                  <w:color w:val="000000" w:themeColor="text1"/>
                  <w:sz w:val="20"/>
                  <w:vertAlign w:val="superscript"/>
                </w:rPr>
                <w:t>3</w:t>
              </w:r>
            </w:ins>
          </w:p>
        </w:tc>
      </w:tr>
      <w:tr w:rsidR="00603CE0" w:rsidRPr="00603CE0" w14:paraId="72A9D7FC" w14:textId="77777777"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89D1F7E" w14:textId="62097BEC" w:rsidR="008110EE" w:rsidRPr="00603CE0" w:rsidRDefault="008110EE" w:rsidP="00584FE5">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Assortativity</w:t>
            </w:r>
            <w:r w:rsidR="003E1E17" w:rsidRPr="00603CE0">
              <w:rPr>
                <w:rFonts w:ascii="Times New Roman" w:hAnsi="Times New Roman"/>
                <w:i/>
                <w:color w:val="000000" w:themeColor="text1"/>
                <w:sz w:val="20"/>
              </w:rPr>
              <w:t xml:space="preserve">: </w:t>
            </w:r>
            <w:r w:rsidR="003E1E17" w:rsidRPr="00603CE0">
              <w:rPr>
                <w:rFonts w:ascii="Times New Roman" w:hAnsi="Times New Roman"/>
                <w:color w:val="000000" w:themeColor="text1"/>
                <w:sz w:val="20"/>
              </w:rPr>
              <w:t xml:space="preserve">degree of preference for partnering with members of own </w:t>
            </w:r>
            <w:r w:rsidR="00D737BC" w:rsidRPr="00603CE0">
              <w:rPr>
                <w:rFonts w:ascii="Times New Roman" w:hAnsi="Times New Roman"/>
                <w:color w:val="000000" w:themeColor="text1"/>
                <w:sz w:val="20"/>
              </w:rPr>
              <w:t>activity</w:t>
            </w:r>
            <w:r w:rsidR="003E1E17" w:rsidRPr="00603CE0">
              <w:rPr>
                <w:rFonts w:ascii="Times New Roman" w:hAnsi="Times New Roman"/>
                <w:color w:val="000000" w:themeColor="text1"/>
                <w:sz w:val="20"/>
              </w:rPr>
              <w:t xml:space="preserve"> group</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6ECE2054" w14:textId="29E56EB3" w:rsidR="008110EE" w:rsidRPr="00603CE0" w:rsidRDefault="00355B80"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Each time indiv select</w:t>
            </w:r>
            <w:r w:rsidR="00BF5F2B" w:rsidRPr="00603CE0">
              <w:rPr>
                <w:rFonts w:ascii="Times New Roman" w:hAnsi="Times New Roman"/>
                <w:color w:val="000000" w:themeColor="text1"/>
                <w:sz w:val="20"/>
              </w:rPr>
              <w:t xml:space="preserve">s </w:t>
            </w:r>
            <w:r w:rsidRPr="00603CE0">
              <w:rPr>
                <w:rFonts w:ascii="Times New Roman" w:hAnsi="Times New Roman"/>
                <w:color w:val="000000" w:themeColor="text1"/>
                <w:sz w:val="20"/>
              </w:rPr>
              <w:t xml:space="preserve">a partner, </w:t>
            </w:r>
            <w:r w:rsidR="00942854" w:rsidRPr="00603CE0">
              <w:rPr>
                <w:rFonts w:ascii="Times New Roman" w:hAnsi="Times New Roman"/>
                <w:color w:val="000000" w:themeColor="text1"/>
                <w:sz w:val="20"/>
              </w:rPr>
              <w:t xml:space="preserve">if </w:t>
            </w:r>
            <w:r w:rsidR="00AC7759" w:rsidRPr="00603CE0">
              <w:rPr>
                <w:rFonts w:ascii="Times New Roman" w:hAnsi="Times New Roman"/>
                <w:color w:val="000000" w:themeColor="text1"/>
                <w:sz w:val="20"/>
              </w:rPr>
              <w:t>random value</w:t>
            </w:r>
            <w:r w:rsidR="00594B92" w:rsidRPr="00603CE0">
              <w:rPr>
                <w:rFonts w:ascii="Times New Roman" w:hAnsi="Times New Roman"/>
                <w:color w:val="000000" w:themeColor="text1"/>
                <w:sz w:val="20"/>
              </w:rPr>
              <w:t xml:space="preserve"> [0-1]</w:t>
            </w:r>
            <w:r w:rsidR="00AC7759" w:rsidRPr="00603CE0">
              <w:rPr>
                <w:rFonts w:ascii="Times New Roman" w:hAnsi="Times New Roman"/>
                <w:color w:val="000000" w:themeColor="text1"/>
                <w:sz w:val="20"/>
              </w:rPr>
              <w:t xml:space="preserve"> </w:t>
            </w:r>
            <w:r w:rsidR="00594B92" w:rsidRPr="00603CE0">
              <w:rPr>
                <w:rFonts w:ascii="Times New Roman" w:hAnsi="Times New Roman"/>
                <w:color w:val="000000" w:themeColor="text1"/>
                <w:sz w:val="20"/>
              </w:rPr>
              <w:t xml:space="preserve">compared to </w:t>
            </w:r>
            <w:r w:rsidR="00942854" w:rsidRPr="00603CE0">
              <w:rPr>
                <w:rFonts w:ascii="Times New Roman" w:hAnsi="Times New Roman"/>
                <w:color w:val="000000" w:themeColor="text1"/>
                <w:sz w:val="20"/>
              </w:rPr>
              <w:t xml:space="preserve"> assortativity</w:t>
            </w:r>
            <w:r w:rsidR="00594B92" w:rsidRPr="00603CE0">
              <w:rPr>
                <w:rFonts w:ascii="Times New Roman" w:hAnsi="Times New Roman"/>
                <w:color w:val="000000" w:themeColor="text1"/>
                <w:sz w:val="20"/>
              </w:rPr>
              <w:t xml:space="preserve"> (see </w:t>
            </w:r>
            <w:r w:rsidR="0012740F" w:rsidRPr="00603CE0">
              <w:rPr>
                <w:rFonts w:ascii="Times New Roman" w:hAnsi="Times New Roman"/>
                <w:color w:val="000000" w:themeColor="text1"/>
                <w:sz w:val="20"/>
              </w:rPr>
              <w:fldChar w:fldCharType="begin"/>
            </w:r>
            <w:r w:rsidR="0012740F" w:rsidRPr="00603CE0">
              <w:rPr>
                <w:rFonts w:ascii="Times New Roman" w:hAnsi="Times New Roman"/>
                <w:color w:val="000000" w:themeColor="text1"/>
                <w:sz w:val="20"/>
              </w:rPr>
              <w:instrText xml:space="preserve"> REF _Ref191974917 \w \h </w:instrText>
            </w:r>
            <w:r w:rsidR="00927859" w:rsidRPr="00603CE0">
              <w:rPr>
                <w:rFonts w:ascii="Times New Roman" w:hAnsi="Times New Roman"/>
                <w:color w:val="000000" w:themeColor="text1"/>
                <w:sz w:val="20"/>
              </w:rPr>
              <w:instrText xml:space="preserve"> \* MERGEFORMAT </w:instrText>
            </w:r>
            <w:r w:rsidR="0012740F" w:rsidRPr="00603CE0">
              <w:rPr>
                <w:rFonts w:ascii="Times New Roman" w:hAnsi="Times New Roman"/>
                <w:color w:val="000000" w:themeColor="text1"/>
                <w:sz w:val="20"/>
              </w:rPr>
            </w:r>
            <w:r w:rsidR="0012740F" w:rsidRPr="00603CE0">
              <w:rPr>
                <w:rFonts w:ascii="Times New Roman" w:hAnsi="Times New Roman"/>
                <w:color w:val="000000" w:themeColor="text1"/>
                <w:sz w:val="20"/>
              </w:rPr>
              <w:fldChar w:fldCharType="separate"/>
            </w:r>
            <w:r w:rsidR="006F4A97" w:rsidRPr="00603CE0">
              <w:rPr>
                <w:rFonts w:ascii="Times New Roman" w:hAnsi="Times New Roman"/>
                <w:color w:val="000000" w:themeColor="text1"/>
                <w:sz w:val="20"/>
              </w:rPr>
              <w:t>S1.1</w:t>
            </w:r>
            <w:r w:rsidR="0012740F" w:rsidRPr="00603CE0">
              <w:rPr>
                <w:rFonts w:ascii="Times New Roman" w:hAnsi="Times New Roman"/>
                <w:color w:val="000000" w:themeColor="text1"/>
                <w:sz w:val="20"/>
              </w:rPr>
              <w:fldChar w:fldCharType="end"/>
            </w:r>
            <w:r w:rsidR="0012740F" w:rsidRPr="00603CE0">
              <w:rPr>
                <w:rFonts w:ascii="Times New Roman" w:hAnsi="Times New Roman"/>
                <w:color w:val="000000" w:themeColor="text1"/>
                <w:sz w:val="20"/>
              </w:rPr>
              <w:t>)</w:t>
            </w:r>
            <w:r w:rsidR="00F2698A" w:rsidRPr="00603CE0">
              <w:rPr>
                <w:rFonts w:ascii="Times New Roman" w:hAnsi="Times New Roman"/>
                <w:color w:val="000000" w:themeColor="text1"/>
                <w:sz w:val="20"/>
              </w:rPr>
              <w:t xml:space="preserve"> </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74BB2482" w14:textId="352B0487" w:rsidR="008110EE" w:rsidRPr="00603CE0" w:rsidRDefault="0013393A"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0.5</w:t>
            </w:r>
            <w:r w:rsidR="00932FF1" w:rsidRPr="00603CE0">
              <w:rPr>
                <w:rFonts w:ascii="Times New Roman" w:hAnsi="Times New Roman"/>
                <w:color w:val="000000" w:themeColor="text1"/>
                <w:sz w:val="20"/>
              </w:rPr>
              <w:t xml:space="preserve"> – </w:t>
            </w:r>
            <w:r w:rsidRPr="00603CE0">
              <w:rPr>
                <w:rFonts w:ascii="Times New Roman" w:hAnsi="Times New Roman"/>
                <w:color w:val="000000" w:themeColor="text1"/>
                <w:sz w:val="20"/>
              </w:rPr>
              <w:t>1.0</w:t>
            </w:r>
          </w:p>
        </w:tc>
        <w:tc>
          <w:tcPr>
            <w:tcW w:w="1272" w:type="dxa"/>
            <w:tcBorders>
              <w:top w:val="single" w:sz="8" w:space="0" w:color="auto"/>
              <w:left w:val="single" w:sz="8" w:space="0" w:color="auto"/>
              <w:bottom w:val="single" w:sz="8" w:space="0" w:color="auto"/>
              <w:right w:val="single" w:sz="8" w:space="0" w:color="auto"/>
            </w:tcBorders>
          </w:tcPr>
          <w:p w14:paraId="4A7481F1" w14:textId="19D5AD7D" w:rsidR="008110EE" w:rsidRPr="00603CE0" w:rsidRDefault="0013393A"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Assumption of positive assortativity</w:t>
            </w:r>
          </w:p>
        </w:tc>
      </w:tr>
      <w:tr w:rsidR="00603CE0" w:rsidRPr="00603CE0" w14:paraId="330C1948" w14:textId="77777777"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722F7385" w14:textId="25F99F09" w:rsidR="008110EE" w:rsidRPr="00603CE0" w:rsidRDefault="008110EE" w:rsidP="00584FE5">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propHigh</w:t>
            </w:r>
            <w:r w:rsidR="00D737BC" w:rsidRPr="00603CE0">
              <w:rPr>
                <w:rFonts w:ascii="Times New Roman" w:hAnsi="Times New Roman"/>
                <w:i/>
                <w:color w:val="000000" w:themeColor="text1"/>
                <w:sz w:val="20"/>
              </w:rPr>
              <w:t>Activity</w:t>
            </w:r>
            <w:r w:rsidR="003E1E17" w:rsidRPr="00603CE0">
              <w:rPr>
                <w:rFonts w:ascii="Times New Roman" w:hAnsi="Times New Roman"/>
                <w:i/>
                <w:color w:val="000000" w:themeColor="text1"/>
                <w:sz w:val="20"/>
              </w:rPr>
              <w:t>:</w:t>
            </w:r>
            <w:r w:rsidR="003E1E17" w:rsidRPr="00603CE0">
              <w:rPr>
                <w:rFonts w:ascii="Times New Roman" w:hAnsi="Times New Roman"/>
                <w:color w:val="000000" w:themeColor="text1"/>
                <w:sz w:val="20"/>
              </w:rPr>
              <w:t xml:space="preserve"> the </w:t>
            </w:r>
            <w:r w:rsidR="00C457A1" w:rsidRPr="00603CE0">
              <w:rPr>
                <w:rFonts w:ascii="Times New Roman" w:hAnsi="Times New Roman"/>
                <w:color w:val="000000" w:themeColor="text1"/>
                <w:sz w:val="20"/>
              </w:rPr>
              <w:t>proportion</w:t>
            </w:r>
            <w:r w:rsidR="003E1E17" w:rsidRPr="00603CE0">
              <w:rPr>
                <w:rFonts w:ascii="Times New Roman" w:hAnsi="Times New Roman"/>
                <w:color w:val="000000" w:themeColor="text1"/>
                <w:sz w:val="20"/>
              </w:rPr>
              <w:t xml:space="preserve"> of the population </w:t>
            </w:r>
            <w:r w:rsidR="00C457A1" w:rsidRPr="00603CE0">
              <w:rPr>
                <w:rFonts w:ascii="Times New Roman" w:hAnsi="Times New Roman"/>
                <w:color w:val="000000" w:themeColor="text1"/>
                <w:sz w:val="20"/>
              </w:rPr>
              <w:t xml:space="preserve">assigned to the high </w:t>
            </w:r>
            <w:r w:rsidR="00D737BC" w:rsidRPr="00603CE0">
              <w:rPr>
                <w:rFonts w:ascii="Times New Roman" w:hAnsi="Times New Roman"/>
                <w:color w:val="000000" w:themeColor="text1"/>
                <w:sz w:val="20"/>
              </w:rPr>
              <w:t>activity</w:t>
            </w:r>
            <w:r w:rsidR="00C457A1" w:rsidRPr="00603CE0">
              <w:rPr>
                <w:rFonts w:ascii="Times New Roman" w:hAnsi="Times New Roman"/>
                <w:color w:val="000000" w:themeColor="text1"/>
                <w:sz w:val="20"/>
              </w:rPr>
              <w:t xml:space="preserve"> group</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216FA782" w14:textId="4F924743" w:rsidR="008110EE" w:rsidRPr="00603CE0" w:rsidRDefault="00C2078E"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See</w:t>
            </w:r>
            <w:r w:rsidR="008C7B91" w:rsidRPr="00603CE0">
              <w:rPr>
                <w:rFonts w:ascii="Times New Roman" w:hAnsi="Times New Roman"/>
                <w:color w:val="000000" w:themeColor="text1"/>
                <w:sz w:val="20"/>
              </w:rPr>
              <w:t xml:space="preserve"> </w:t>
            </w:r>
            <w:r w:rsidR="008C7B91" w:rsidRPr="00603CE0">
              <w:rPr>
                <w:rFonts w:ascii="Times New Roman" w:hAnsi="Times New Roman"/>
                <w:color w:val="000000" w:themeColor="text1"/>
                <w:sz w:val="20"/>
              </w:rPr>
              <w:fldChar w:fldCharType="begin"/>
            </w:r>
            <w:r w:rsidR="008C7B91" w:rsidRPr="00603CE0">
              <w:rPr>
                <w:rFonts w:ascii="Times New Roman" w:hAnsi="Times New Roman"/>
                <w:color w:val="000000" w:themeColor="text1"/>
                <w:sz w:val="20"/>
              </w:rPr>
              <w:instrText xml:space="preserve"> REF _Ref191974917 \r \h </w:instrText>
            </w:r>
            <w:r w:rsidR="00C77B9D" w:rsidRPr="00603CE0">
              <w:rPr>
                <w:rFonts w:ascii="Times New Roman" w:hAnsi="Times New Roman"/>
                <w:color w:val="000000" w:themeColor="text1"/>
                <w:sz w:val="20"/>
              </w:rPr>
              <w:instrText xml:space="preserve"> \* MERGEFORMAT </w:instrText>
            </w:r>
            <w:r w:rsidR="008C7B91" w:rsidRPr="00603CE0">
              <w:rPr>
                <w:rFonts w:ascii="Times New Roman" w:hAnsi="Times New Roman"/>
                <w:color w:val="000000" w:themeColor="text1"/>
                <w:sz w:val="20"/>
              </w:rPr>
            </w:r>
            <w:r w:rsidR="008C7B91" w:rsidRPr="00603CE0">
              <w:rPr>
                <w:rFonts w:ascii="Times New Roman" w:hAnsi="Times New Roman"/>
                <w:color w:val="000000" w:themeColor="text1"/>
                <w:sz w:val="20"/>
              </w:rPr>
              <w:fldChar w:fldCharType="separate"/>
            </w:r>
            <w:r w:rsidR="006F4A97" w:rsidRPr="00603CE0">
              <w:rPr>
                <w:rFonts w:ascii="Times New Roman" w:hAnsi="Times New Roman"/>
                <w:color w:val="000000" w:themeColor="text1"/>
                <w:sz w:val="20"/>
              </w:rPr>
              <w:t>S1.1</w:t>
            </w:r>
            <w:r w:rsidR="008C7B91" w:rsidRPr="00603CE0">
              <w:rPr>
                <w:rFonts w:ascii="Times New Roman" w:hAnsi="Times New Roman"/>
                <w:color w:val="000000" w:themeColor="text1"/>
                <w:sz w:val="20"/>
              </w:rPr>
              <w:fldChar w:fldCharType="end"/>
            </w:r>
            <w:r w:rsidR="008C7B91" w:rsidRPr="00603CE0">
              <w:rPr>
                <w:rFonts w:ascii="Times New Roman" w:hAnsi="Times New Roman"/>
                <w:color w:val="000000" w:themeColor="text1"/>
                <w:sz w:val="20"/>
              </w:rPr>
              <w:t xml:space="preserve"> and</w:t>
            </w:r>
            <w:r w:rsidRPr="00603CE0">
              <w:rPr>
                <w:rFonts w:ascii="Times New Roman" w:hAnsi="Times New Roman"/>
                <w:color w:val="000000" w:themeColor="text1"/>
                <w:sz w:val="20"/>
              </w:rPr>
              <w:t xml:space="preserve"> </w:t>
            </w:r>
            <w:r w:rsidR="00977DC9" w:rsidRPr="00603CE0">
              <w:rPr>
                <w:rFonts w:ascii="Times New Roman" w:hAnsi="Times New Roman"/>
                <w:color w:val="000000" w:themeColor="text1"/>
                <w:sz w:val="20"/>
              </w:rPr>
              <w:fldChar w:fldCharType="begin"/>
            </w:r>
            <w:r w:rsidR="00977DC9" w:rsidRPr="00603CE0">
              <w:rPr>
                <w:rFonts w:ascii="Times New Roman" w:hAnsi="Times New Roman"/>
                <w:color w:val="000000" w:themeColor="text1"/>
                <w:sz w:val="20"/>
              </w:rPr>
              <w:instrText xml:space="preserve"> REF _Ref192235635 \w \h </w:instrText>
            </w:r>
            <w:r w:rsidR="00927859" w:rsidRPr="00603CE0">
              <w:rPr>
                <w:rFonts w:ascii="Times New Roman" w:hAnsi="Times New Roman"/>
                <w:color w:val="000000" w:themeColor="text1"/>
                <w:sz w:val="20"/>
              </w:rPr>
              <w:instrText xml:space="preserve"> \* MERGEFORMAT </w:instrText>
            </w:r>
            <w:r w:rsidR="00977DC9" w:rsidRPr="00603CE0">
              <w:rPr>
                <w:rFonts w:ascii="Times New Roman" w:hAnsi="Times New Roman"/>
                <w:color w:val="000000" w:themeColor="text1"/>
                <w:sz w:val="20"/>
              </w:rPr>
            </w:r>
            <w:r w:rsidR="00977DC9" w:rsidRPr="00603CE0">
              <w:rPr>
                <w:rFonts w:ascii="Times New Roman" w:hAnsi="Times New Roman"/>
                <w:color w:val="000000" w:themeColor="text1"/>
                <w:sz w:val="20"/>
              </w:rPr>
              <w:fldChar w:fldCharType="separate"/>
            </w:r>
            <w:r w:rsidR="006F4A97" w:rsidRPr="00603CE0">
              <w:rPr>
                <w:rFonts w:ascii="Times New Roman" w:hAnsi="Times New Roman"/>
                <w:color w:val="000000" w:themeColor="text1"/>
                <w:sz w:val="20"/>
              </w:rPr>
              <w:t>S2.5</w:t>
            </w:r>
            <w:r w:rsidR="00977DC9" w:rsidRPr="00603CE0">
              <w:rPr>
                <w:rFonts w:ascii="Times New Roman" w:hAnsi="Times New Roman"/>
                <w:color w:val="000000" w:themeColor="text1"/>
                <w:sz w:val="20"/>
              </w:rPr>
              <w:fldChar w:fldCharType="end"/>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5379F92C" w14:textId="5CE4EC43" w:rsidR="008110EE" w:rsidRPr="00603CE0" w:rsidRDefault="002652DD"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0.0</w:t>
            </w:r>
            <w:r w:rsidR="002322D4" w:rsidRPr="00603CE0">
              <w:rPr>
                <w:rFonts w:ascii="Times New Roman" w:hAnsi="Times New Roman"/>
                <w:color w:val="000000" w:themeColor="text1"/>
                <w:sz w:val="20"/>
              </w:rPr>
              <w:t>5</w:t>
            </w:r>
            <w:r w:rsidRPr="00603CE0">
              <w:rPr>
                <w:rFonts w:ascii="Times New Roman" w:hAnsi="Times New Roman"/>
                <w:color w:val="000000" w:themeColor="text1"/>
                <w:sz w:val="20"/>
              </w:rPr>
              <w:t xml:space="preserve"> – 0.</w:t>
            </w:r>
            <w:r w:rsidR="002322D4" w:rsidRPr="00603CE0">
              <w:rPr>
                <w:rFonts w:ascii="Times New Roman" w:hAnsi="Times New Roman"/>
                <w:color w:val="000000" w:themeColor="text1"/>
                <w:sz w:val="20"/>
              </w:rPr>
              <w:t>35</w:t>
            </w:r>
          </w:p>
        </w:tc>
        <w:tc>
          <w:tcPr>
            <w:tcW w:w="1272" w:type="dxa"/>
            <w:tcBorders>
              <w:top w:val="single" w:sz="8" w:space="0" w:color="auto"/>
              <w:left w:val="single" w:sz="8" w:space="0" w:color="auto"/>
              <w:bottom w:val="single" w:sz="8" w:space="0" w:color="auto"/>
              <w:right w:val="single" w:sz="8" w:space="0" w:color="auto"/>
            </w:tcBorders>
          </w:tcPr>
          <w:p w14:paraId="0958E9C0" w14:textId="489F13F8" w:rsidR="008110EE" w:rsidRPr="00603CE0" w:rsidRDefault="00FF3391"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A</w:t>
            </w:r>
            <w:r w:rsidR="0086396C" w:rsidRPr="00603CE0">
              <w:rPr>
                <w:rFonts w:ascii="Times New Roman" w:hAnsi="Times New Roman"/>
                <w:color w:val="000000" w:themeColor="text1"/>
                <w:sz w:val="20"/>
              </w:rPr>
              <w:t>ssumption</w:t>
            </w:r>
          </w:p>
        </w:tc>
      </w:tr>
      <w:tr w:rsidR="00603CE0" w:rsidRPr="00603CE0" w14:paraId="2EB64D3E" w14:textId="77777777"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713C8FA" w14:textId="1E51D144" w:rsidR="00FF4064" w:rsidRPr="00603CE0" w:rsidRDefault="00D737BC" w:rsidP="00584FE5">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activity</w:t>
            </w:r>
            <w:r w:rsidR="00FF4064" w:rsidRPr="00603CE0">
              <w:rPr>
                <w:rFonts w:ascii="Times New Roman" w:hAnsi="Times New Roman"/>
                <w:i/>
                <w:color w:val="000000" w:themeColor="text1"/>
                <w:sz w:val="20"/>
              </w:rPr>
              <w:t>GroupTransferProp</w:t>
            </w:r>
            <w:r w:rsidR="00694C9B" w:rsidRPr="00603CE0">
              <w:rPr>
                <w:rFonts w:ascii="Times New Roman" w:hAnsi="Times New Roman"/>
                <w:i/>
                <w:color w:val="000000" w:themeColor="text1"/>
                <w:sz w:val="20"/>
              </w:rPr>
              <w:t xml:space="preserve">: </w:t>
            </w:r>
            <w:r w:rsidR="00694C9B" w:rsidRPr="00603CE0">
              <w:rPr>
                <w:rFonts w:ascii="Times New Roman" w:hAnsi="Times New Roman"/>
                <w:color w:val="000000" w:themeColor="text1"/>
                <w:sz w:val="20"/>
              </w:rPr>
              <w:t xml:space="preserve">proportion of population that switches </w:t>
            </w:r>
            <w:r w:rsidRPr="00603CE0">
              <w:rPr>
                <w:rFonts w:ascii="Times New Roman" w:hAnsi="Times New Roman"/>
                <w:color w:val="000000" w:themeColor="text1"/>
                <w:sz w:val="20"/>
              </w:rPr>
              <w:t>activity</w:t>
            </w:r>
            <w:r w:rsidR="00694C9B" w:rsidRPr="00603CE0">
              <w:rPr>
                <w:rFonts w:ascii="Times New Roman" w:hAnsi="Times New Roman"/>
                <w:color w:val="000000" w:themeColor="text1"/>
                <w:sz w:val="20"/>
              </w:rPr>
              <w:t xml:space="preserve"> groups every year</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6D11D49E" w14:textId="1E1C7F25" w:rsidR="00FF4064" w:rsidRPr="00603CE0" w:rsidRDefault="00BC2D45"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 xml:space="preserve">At the end of each year, (population size * </w:t>
            </w:r>
            <w:r w:rsidR="00D737BC" w:rsidRPr="00603CE0">
              <w:rPr>
                <w:rFonts w:ascii="Times New Roman" w:hAnsi="Times New Roman"/>
                <w:color w:val="000000" w:themeColor="text1"/>
                <w:sz w:val="20"/>
              </w:rPr>
              <w:t>activity</w:t>
            </w:r>
            <w:r w:rsidRPr="00603CE0">
              <w:rPr>
                <w:rFonts w:ascii="Times New Roman" w:hAnsi="Times New Roman"/>
                <w:color w:val="000000" w:themeColor="text1"/>
                <w:sz w:val="20"/>
              </w:rPr>
              <w:t xml:space="preserve">GroupTransferProp) individuals are instructed to change their </w:t>
            </w:r>
            <w:r w:rsidR="00D737BC" w:rsidRPr="00603CE0">
              <w:rPr>
                <w:rFonts w:ascii="Times New Roman" w:hAnsi="Times New Roman"/>
                <w:color w:val="000000" w:themeColor="text1"/>
                <w:sz w:val="20"/>
              </w:rPr>
              <w:t>activity</w:t>
            </w:r>
            <w:r w:rsidRPr="00603CE0">
              <w:rPr>
                <w:rFonts w:ascii="Times New Roman" w:hAnsi="Times New Roman"/>
                <w:color w:val="000000" w:themeColor="text1"/>
                <w:sz w:val="20"/>
              </w:rPr>
              <w:t xml:space="preserve"> group</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60169B45" w14:textId="2FFBC18E" w:rsidR="00FF4064" w:rsidRPr="00603CE0" w:rsidRDefault="00694C9B"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0.01 – 0.3</w:t>
            </w:r>
          </w:p>
        </w:tc>
        <w:tc>
          <w:tcPr>
            <w:tcW w:w="1272" w:type="dxa"/>
            <w:tcBorders>
              <w:top w:val="single" w:sz="8" w:space="0" w:color="auto"/>
              <w:left w:val="single" w:sz="8" w:space="0" w:color="auto"/>
              <w:bottom w:val="single" w:sz="8" w:space="0" w:color="auto"/>
              <w:right w:val="single" w:sz="8" w:space="0" w:color="auto"/>
            </w:tcBorders>
          </w:tcPr>
          <w:p w14:paraId="5E4F993B" w14:textId="22029902" w:rsidR="00FF4064" w:rsidRPr="00603CE0" w:rsidRDefault="00FF3391"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A</w:t>
            </w:r>
            <w:r w:rsidR="0086396C" w:rsidRPr="00603CE0">
              <w:rPr>
                <w:rFonts w:ascii="Times New Roman" w:hAnsi="Times New Roman"/>
                <w:color w:val="000000" w:themeColor="text1"/>
                <w:sz w:val="20"/>
              </w:rPr>
              <w:t>ssumption</w:t>
            </w:r>
          </w:p>
        </w:tc>
      </w:tr>
      <w:tr w:rsidR="00603CE0" w:rsidRPr="00603CE0" w14:paraId="3452BCB4" w14:textId="77777777"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3CC2717" w14:textId="5CEC4478" w:rsidR="00120E2C" w:rsidRPr="00603CE0" w:rsidRDefault="00D737BC" w:rsidP="00584FE5">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Activity</w:t>
            </w:r>
            <w:r w:rsidR="00120E2C" w:rsidRPr="00603CE0">
              <w:rPr>
                <w:rFonts w:ascii="Times New Roman" w:hAnsi="Times New Roman"/>
                <w:i/>
                <w:color w:val="000000" w:themeColor="text1"/>
                <w:sz w:val="20"/>
              </w:rPr>
              <w:t>GroupTransmissionRatio</w:t>
            </w:r>
            <w:r w:rsidR="00694C9B" w:rsidRPr="00603CE0">
              <w:rPr>
                <w:rFonts w:ascii="Times New Roman" w:hAnsi="Times New Roman"/>
                <w:i/>
                <w:color w:val="000000" w:themeColor="text1"/>
                <w:sz w:val="20"/>
              </w:rPr>
              <w:t xml:space="preserve">: </w:t>
            </w:r>
            <w:r w:rsidR="00465072" w:rsidRPr="00603CE0">
              <w:rPr>
                <w:rFonts w:ascii="Times New Roman" w:hAnsi="Times New Roman"/>
                <w:color w:val="000000" w:themeColor="text1"/>
                <w:sz w:val="20"/>
              </w:rPr>
              <w:t xml:space="preserve">modifies </w:t>
            </w:r>
            <w:r w:rsidR="00A7204F" w:rsidRPr="00603CE0">
              <w:rPr>
                <w:rFonts w:ascii="Times New Roman" w:hAnsi="Times New Roman"/>
                <w:color w:val="000000" w:themeColor="text1"/>
                <w:sz w:val="20"/>
              </w:rPr>
              <w:t>transmission likelihood for low-</w:t>
            </w:r>
            <w:r w:rsidRPr="00603CE0">
              <w:rPr>
                <w:rFonts w:ascii="Times New Roman" w:hAnsi="Times New Roman"/>
                <w:color w:val="000000" w:themeColor="text1"/>
                <w:sz w:val="20"/>
              </w:rPr>
              <w:t>activity</w:t>
            </w:r>
            <w:r w:rsidR="00A7204F" w:rsidRPr="00603CE0">
              <w:rPr>
                <w:rFonts w:ascii="Times New Roman" w:hAnsi="Times New Roman"/>
                <w:color w:val="000000" w:themeColor="text1"/>
                <w:sz w:val="20"/>
              </w:rPr>
              <w:t xml:space="preserve"> group</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1A046A4F" w14:textId="2BF9F296" w:rsidR="00120E2C" w:rsidRPr="00603CE0" w:rsidRDefault="00A31073"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For low-</w:t>
            </w:r>
            <w:r w:rsidR="00D737BC" w:rsidRPr="00603CE0">
              <w:rPr>
                <w:rFonts w:ascii="Times New Roman" w:hAnsi="Times New Roman"/>
                <w:color w:val="000000" w:themeColor="text1"/>
                <w:sz w:val="20"/>
              </w:rPr>
              <w:t>activity</w:t>
            </w:r>
            <w:r w:rsidRPr="00603CE0">
              <w:rPr>
                <w:rFonts w:ascii="Times New Roman" w:hAnsi="Times New Roman"/>
                <w:color w:val="000000" w:themeColor="text1"/>
                <w:sz w:val="20"/>
              </w:rPr>
              <w:t xml:space="preserve"> infectious individuals, their chance of transmitting each week is </w:t>
            </w:r>
            <w:r w:rsidR="00DC2901" w:rsidRPr="00603CE0">
              <w:rPr>
                <w:rFonts w:ascii="Times New Roman" w:hAnsi="Times New Roman"/>
                <w:color w:val="000000" w:themeColor="text1"/>
                <w:sz w:val="20"/>
              </w:rPr>
              <w:t>multiplied</w:t>
            </w:r>
            <w:r w:rsidR="00B816D5" w:rsidRPr="00603CE0">
              <w:rPr>
                <w:rFonts w:ascii="Times New Roman" w:hAnsi="Times New Roman"/>
                <w:color w:val="000000" w:themeColor="text1"/>
                <w:sz w:val="20"/>
              </w:rPr>
              <w:t xml:space="preserve"> by parameter value</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366F2115" w14:textId="0C065832" w:rsidR="00120E2C" w:rsidRPr="00603CE0" w:rsidRDefault="00465072"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 xml:space="preserve">0.05 </w:t>
            </w:r>
            <w:r w:rsidR="005115CA" w:rsidRPr="00603CE0">
              <w:rPr>
                <w:rFonts w:ascii="Times New Roman" w:hAnsi="Times New Roman"/>
                <w:color w:val="000000" w:themeColor="text1"/>
                <w:sz w:val="20"/>
              </w:rPr>
              <w:t>–</w:t>
            </w:r>
            <w:r w:rsidRPr="00603CE0">
              <w:rPr>
                <w:rFonts w:ascii="Times New Roman" w:hAnsi="Times New Roman"/>
                <w:color w:val="000000" w:themeColor="text1"/>
                <w:sz w:val="20"/>
              </w:rPr>
              <w:t xml:space="preserve"> </w:t>
            </w:r>
            <w:r w:rsidR="005115CA" w:rsidRPr="00603CE0">
              <w:rPr>
                <w:rFonts w:ascii="Times New Roman" w:hAnsi="Times New Roman"/>
                <w:color w:val="000000" w:themeColor="text1"/>
                <w:sz w:val="20"/>
              </w:rPr>
              <w:t>0.5</w:t>
            </w:r>
          </w:p>
        </w:tc>
        <w:tc>
          <w:tcPr>
            <w:tcW w:w="1272" w:type="dxa"/>
            <w:tcBorders>
              <w:top w:val="single" w:sz="8" w:space="0" w:color="auto"/>
              <w:left w:val="single" w:sz="8" w:space="0" w:color="auto"/>
              <w:bottom w:val="single" w:sz="8" w:space="0" w:color="auto"/>
              <w:right w:val="single" w:sz="8" w:space="0" w:color="auto"/>
            </w:tcBorders>
          </w:tcPr>
          <w:p w14:paraId="6054E7F0" w14:textId="3E59A42F" w:rsidR="00120E2C" w:rsidRPr="00603CE0" w:rsidRDefault="00B816D5" w:rsidP="00584FE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Assumption low-</w:t>
            </w:r>
            <w:r w:rsidR="00D737BC" w:rsidRPr="00603CE0">
              <w:rPr>
                <w:rFonts w:ascii="Times New Roman" w:hAnsi="Times New Roman"/>
                <w:color w:val="000000" w:themeColor="text1"/>
                <w:sz w:val="20"/>
              </w:rPr>
              <w:t>activity</w:t>
            </w:r>
            <w:r w:rsidRPr="00603CE0">
              <w:rPr>
                <w:rFonts w:ascii="Times New Roman" w:hAnsi="Times New Roman"/>
                <w:color w:val="000000" w:themeColor="text1"/>
                <w:sz w:val="20"/>
              </w:rPr>
              <w:t xml:space="preserve"> </w:t>
            </w:r>
            <w:r w:rsidR="00E25FA2" w:rsidRPr="00603CE0">
              <w:rPr>
                <w:rFonts w:ascii="Times New Roman" w:hAnsi="Times New Roman"/>
                <w:color w:val="000000" w:themeColor="text1"/>
                <w:sz w:val="20"/>
              </w:rPr>
              <w:t>&lt;&lt;</w:t>
            </w:r>
            <w:r w:rsidR="00E50904" w:rsidRPr="00603CE0">
              <w:rPr>
                <w:rFonts w:ascii="Times New Roman" w:hAnsi="Times New Roman"/>
                <w:color w:val="000000" w:themeColor="text1"/>
                <w:sz w:val="20"/>
              </w:rPr>
              <w:t xml:space="preserve"> high </w:t>
            </w:r>
            <w:r w:rsidR="00D737BC" w:rsidRPr="00603CE0">
              <w:rPr>
                <w:rFonts w:ascii="Times New Roman" w:hAnsi="Times New Roman"/>
                <w:color w:val="000000" w:themeColor="text1"/>
                <w:sz w:val="20"/>
              </w:rPr>
              <w:t>activity</w:t>
            </w:r>
          </w:p>
        </w:tc>
      </w:tr>
      <w:tr w:rsidR="00603CE0" w:rsidRPr="00603CE0" w14:paraId="6344FB00" w14:textId="2EE43317"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19D8EBC5" w14:textId="77777777" w:rsidR="00F930C4" w:rsidRPr="00603CE0" w:rsidRDefault="00F930C4" w:rsidP="009D7D3C">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InitialInfected</w:t>
            </w:r>
            <w:r w:rsidRPr="00603CE0">
              <w:rPr>
                <w:rFonts w:ascii="Times New Roman" w:hAnsi="Times New Roman"/>
                <w:color w:val="000000" w:themeColor="text1"/>
                <w:sz w:val="20"/>
              </w:rPr>
              <w:t>: amount of indivs infectious at t=0</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31D9A827" w14:textId="4B671387" w:rsidR="00F930C4" w:rsidRPr="00603CE0" w:rsidRDefault="00C2078E" w:rsidP="009D7D3C">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 xml:space="preserve">See </w:t>
            </w:r>
            <w:r w:rsidR="00977DC9" w:rsidRPr="00603CE0">
              <w:rPr>
                <w:rFonts w:ascii="Times New Roman" w:hAnsi="Times New Roman"/>
                <w:color w:val="000000" w:themeColor="text1"/>
                <w:sz w:val="20"/>
              </w:rPr>
              <w:fldChar w:fldCharType="begin"/>
            </w:r>
            <w:r w:rsidR="00977DC9" w:rsidRPr="00603CE0">
              <w:rPr>
                <w:rFonts w:ascii="Times New Roman" w:hAnsi="Times New Roman"/>
                <w:color w:val="000000" w:themeColor="text1"/>
                <w:sz w:val="20"/>
              </w:rPr>
              <w:instrText xml:space="preserve"> REF _Ref192235635 \w \h </w:instrText>
            </w:r>
            <w:r w:rsidR="00927859" w:rsidRPr="00603CE0">
              <w:rPr>
                <w:rFonts w:ascii="Times New Roman" w:hAnsi="Times New Roman"/>
                <w:color w:val="000000" w:themeColor="text1"/>
                <w:sz w:val="20"/>
              </w:rPr>
              <w:instrText xml:space="preserve"> \* MERGEFORMAT </w:instrText>
            </w:r>
            <w:r w:rsidR="00977DC9" w:rsidRPr="00603CE0">
              <w:rPr>
                <w:rFonts w:ascii="Times New Roman" w:hAnsi="Times New Roman"/>
                <w:color w:val="000000" w:themeColor="text1"/>
                <w:sz w:val="20"/>
              </w:rPr>
            </w:r>
            <w:r w:rsidR="00977DC9" w:rsidRPr="00603CE0">
              <w:rPr>
                <w:rFonts w:ascii="Times New Roman" w:hAnsi="Times New Roman"/>
                <w:color w:val="000000" w:themeColor="text1"/>
                <w:sz w:val="20"/>
              </w:rPr>
              <w:fldChar w:fldCharType="separate"/>
            </w:r>
            <w:r w:rsidR="006F4A97" w:rsidRPr="00603CE0">
              <w:rPr>
                <w:rFonts w:ascii="Times New Roman" w:hAnsi="Times New Roman"/>
                <w:color w:val="000000" w:themeColor="text1"/>
                <w:sz w:val="20"/>
              </w:rPr>
              <w:t>S2.5</w:t>
            </w:r>
            <w:r w:rsidR="00977DC9" w:rsidRPr="00603CE0">
              <w:rPr>
                <w:rFonts w:ascii="Times New Roman" w:hAnsi="Times New Roman"/>
                <w:color w:val="000000" w:themeColor="text1"/>
                <w:sz w:val="20"/>
              </w:rPr>
              <w:fldChar w:fldCharType="end"/>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0614B3DE" w14:textId="4E14D137" w:rsidR="00F930C4" w:rsidRPr="00603CE0" w:rsidRDefault="00F930C4" w:rsidP="009D7D3C">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4000 – 5500</w:t>
            </w:r>
            <w:r w:rsidR="00B872C8" w:rsidRPr="00603CE0">
              <w:rPr>
                <w:rFonts w:ascii="Times New Roman" w:hAnsi="Times New Roman"/>
                <w:color w:val="000000" w:themeColor="text1"/>
                <w:sz w:val="20"/>
              </w:rPr>
              <w:t xml:space="preserve"> indivs</w:t>
            </w:r>
          </w:p>
        </w:tc>
        <w:tc>
          <w:tcPr>
            <w:tcW w:w="1272" w:type="dxa"/>
            <w:tcBorders>
              <w:top w:val="single" w:sz="8" w:space="0" w:color="auto"/>
              <w:left w:val="single" w:sz="8" w:space="0" w:color="auto"/>
              <w:bottom w:val="single" w:sz="8" w:space="0" w:color="auto"/>
              <w:right w:val="single" w:sz="8" w:space="0" w:color="auto"/>
            </w:tcBorders>
          </w:tcPr>
          <w:p w14:paraId="78065769" w14:textId="0BED52A1" w:rsidR="00CE790E" w:rsidRPr="00603CE0" w:rsidRDefault="00CE790E" w:rsidP="009D7D3C">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fldChar w:fldCharType="begin"/>
            </w:r>
            <w:r w:rsidR="00492BDF" w:rsidRPr="00603CE0">
              <w:rPr>
                <w:rFonts w:ascii="Times New Roman" w:hAnsi="Times New Roman"/>
                <w:color w:val="000000" w:themeColor="text1"/>
                <w:sz w:val="20"/>
              </w:rPr>
              <w:instrText xml:space="preserve"> ADDIN EN.CITE &lt;EndNote&gt;&lt;Cite&gt;&lt;Author&gt;Johnson Jones&lt;/Author&gt;&lt;Year&gt;2019&lt;/Year&gt;&lt;RecNum&gt;2165&lt;/RecNum&gt;&lt;DisplayText&gt;&lt;style face="superscript"&gt;2&lt;/style&gt;&lt;/DisplayText&gt;&lt;record&gt;&lt;rec-number&gt;2165&lt;/rec-number&gt;&lt;foreign-keys&gt;&lt;key app="EN" db-id="wptxs2svnezeaaex5ebp2d9tvv0d9sw25p2p" timestamp="1701717242" guid="8d831d81-2711-4dfe-9438-b16d6daffba9"&gt;2165&lt;/key&gt;&lt;/foreign-keys&gt;&lt;ref-type name="Journal Article"&gt;17&lt;/ref-type&gt;&lt;contributors&gt;&lt;authors&gt;&lt;author&gt;Johnson Jones, Michelle L.&lt;/author&gt;&lt;author&gt;Chapin-Bardales, Johanna&lt;/author&gt;&lt;author&gt;Bizune, Destani&lt;/author&gt;&lt;author&gt;Papp, John R.&lt;/author&gt;&lt;author&gt;Phillips, Christi&lt;/author&gt;&lt;author&gt;Kirkcaldy, Robert D.&lt;/author&gt;&lt;author&gt;Wejnert, Cyprian&lt;/author&gt;&lt;author&gt;Bernstein, Kyle T.&lt;/author&gt;&lt;author&gt;Khuwaja, Salma&lt;/author&gt;&lt;author&gt;Lopez, Zaida&lt;/author&gt;&lt;author&gt;Padgett, Paige&lt;/author&gt;&lt;author&gt;Forrest, David&lt;/author&gt;&lt;author&gt;Nixon, Willie&lt;/author&gt;&lt;author&gt;Spencer, Emma&lt;/author&gt;&lt;author&gt;Braunstein, Sarah&lt;/author&gt;&lt;author&gt;Carrillo, Sidney&lt;/author&gt;&lt;author&gt;Rivera, Alexis&lt;/author&gt;&lt;author&gt;Ick, Theresa&lt;/author&gt;&lt;author&gt;Raymond, H. Fisher&lt;/author&gt;&lt;author&gt;Opoku, Jenevieve&lt;/author&gt;&lt;author&gt;Kuo, Irene&lt;/author&gt;&lt;/authors&gt;&lt;/contributors&gt;&lt;titles&gt;&lt;title&gt;Extragenital Chlamydia and Gonorrhea Among Community Venue–Attending Men Who Have Sex with Men — Five Cities, United States, 2017&lt;/title&gt;&lt;secondary-title&gt;MMWR. Morbidity and Mortality Weekly Report&lt;/secondary-title&gt;&lt;/titles&gt;&lt;periodical&gt;&lt;full-title&gt;MMWR. Morbidity and Mortality Weekly Report&lt;/full-title&gt;&lt;/periodical&gt;&lt;pages&gt;321-325&lt;/pages&gt;&lt;volume&gt;68&lt;/volume&gt;&lt;number&gt;14&lt;/number&gt;&lt;dates&gt;&lt;year&gt;2019&lt;/year&gt;&lt;/dates&gt;&lt;publisher&gt;Centers for Disease Control MMWR Office&lt;/publisher&gt;&lt;isbn&gt;0149-2195&lt;/isbn&gt;&lt;urls&gt;&lt;related-urls&gt;&lt;url&gt;https://dx.doi.org/10.15585/mmwr.mm6814a1&lt;/url&gt;&lt;/related-urls&gt;&lt;/urls&gt;&lt;electronic-resource-num&gt;10.15585/mmwr.mm6814a1&lt;/electronic-resource-num&gt;&lt;/record&gt;&lt;/Cite&gt;&lt;/EndNote&gt;</w:instrText>
            </w:r>
            <w:r w:rsidRPr="00603CE0">
              <w:rPr>
                <w:rFonts w:ascii="Times New Roman" w:hAnsi="Times New Roman"/>
                <w:color w:val="000000" w:themeColor="text1"/>
                <w:sz w:val="20"/>
              </w:rPr>
              <w:fldChar w:fldCharType="separate"/>
            </w:r>
            <w:r w:rsidR="00492BDF" w:rsidRPr="00603CE0">
              <w:rPr>
                <w:rFonts w:ascii="Times New Roman" w:hAnsi="Times New Roman"/>
                <w:color w:val="000000" w:themeColor="text1"/>
                <w:sz w:val="20"/>
                <w:vertAlign w:val="superscript"/>
              </w:rPr>
              <w:t>2</w:t>
            </w:r>
            <w:r w:rsidRPr="00603CE0">
              <w:rPr>
                <w:rFonts w:ascii="Times New Roman" w:hAnsi="Times New Roman"/>
                <w:color w:val="000000" w:themeColor="text1"/>
                <w:sz w:val="20"/>
              </w:rPr>
              <w:fldChar w:fldCharType="end"/>
            </w:r>
          </w:p>
        </w:tc>
      </w:tr>
      <w:tr w:rsidR="00603CE0" w:rsidRPr="00603CE0" w14:paraId="75C0329A" w14:textId="177CCC4F"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85E2768" w14:textId="48594FA1" w:rsidR="00F930C4" w:rsidRPr="00603CE0" w:rsidRDefault="00F930C4" w:rsidP="005E2180">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DelayToSeekCare</w:t>
            </w:r>
            <w:r w:rsidRPr="00603CE0">
              <w:rPr>
                <w:rFonts w:ascii="Times New Roman" w:hAnsi="Times New Roman"/>
                <w:color w:val="000000" w:themeColor="text1"/>
                <w:sz w:val="20"/>
              </w:rPr>
              <w:t>: time between infection and seeking care for symptomatic case</w:t>
            </w:r>
            <w:r w:rsidR="00297803" w:rsidRPr="00603CE0">
              <w:rPr>
                <w:rFonts w:ascii="Times New Roman" w:hAnsi="Times New Roman"/>
                <w:color w:val="000000" w:themeColor="text1"/>
                <w:sz w:val="20"/>
              </w:rPr>
              <w:t>, in years</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7F1ABD02" w14:textId="6DBC7156" w:rsidR="00F930C4" w:rsidRPr="00603CE0" w:rsidRDefault="00F930C4" w:rsidP="005E2180">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 xml:space="preserve">For each symptomatic case, time </w:t>
            </w:r>
            <w:r w:rsidR="000C1B65" w:rsidRPr="00603CE0">
              <w:rPr>
                <w:rFonts w:ascii="Times New Roman" w:hAnsi="Times New Roman"/>
                <w:color w:val="000000" w:themeColor="text1"/>
                <w:sz w:val="20"/>
              </w:rPr>
              <w:t xml:space="preserve">to </w:t>
            </w:r>
            <w:r w:rsidRPr="00603CE0">
              <w:rPr>
                <w:rFonts w:ascii="Times New Roman" w:hAnsi="Times New Roman"/>
                <w:color w:val="000000" w:themeColor="text1"/>
                <w:sz w:val="20"/>
              </w:rPr>
              <w:t xml:space="preserve">enter care is drawn from </w:t>
            </w:r>
            <w:r w:rsidR="000C1B65" w:rsidRPr="00603CE0">
              <w:rPr>
                <w:rFonts w:ascii="Times New Roman" w:hAnsi="Times New Roman"/>
                <w:color w:val="000000" w:themeColor="text1"/>
                <w:sz w:val="20"/>
              </w:rPr>
              <w:t>Exp</w:t>
            </w:r>
            <w:r w:rsidRPr="00603CE0">
              <w:rPr>
                <w:rFonts w:ascii="Times New Roman" w:hAnsi="Times New Roman"/>
                <w:color w:val="000000" w:themeColor="text1"/>
                <w:sz w:val="20"/>
              </w:rPr>
              <w:t xml:space="preserve"> distribution </w:t>
            </w:r>
            <w:r w:rsidR="00F55F7D" w:rsidRPr="00603CE0">
              <w:rPr>
                <w:rFonts w:ascii="Times New Roman" w:hAnsi="Times New Roman"/>
                <w:color w:val="000000" w:themeColor="text1"/>
                <w:sz w:val="20"/>
              </w:rPr>
              <w:t xml:space="preserve">with mean </w:t>
            </w:r>
            <w:r w:rsidR="00980FEA" w:rsidRPr="00603CE0">
              <w:rPr>
                <w:rFonts w:ascii="Times New Roman" w:hAnsi="Times New Roman"/>
                <w:color w:val="000000" w:themeColor="text1"/>
                <w:sz w:val="20"/>
              </w:rPr>
              <w:t>equal to this parameter value</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1A29D635" w14:textId="03ADB916" w:rsidR="00F930C4" w:rsidRPr="00603CE0" w:rsidRDefault="0030565D" w:rsidP="005E2180">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0.005</w:t>
            </w:r>
            <w:r w:rsidR="00ED37EA" w:rsidRPr="00603CE0">
              <w:rPr>
                <w:rFonts w:ascii="Times New Roman" w:hAnsi="Times New Roman"/>
                <w:color w:val="000000" w:themeColor="text1"/>
                <w:sz w:val="20"/>
              </w:rPr>
              <w:t>5</w:t>
            </w:r>
            <w:r w:rsidR="00B30818" w:rsidRPr="00603CE0">
              <w:rPr>
                <w:rFonts w:ascii="Times New Roman" w:hAnsi="Times New Roman"/>
                <w:color w:val="000000" w:themeColor="text1"/>
                <w:sz w:val="20"/>
              </w:rPr>
              <w:t xml:space="preserve"> </w:t>
            </w:r>
            <w:r w:rsidR="004D199D" w:rsidRPr="00603CE0">
              <w:rPr>
                <w:rFonts w:ascii="Times New Roman" w:hAnsi="Times New Roman"/>
                <w:color w:val="000000" w:themeColor="text1"/>
                <w:sz w:val="20"/>
              </w:rPr>
              <w:t>–</w:t>
            </w:r>
            <w:r w:rsidR="00AB2B92" w:rsidRPr="00603CE0">
              <w:rPr>
                <w:rFonts w:ascii="Times New Roman" w:hAnsi="Times New Roman"/>
                <w:color w:val="000000" w:themeColor="text1"/>
              </w:rPr>
              <w:t xml:space="preserve"> </w:t>
            </w:r>
            <w:r w:rsidR="00ED37EA" w:rsidRPr="00603CE0">
              <w:rPr>
                <w:rFonts w:ascii="Times New Roman" w:hAnsi="Times New Roman"/>
                <w:color w:val="000000" w:themeColor="text1"/>
                <w:sz w:val="20"/>
              </w:rPr>
              <w:t>0.023</w:t>
            </w:r>
            <w:r w:rsidR="00B872C8" w:rsidRPr="00603CE0">
              <w:rPr>
                <w:rFonts w:ascii="Times New Roman" w:hAnsi="Times New Roman"/>
                <w:color w:val="000000" w:themeColor="text1"/>
                <w:sz w:val="20"/>
              </w:rPr>
              <w:t xml:space="preserve"> y</w:t>
            </w:r>
            <w:r w:rsidR="00060F11" w:rsidRPr="00603CE0">
              <w:rPr>
                <w:rFonts w:ascii="Times New Roman" w:hAnsi="Times New Roman"/>
                <w:color w:val="000000" w:themeColor="text1"/>
                <w:sz w:val="20"/>
              </w:rPr>
              <w:t>e</w:t>
            </w:r>
            <w:r w:rsidR="00B872C8" w:rsidRPr="00603CE0">
              <w:rPr>
                <w:rFonts w:ascii="Times New Roman" w:hAnsi="Times New Roman"/>
                <w:color w:val="000000" w:themeColor="text1"/>
                <w:sz w:val="20"/>
              </w:rPr>
              <w:t>ars</w:t>
            </w:r>
          </w:p>
          <w:p w14:paraId="3FD1FC13" w14:textId="1C05ADD7" w:rsidR="00B30818" w:rsidRPr="00603CE0" w:rsidRDefault="00B30818" w:rsidP="005E2180">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(2-</w:t>
            </w:r>
            <w:r w:rsidR="0035483F" w:rsidRPr="00603CE0">
              <w:rPr>
                <w:rFonts w:ascii="Times New Roman" w:hAnsi="Times New Roman"/>
                <w:color w:val="000000" w:themeColor="text1"/>
                <w:sz w:val="20"/>
              </w:rPr>
              <w:t>8 days)</w:t>
            </w:r>
          </w:p>
        </w:tc>
        <w:tc>
          <w:tcPr>
            <w:tcW w:w="1272" w:type="dxa"/>
            <w:tcBorders>
              <w:top w:val="single" w:sz="8" w:space="0" w:color="auto"/>
              <w:left w:val="single" w:sz="8" w:space="0" w:color="auto"/>
              <w:bottom w:val="single" w:sz="8" w:space="0" w:color="auto"/>
              <w:right w:val="single" w:sz="8" w:space="0" w:color="auto"/>
            </w:tcBorders>
          </w:tcPr>
          <w:p w14:paraId="748E1128" w14:textId="1405D6AE" w:rsidR="00CE790E" w:rsidRPr="00603CE0" w:rsidRDefault="00CE790E" w:rsidP="005E2180">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fldChar w:fldCharType="begin"/>
            </w:r>
            <w:r w:rsidR="00D02122" w:rsidRPr="00603CE0">
              <w:rPr>
                <w:rFonts w:ascii="Times New Roman" w:hAnsi="Times New Roman"/>
                <w:color w:val="000000" w:themeColor="text1"/>
                <w:sz w:val="20"/>
              </w:rPr>
              <w:instrText xml:space="preserve"> ADDIN EN.CITE &lt;EndNote&gt;&lt;Cite&gt;&lt;Author&gt;Aaron&lt;/Author&gt;&lt;Year&gt;2019&lt;/Year&gt;&lt;RecNum&gt;2324&lt;/RecNum&gt;&lt;DisplayText&gt;&lt;style face="superscript"&gt;14&lt;/style&gt;&lt;/DisplayText&gt;&lt;record&gt;&lt;rec-number&gt;2324&lt;/rec-number&gt;&lt;foreign-keys&gt;&lt;key app="EN" db-id="wptxs2svnezeaaex5ebp2d9tvv0d9sw25p2p" timestamp="1722457830" guid="b3a4f90e-07d7-4a25-bce1-1e6f9a0351e5"&gt;2324&lt;/key&gt;&lt;/foreign-keys&gt;&lt;ref-type name="Journal Article"&gt;17&lt;/ref-type&gt;&lt;contributors&gt;&lt;authors&gt;&lt;author&gt;Aaron, Kristal J.&lt;/author&gt;&lt;author&gt;Van Der Pol, Barbara&lt;/author&gt;&lt;author&gt;Jordan, Stephen J.&lt;/author&gt;&lt;author&gt;Schwebke, Jane R.&lt;/author&gt;&lt;author&gt;Hook, Edward W. III&lt;/author&gt;&lt;/authors&gt;&lt;/contributors&gt;&lt;titles&gt;&lt;title&gt;Delay in Seeking Health Care Services After Onset of Urethritis Symptoms in Men&lt;/title&gt;&lt;secondary-title&gt;Sexually Transmitted Diseases&lt;/secondary-title&gt;&lt;/titles&gt;&lt;periodical&gt;&lt;full-title&gt;Sexually Transmitted Diseases&lt;/full-title&gt;&lt;/periodical&gt;&lt;volume&gt;46&lt;/volume&gt;&lt;number&gt;5&lt;/number&gt;&lt;dates&gt;&lt;year&gt;2019&lt;/year&gt;&lt;/dates&gt;&lt;isbn&gt;0148-5717&lt;/isbn&gt;&lt;urls&gt;&lt;related-urls&gt;&lt;url&gt;https://journals.lww.com/stdjournal/fulltext/2019/05000/Delay_in_Seeking_Health_Care_Services_After_Onset.7.aspx?casa_token=nhSB706j6KkAAAAA:dM6bHfGRDL-jndHyINk7K-ocRes_KNnj3PWzwoM3rkXR8ZQkJfYw8se3q6Vaz6UK1UsYLCd6cAl2Lum-L9IaalqO&lt;/url&gt;&lt;/related-urls&gt;&lt;/urls&gt;&lt;electronic-resource-num&gt;10.1097/OLQ.0000000000000976&lt;/electronic-resource-num&gt;&lt;/record&gt;&lt;/Cite&gt;&lt;/EndNote&gt;</w:instrText>
            </w:r>
            <w:r w:rsidRPr="00603CE0">
              <w:rPr>
                <w:rFonts w:ascii="Times New Roman" w:hAnsi="Times New Roman"/>
                <w:color w:val="000000" w:themeColor="text1"/>
                <w:sz w:val="20"/>
              </w:rPr>
              <w:fldChar w:fldCharType="separate"/>
            </w:r>
            <w:r w:rsidR="00D02122" w:rsidRPr="00603CE0">
              <w:rPr>
                <w:rFonts w:ascii="Times New Roman" w:hAnsi="Times New Roman"/>
                <w:color w:val="000000" w:themeColor="text1"/>
                <w:sz w:val="20"/>
                <w:vertAlign w:val="superscript"/>
              </w:rPr>
              <w:t>14</w:t>
            </w:r>
            <w:r w:rsidRPr="00603CE0">
              <w:rPr>
                <w:rFonts w:ascii="Times New Roman" w:hAnsi="Times New Roman"/>
                <w:color w:val="000000" w:themeColor="text1"/>
                <w:sz w:val="20"/>
              </w:rPr>
              <w:fldChar w:fldCharType="end"/>
            </w:r>
          </w:p>
        </w:tc>
      </w:tr>
      <w:tr w:rsidR="00603CE0" w:rsidRPr="00603CE0" w14:paraId="707DB009" w14:textId="68D2593C"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96225A5" w14:textId="2EFB613F" w:rsidR="00F930C4" w:rsidRPr="00603CE0" w:rsidRDefault="00F930C4" w:rsidP="0036654D">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DelayToRetreatment</w:t>
            </w:r>
            <w:r w:rsidRPr="00603CE0">
              <w:rPr>
                <w:rFonts w:ascii="Times New Roman" w:hAnsi="Times New Roman"/>
                <w:color w:val="000000" w:themeColor="text1"/>
                <w:sz w:val="20"/>
              </w:rPr>
              <w:t>: time between failed treatment and next treatment</w:t>
            </w:r>
            <w:r w:rsidR="00297803" w:rsidRPr="00603CE0">
              <w:rPr>
                <w:rFonts w:ascii="Times New Roman" w:hAnsi="Times New Roman"/>
                <w:color w:val="000000" w:themeColor="text1"/>
                <w:sz w:val="20"/>
              </w:rPr>
              <w:t>, in years</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754B13C3" w14:textId="478DC79D" w:rsidR="00F930C4" w:rsidRPr="00603CE0" w:rsidRDefault="00F930C4" w:rsidP="0036654D">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 xml:space="preserve">For each failed treatment, time until receiving next treatment is drawn from an exponential distribution </w:t>
            </w:r>
            <w:r w:rsidR="00F2349F" w:rsidRPr="00603CE0">
              <w:rPr>
                <w:rFonts w:ascii="Times New Roman" w:hAnsi="Times New Roman"/>
                <w:color w:val="000000" w:themeColor="text1"/>
                <w:sz w:val="20"/>
              </w:rPr>
              <w:t>with mean equal to this parameter value</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03DBE5D5" w14:textId="4B235156" w:rsidR="00F930C4" w:rsidRPr="00603CE0" w:rsidRDefault="0030565D" w:rsidP="0036654D">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0.0055</w:t>
            </w:r>
            <w:r w:rsidR="00F930C4" w:rsidRPr="00603CE0">
              <w:rPr>
                <w:rFonts w:ascii="Times New Roman" w:hAnsi="Times New Roman"/>
                <w:color w:val="000000" w:themeColor="text1"/>
                <w:sz w:val="20"/>
              </w:rPr>
              <w:t xml:space="preserve">– </w:t>
            </w:r>
            <w:r w:rsidR="00ED37EA" w:rsidRPr="00603CE0">
              <w:rPr>
                <w:rFonts w:ascii="Times New Roman" w:hAnsi="Times New Roman"/>
                <w:color w:val="000000" w:themeColor="text1"/>
                <w:sz w:val="20"/>
              </w:rPr>
              <w:t>0.023</w:t>
            </w:r>
            <w:r w:rsidR="00B872C8" w:rsidRPr="00603CE0">
              <w:rPr>
                <w:rFonts w:ascii="Times New Roman" w:hAnsi="Times New Roman"/>
                <w:color w:val="000000" w:themeColor="text1"/>
                <w:sz w:val="20"/>
              </w:rPr>
              <w:t xml:space="preserve"> years</w:t>
            </w:r>
          </w:p>
          <w:p w14:paraId="5C422476" w14:textId="31F5B770" w:rsidR="0035483F" w:rsidRPr="00603CE0" w:rsidRDefault="0035483F" w:rsidP="0036654D">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w:t>
            </w:r>
            <w:r w:rsidR="00D9041F" w:rsidRPr="00603CE0">
              <w:rPr>
                <w:rFonts w:ascii="Times New Roman" w:hAnsi="Times New Roman"/>
                <w:color w:val="000000" w:themeColor="text1"/>
                <w:sz w:val="20"/>
              </w:rPr>
              <w:t>2</w:t>
            </w:r>
            <w:r w:rsidRPr="00603CE0">
              <w:rPr>
                <w:rFonts w:ascii="Times New Roman" w:hAnsi="Times New Roman"/>
                <w:color w:val="000000" w:themeColor="text1"/>
                <w:sz w:val="20"/>
              </w:rPr>
              <w:t>-8 days)</w:t>
            </w:r>
          </w:p>
        </w:tc>
        <w:tc>
          <w:tcPr>
            <w:tcW w:w="1272" w:type="dxa"/>
            <w:tcBorders>
              <w:top w:val="single" w:sz="8" w:space="0" w:color="auto"/>
              <w:left w:val="single" w:sz="8" w:space="0" w:color="auto"/>
              <w:bottom w:val="single" w:sz="8" w:space="0" w:color="auto"/>
              <w:right w:val="single" w:sz="8" w:space="0" w:color="auto"/>
            </w:tcBorders>
          </w:tcPr>
          <w:p w14:paraId="79931778" w14:textId="7EE52DF3" w:rsidR="00CE790E" w:rsidRPr="00603CE0" w:rsidRDefault="00CE790E" w:rsidP="0036654D">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fldChar w:fldCharType="begin"/>
            </w:r>
            <w:r w:rsidR="00D02122" w:rsidRPr="00603CE0">
              <w:rPr>
                <w:rFonts w:ascii="Times New Roman" w:hAnsi="Times New Roman"/>
                <w:color w:val="000000" w:themeColor="text1"/>
                <w:sz w:val="20"/>
              </w:rPr>
              <w:instrText xml:space="preserve"> ADDIN EN.CITE &lt;EndNote&gt;&lt;Cite&gt;&lt;Author&gt;Schlanger&lt;/Author&gt;&lt;Year&gt;2021&lt;/Year&gt;&lt;RecNum&gt;2214&lt;/RecNum&gt;&lt;DisplayText&gt;&lt;style face="superscript"&gt;15&lt;/style&gt;&lt;/DisplayText&gt;&lt;record&gt;&lt;rec-number&gt;2214&lt;/rec-number&gt;&lt;foreign-keys&gt;&lt;key app="EN" db-id="wptxs2svnezeaaex5ebp2d9tvv0d9sw25p2p" timestamp="1711478012" guid="6488e3c6-ecc6-4e7e-a16e-7e3dd400790b"&gt;2214&lt;/key&gt;&lt;/foreign-keys&gt;&lt;ref-type name="Journal Article"&gt;17&lt;/ref-type&gt;&lt;contributors&gt;&lt;authors&gt;&lt;author&gt;Schlanger, Karen&lt;/author&gt;&lt;author&gt;Mauk, Kerry&lt;/author&gt;&lt;author&gt;Learner, Emily R.&lt;/author&gt;&lt;author&gt;Schillinger, Julia A.&lt;/author&gt;&lt;author&gt;Nishiyama, Masayo&lt;/author&gt;&lt;author&gt;Kohn, Robert&lt;/author&gt;&lt;author&gt;Thibault, Christina&lt;/author&gt;&lt;author&gt;Hermus, Helen&lt;/author&gt;&lt;author&gt;Dewater, Joey&lt;/author&gt;&lt;author&gt;Pabon, Vonda&lt;/author&gt;&lt;author&gt;Black, Jamie&lt;/author&gt;&lt;author&gt;St. Cyr, Sancta&lt;/author&gt;&lt;author&gt;Pham, Cau R.&lt;/author&gt;&lt;author&gt;Kirkcaldy, Robert D.&lt;/author&gt;&lt;author&gt;for the SURRG Working Group&lt;/author&gt;&lt;/authors&gt;&lt;/contributors&gt;&lt;titles&gt;&lt;title&gt;Test of Cure Return Rate and Test Positivity, Strengthening the US Response to Resistant Gonorrhea, United States, 2018–2019&lt;/title&gt;&lt;secondary-title&gt;Sexually Transmitted Diseases&lt;/secondary-title&gt;&lt;/titles&gt;&lt;periodical&gt;&lt;full-title&gt;Sexually Transmitted Diseases&lt;/full-title&gt;&lt;/periodical&gt;&lt;volume&gt;48&lt;/volume&gt;&lt;number&gt;12S&lt;/number&gt;&lt;dates&gt;&lt;year&gt;2021&lt;/year&gt;&lt;/dates&gt;&lt;isbn&gt;0148-5717&lt;/isbn&gt;&lt;urls&gt;&lt;related-urls&gt;&lt;url&gt;https://journals.lww.com/stdjournal/fulltext/2021/12002/test_of_cure_return_rate_and_test_positivity,.14.aspx&lt;/url&gt;&lt;/related-urls&gt;&lt;/urls&gt;&lt;electronic-resource-num&gt;10.1097/OLQ.0000000000001539&lt;/electronic-resource-num&gt;&lt;/record&gt;&lt;/Cite&gt;&lt;/EndNote&gt;</w:instrText>
            </w:r>
            <w:r w:rsidRPr="00603CE0">
              <w:rPr>
                <w:rFonts w:ascii="Times New Roman" w:hAnsi="Times New Roman"/>
                <w:color w:val="000000" w:themeColor="text1"/>
                <w:sz w:val="20"/>
              </w:rPr>
              <w:fldChar w:fldCharType="separate"/>
            </w:r>
            <w:r w:rsidR="00D02122" w:rsidRPr="00603CE0">
              <w:rPr>
                <w:rFonts w:ascii="Times New Roman" w:hAnsi="Times New Roman"/>
                <w:color w:val="000000" w:themeColor="text1"/>
                <w:sz w:val="20"/>
                <w:vertAlign w:val="superscript"/>
              </w:rPr>
              <w:t>15</w:t>
            </w:r>
            <w:r w:rsidRPr="00603CE0">
              <w:rPr>
                <w:rFonts w:ascii="Times New Roman" w:hAnsi="Times New Roman"/>
                <w:color w:val="000000" w:themeColor="text1"/>
                <w:sz w:val="20"/>
              </w:rPr>
              <w:fldChar w:fldCharType="end"/>
            </w:r>
          </w:p>
        </w:tc>
      </w:tr>
      <w:tr w:rsidR="00603CE0" w:rsidRPr="00603CE0" w14:paraId="18271EAC" w14:textId="504D69EB"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0D73C10" w14:textId="3A8B21DF" w:rsidR="00F930C4" w:rsidRPr="00603CE0" w:rsidRDefault="00F930C4" w:rsidP="0036654D">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lastRenderedPageBreak/>
              <w:t>percentResistantA</w:t>
            </w:r>
            <w:r w:rsidRPr="00603CE0">
              <w:rPr>
                <w:rFonts w:ascii="Times New Roman" w:hAnsi="Times New Roman"/>
                <w:color w:val="000000" w:themeColor="text1"/>
                <w:sz w:val="20"/>
              </w:rPr>
              <w:t xml:space="preserve">: </w:t>
            </w:r>
            <w:r w:rsidR="00C02204" w:rsidRPr="00603CE0">
              <w:rPr>
                <w:rFonts w:ascii="Times New Roman" w:hAnsi="Times New Roman"/>
                <w:color w:val="000000" w:themeColor="text1"/>
                <w:sz w:val="20"/>
              </w:rPr>
              <w:t>number</w:t>
            </w:r>
            <w:r w:rsidRPr="00603CE0">
              <w:rPr>
                <w:rFonts w:ascii="Times New Roman" w:hAnsi="Times New Roman"/>
                <w:color w:val="000000" w:themeColor="text1"/>
                <w:sz w:val="20"/>
              </w:rPr>
              <w:t xml:space="preserve"> of infections which are converted to resistant to A at year 11</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7C27EFC6" w14:textId="487E41E9" w:rsidR="00F930C4" w:rsidRPr="00603CE0" w:rsidRDefault="00F930C4" w:rsidP="0036654D">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A</w:t>
            </w:r>
            <w:r w:rsidR="00906400" w:rsidRPr="00603CE0">
              <w:rPr>
                <w:rFonts w:ascii="Times New Roman" w:hAnsi="Times New Roman"/>
                <w:color w:val="000000" w:themeColor="text1"/>
                <w:sz w:val="20"/>
              </w:rPr>
              <w:t>fter</w:t>
            </w:r>
            <w:r w:rsidRPr="00603CE0">
              <w:rPr>
                <w:rFonts w:ascii="Times New Roman" w:hAnsi="Times New Roman"/>
                <w:color w:val="000000" w:themeColor="text1"/>
                <w:sz w:val="20"/>
              </w:rPr>
              <w:t xml:space="preserve"> </w:t>
            </w:r>
            <w:r w:rsidR="0064253A" w:rsidRPr="00603CE0">
              <w:rPr>
                <w:rFonts w:ascii="Times New Roman" w:hAnsi="Times New Roman"/>
                <w:color w:val="000000" w:themeColor="text1"/>
                <w:sz w:val="20"/>
              </w:rPr>
              <w:t>the calibration period</w:t>
            </w:r>
            <w:r w:rsidR="008C6B6B" w:rsidRPr="00603CE0">
              <w:rPr>
                <w:rFonts w:ascii="Times New Roman" w:hAnsi="Times New Roman"/>
                <w:color w:val="000000" w:themeColor="text1"/>
                <w:sz w:val="20"/>
              </w:rPr>
              <w:t>,</w:t>
            </w:r>
            <w:r w:rsidRPr="00603CE0">
              <w:rPr>
                <w:rFonts w:ascii="Times New Roman" w:hAnsi="Times New Roman"/>
                <w:color w:val="000000" w:themeColor="text1"/>
                <w:sz w:val="20"/>
              </w:rPr>
              <w:t xml:space="preserve"> </w:t>
            </w:r>
            <w:r w:rsidR="00F2349F" w:rsidRPr="00603CE0">
              <w:rPr>
                <w:rFonts w:ascii="Times New Roman" w:hAnsi="Times New Roman"/>
                <w:color w:val="000000" w:themeColor="text1"/>
                <w:sz w:val="20"/>
              </w:rPr>
              <w:t>a</w:t>
            </w:r>
            <w:r w:rsidRPr="00603CE0">
              <w:rPr>
                <w:rFonts w:ascii="Times New Roman" w:hAnsi="Times New Roman"/>
                <w:color w:val="000000" w:themeColor="text1"/>
                <w:sz w:val="20"/>
              </w:rPr>
              <w:t xml:space="preserve"> proportion of current infections are replaced with infections resistant to drug A</w:t>
            </w:r>
            <w:r w:rsidR="00F2349F" w:rsidRPr="00603CE0">
              <w:rPr>
                <w:rFonts w:ascii="Times New Roman" w:hAnsi="Times New Roman"/>
                <w:color w:val="000000" w:themeColor="text1"/>
                <w:sz w:val="20"/>
              </w:rPr>
              <w:t>.</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23268773" w14:textId="7A7F8F70" w:rsidR="00F930C4" w:rsidRPr="00603CE0" w:rsidRDefault="00F930C4" w:rsidP="0036654D">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0.001 – 0.0</w:t>
            </w:r>
            <w:r w:rsidR="00702D6F" w:rsidRPr="00603CE0">
              <w:rPr>
                <w:rFonts w:ascii="Times New Roman" w:hAnsi="Times New Roman"/>
                <w:color w:val="000000" w:themeColor="text1"/>
                <w:sz w:val="20"/>
              </w:rPr>
              <w:t>5</w:t>
            </w:r>
          </w:p>
        </w:tc>
        <w:tc>
          <w:tcPr>
            <w:tcW w:w="1272" w:type="dxa"/>
            <w:tcBorders>
              <w:top w:val="single" w:sz="8" w:space="0" w:color="auto"/>
              <w:left w:val="single" w:sz="8" w:space="0" w:color="auto"/>
              <w:bottom w:val="single" w:sz="8" w:space="0" w:color="auto"/>
              <w:right w:val="single" w:sz="8" w:space="0" w:color="auto"/>
            </w:tcBorders>
          </w:tcPr>
          <w:p w14:paraId="16537872" w14:textId="1356E77B" w:rsidR="00CE790E" w:rsidRPr="00603CE0" w:rsidRDefault="00CE790E" w:rsidP="0036654D">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fldChar w:fldCharType="begin"/>
            </w:r>
            <w:r w:rsidR="00D02122" w:rsidRPr="00603CE0">
              <w:rPr>
                <w:rFonts w:ascii="Times New Roman" w:hAnsi="Times New Roman"/>
                <w:color w:val="000000" w:themeColor="text1"/>
                <w:sz w:val="20"/>
              </w:rPr>
              <w:instrText xml:space="preserve"> ADDIN EN.CITE &lt;EndNote&gt;&lt;Cite&gt;&lt;Author&gt;Centers for Disease Control and Prevention&lt;/Author&gt;&lt;Year&gt;2023&lt;/Year&gt;&lt;RecNum&gt;2219&lt;/RecNum&gt;&lt;DisplayText&gt;&lt;style face="superscript"&gt;16&lt;/style&gt;&lt;/DisplayText&gt;&lt;record&gt;&lt;rec-number&gt;2219&lt;/rec-number&gt;&lt;foreign-keys&gt;&lt;key app="EN" db-id="wptxs2svnezeaaex5ebp2d9tvv0d9sw25p2p" timestamp="1711638486" guid="641b9888-0621-4cf4-ad49-3ac3620ad638"&gt;2219&lt;/key&gt;&lt;/foreign-keys&gt;&lt;ref-type name="Report"&gt;27&lt;/ref-type&gt;&lt;contributors&gt;&lt;authors&gt;&lt;author&gt;Centers for Disease Control and Prevention,&lt;/author&gt;&lt;/authors&gt;&lt;/contributors&gt;&lt;titles&gt;&lt;title&gt;Sexually Transmitted Infection Surveillance 2021: Gonococcal Isolate Surveillance Project Profile.&lt;/title&gt;&lt;/titles&gt;&lt;dates&gt;&lt;year&gt;2023&lt;/year&gt;&lt;/dates&gt;&lt;pub-location&gt;Atlanta, GA&lt;/pub-location&gt;&lt;publisher&gt;US Department of Health and Human Services&lt;/publisher&gt;&lt;urls&gt;&lt;/urls&gt;&lt;/record&gt;&lt;/Cite&gt;&lt;/EndNote&gt;</w:instrText>
            </w:r>
            <w:r w:rsidRPr="00603CE0">
              <w:rPr>
                <w:rFonts w:ascii="Times New Roman" w:hAnsi="Times New Roman"/>
                <w:color w:val="000000" w:themeColor="text1"/>
                <w:sz w:val="20"/>
              </w:rPr>
              <w:fldChar w:fldCharType="separate"/>
            </w:r>
            <w:r w:rsidR="00D02122" w:rsidRPr="00603CE0">
              <w:rPr>
                <w:rFonts w:ascii="Times New Roman" w:hAnsi="Times New Roman"/>
                <w:color w:val="000000" w:themeColor="text1"/>
                <w:sz w:val="20"/>
                <w:vertAlign w:val="superscript"/>
              </w:rPr>
              <w:t>16</w:t>
            </w:r>
            <w:r w:rsidRPr="00603CE0">
              <w:rPr>
                <w:rFonts w:ascii="Times New Roman" w:hAnsi="Times New Roman"/>
                <w:color w:val="000000" w:themeColor="text1"/>
                <w:sz w:val="20"/>
              </w:rPr>
              <w:fldChar w:fldCharType="end"/>
            </w:r>
          </w:p>
        </w:tc>
      </w:tr>
      <w:tr w:rsidR="00603CE0" w:rsidRPr="00603CE0" w14:paraId="1CCFA219" w14:textId="31598B99"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FD0626F" w14:textId="4EB13DE2" w:rsidR="00F930C4" w:rsidRPr="00603CE0" w:rsidRDefault="00F930C4" w:rsidP="009D7D3C">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beginImportingB</w:t>
            </w:r>
            <w:r w:rsidRPr="00603CE0">
              <w:rPr>
                <w:rFonts w:ascii="Times New Roman" w:hAnsi="Times New Roman"/>
                <w:color w:val="000000" w:themeColor="text1"/>
                <w:sz w:val="20"/>
              </w:rPr>
              <w:t xml:space="preserve">: the model </w:t>
            </w:r>
            <w:r w:rsidR="00A93731" w:rsidRPr="00603CE0">
              <w:rPr>
                <w:rFonts w:ascii="Times New Roman" w:hAnsi="Times New Roman"/>
                <w:color w:val="000000" w:themeColor="text1"/>
                <w:sz w:val="20"/>
              </w:rPr>
              <w:t xml:space="preserve">year </w:t>
            </w:r>
            <w:r w:rsidRPr="00603CE0">
              <w:rPr>
                <w:rFonts w:ascii="Times New Roman" w:hAnsi="Times New Roman"/>
                <w:color w:val="000000" w:themeColor="text1"/>
                <w:sz w:val="20"/>
              </w:rPr>
              <w:t>during which resistance to B started being imported</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685D0DC5" w14:textId="277E320D" w:rsidR="00F930C4" w:rsidRPr="00603CE0" w:rsidRDefault="00221F97" w:rsidP="009D7D3C">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T</w:t>
            </w:r>
            <w:r w:rsidR="00F930C4" w:rsidRPr="00603CE0">
              <w:rPr>
                <w:rFonts w:ascii="Times New Roman" w:hAnsi="Times New Roman"/>
                <w:color w:val="000000" w:themeColor="text1"/>
                <w:sz w:val="20"/>
              </w:rPr>
              <w:t>he first infection resistant to drug B will be added to model</w:t>
            </w:r>
            <w:r w:rsidRPr="00603CE0">
              <w:rPr>
                <w:rFonts w:ascii="Times New Roman" w:hAnsi="Times New Roman"/>
                <w:color w:val="000000" w:themeColor="text1"/>
                <w:sz w:val="20"/>
              </w:rPr>
              <w:t xml:space="preserve"> at the time determined by this parameter. </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54E6296A" w14:textId="040A6A39" w:rsidR="00F930C4" w:rsidRPr="00603CE0" w:rsidRDefault="00B872C8" w:rsidP="009D7D3C">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 xml:space="preserve">Year </w:t>
            </w:r>
            <w:r w:rsidR="00F930C4" w:rsidRPr="00603CE0">
              <w:rPr>
                <w:rFonts w:ascii="Times New Roman" w:hAnsi="Times New Roman"/>
                <w:color w:val="000000" w:themeColor="text1"/>
                <w:sz w:val="20"/>
              </w:rPr>
              <w:t>15</w:t>
            </w:r>
            <w:r w:rsidR="00280F85" w:rsidRPr="00603CE0">
              <w:rPr>
                <w:rFonts w:ascii="Times New Roman" w:hAnsi="Times New Roman"/>
                <w:color w:val="000000" w:themeColor="text1"/>
                <w:sz w:val="20"/>
              </w:rPr>
              <w:t xml:space="preserve"> </w:t>
            </w:r>
            <w:r w:rsidR="00F930C4" w:rsidRPr="00603CE0">
              <w:rPr>
                <w:rFonts w:ascii="Times New Roman" w:hAnsi="Times New Roman"/>
                <w:color w:val="000000" w:themeColor="text1"/>
                <w:sz w:val="20"/>
              </w:rPr>
              <w:t xml:space="preserve">– 20 </w:t>
            </w:r>
          </w:p>
        </w:tc>
        <w:tc>
          <w:tcPr>
            <w:tcW w:w="1272" w:type="dxa"/>
            <w:tcBorders>
              <w:top w:val="single" w:sz="8" w:space="0" w:color="auto"/>
              <w:left w:val="single" w:sz="8" w:space="0" w:color="auto"/>
              <w:bottom w:val="single" w:sz="8" w:space="0" w:color="auto"/>
              <w:right w:val="single" w:sz="8" w:space="0" w:color="auto"/>
            </w:tcBorders>
          </w:tcPr>
          <w:p w14:paraId="4936E95D" w14:textId="77ECC607" w:rsidR="00CE790E" w:rsidRPr="00603CE0" w:rsidRDefault="00CE790E" w:rsidP="009D7D3C">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Assumption</w:t>
            </w:r>
          </w:p>
        </w:tc>
      </w:tr>
      <w:tr w:rsidR="00603CE0" w:rsidRPr="00603CE0" w14:paraId="1B8E4D77" w14:textId="24665453" w:rsidTr="00763F1C">
        <w:trPr>
          <w:trHeight w:val="300"/>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648A63B5" w14:textId="63633960" w:rsidR="00F930C4" w:rsidRPr="00603CE0" w:rsidRDefault="00F930C4" w:rsidP="0055332B">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ImportingBInterval</w:t>
            </w:r>
            <w:r w:rsidRPr="00603CE0">
              <w:rPr>
                <w:rFonts w:ascii="Times New Roman" w:hAnsi="Times New Roman"/>
                <w:color w:val="000000" w:themeColor="text1"/>
                <w:sz w:val="20"/>
              </w:rPr>
              <w:t>: the expected time interval between importation of individual cases resistant to B</w:t>
            </w:r>
            <w:r w:rsidR="00297803" w:rsidRPr="00603CE0">
              <w:rPr>
                <w:rFonts w:ascii="Times New Roman" w:hAnsi="Times New Roman"/>
                <w:color w:val="000000" w:themeColor="text1"/>
                <w:sz w:val="20"/>
              </w:rPr>
              <w:t>, in years</w:t>
            </w:r>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2C2013A9" w14:textId="34C92B89" w:rsidR="00F930C4" w:rsidRPr="00603CE0" w:rsidRDefault="00F930C4" w:rsidP="0055332B">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 xml:space="preserve">The parameter value is expected value of </w:t>
            </w:r>
            <w:r w:rsidR="008C6B6B" w:rsidRPr="00603CE0">
              <w:rPr>
                <w:rFonts w:ascii="Times New Roman" w:hAnsi="Times New Roman"/>
                <w:color w:val="000000" w:themeColor="text1"/>
                <w:sz w:val="20"/>
              </w:rPr>
              <w:t>Exp</w:t>
            </w:r>
            <w:r w:rsidRPr="00603CE0">
              <w:rPr>
                <w:rFonts w:ascii="Times New Roman" w:hAnsi="Times New Roman"/>
                <w:color w:val="000000" w:themeColor="text1"/>
                <w:sz w:val="20"/>
              </w:rPr>
              <w:t xml:space="preserve"> distribution from which time to next importation of case resistant to B is drawn</w:t>
            </w: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21AA410D" w14:textId="01D9D343" w:rsidR="00F930C4" w:rsidRPr="00603CE0" w:rsidRDefault="007933FA" w:rsidP="0036078C">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0.0769</w:t>
            </w:r>
            <w:r w:rsidR="003179D6" w:rsidRPr="00603CE0">
              <w:rPr>
                <w:rFonts w:ascii="Times New Roman" w:hAnsi="Times New Roman"/>
                <w:color w:val="000000" w:themeColor="text1"/>
                <w:sz w:val="20"/>
              </w:rPr>
              <w:t xml:space="preserve"> </w:t>
            </w:r>
            <w:r w:rsidR="00F930C4" w:rsidRPr="00603CE0">
              <w:rPr>
                <w:rFonts w:ascii="Times New Roman" w:hAnsi="Times New Roman"/>
                <w:color w:val="000000" w:themeColor="text1"/>
                <w:sz w:val="20"/>
              </w:rPr>
              <w:t xml:space="preserve">– </w:t>
            </w:r>
            <w:r w:rsidR="005C3943" w:rsidRPr="00603CE0">
              <w:rPr>
                <w:rFonts w:ascii="Times New Roman" w:hAnsi="Times New Roman"/>
                <w:color w:val="000000" w:themeColor="text1"/>
                <w:sz w:val="20"/>
              </w:rPr>
              <w:t>2</w:t>
            </w:r>
            <w:r w:rsidR="00B872C8" w:rsidRPr="00603CE0">
              <w:rPr>
                <w:rFonts w:ascii="Times New Roman" w:hAnsi="Times New Roman"/>
                <w:color w:val="000000" w:themeColor="text1"/>
                <w:sz w:val="20"/>
              </w:rPr>
              <w:t xml:space="preserve"> years</w:t>
            </w:r>
          </w:p>
        </w:tc>
        <w:tc>
          <w:tcPr>
            <w:tcW w:w="1272" w:type="dxa"/>
            <w:tcBorders>
              <w:top w:val="single" w:sz="8" w:space="0" w:color="auto"/>
              <w:left w:val="single" w:sz="8" w:space="0" w:color="auto"/>
              <w:bottom w:val="single" w:sz="8" w:space="0" w:color="auto"/>
              <w:right w:val="single" w:sz="8" w:space="0" w:color="auto"/>
            </w:tcBorders>
          </w:tcPr>
          <w:p w14:paraId="3D1931A6" w14:textId="48B3C78F" w:rsidR="00CE790E" w:rsidRPr="00603CE0" w:rsidRDefault="00CE790E" w:rsidP="0036078C">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Assumption</w:t>
            </w:r>
          </w:p>
        </w:tc>
      </w:tr>
      <w:tr w:rsidR="00D55DD4" w:rsidRPr="00603CE0" w14:paraId="6A3932C5" w14:textId="77777777" w:rsidTr="00763F1C">
        <w:trPr>
          <w:trHeight w:val="300"/>
          <w:ins w:id="357" w:author="Ekanayake-Weber, Marcy" w:date="2026-04-30T14:53:00Z"/>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317C9CCA" w14:textId="6382493F" w:rsidR="00D55DD4" w:rsidRPr="00603CE0" w:rsidRDefault="003505A9" w:rsidP="0055332B">
            <w:pPr>
              <w:spacing w:after="0" w:line="240" w:lineRule="auto"/>
              <w:rPr>
                <w:ins w:id="358" w:author="Ekanayake-Weber, Marcy" w:date="2026-04-30T14:53:00Z" w16du:dateUtc="2026-04-30T18:53:00Z"/>
                <w:rFonts w:ascii="Times New Roman" w:hAnsi="Times New Roman"/>
                <w:i/>
                <w:color w:val="000000" w:themeColor="text1"/>
                <w:sz w:val="20"/>
              </w:rPr>
            </w:pPr>
            <w:ins w:id="359" w:author="Ekanayake-Weber, Marcy" w:date="2026-04-30T14:54:00Z" w16du:dateUtc="2026-04-30T18:54:00Z">
              <w:r>
                <w:rPr>
                  <w:rFonts w:ascii="Times New Roman" w:hAnsi="Times New Roman"/>
                  <w:i/>
                  <w:color w:val="000000" w:themeColor="text1"/>
                  <w:sz w:val="20"/>
                </w:rPr>
                <w:t>ProbDevelopResistanceAExponent</w:t>
              </w:r>
            </w:ins>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1497C202" w14:textId="77777777" w:rsidR="00D55DD4" w:rsidRPr="00603CE0" w:rsidRDefault="00D55DD4" w:rsidP="0055332B">
            <w:pPr>
              <w:spacing w:after="0" w:line="240" w:lineRule="auto"/>
              <w:rPr>
                <w:ins w:id="360" w:author="Ekanayake-Weber, Marcy" w:date="2026-04-30T14:53:00Z" w16du:dateUtc="2026-04-30T18:53:00Z"/>
                <w:rFonts w:ascii="Times New Roman" w:hAnsi="Times New Roman"/>
                <w:color w:val="000000" w:themeColor="text1"/>
                <w:sz w:val="20"/>
              </w:rPr>
            </w:pP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1CFA8B4A" w14:textId="77777777" w:rsidR="00D55DD4" w:rsidRPr="00603CE0" w:rsidRDefault="00D55DD4" w:rsidP="0036078C">
            <w:pPr>
              <w:spacing w:after="0" w:line="240" w:lineRule="auto"/>
              <w:rPr>
                <w:ins w:id="361" w:author="Ekanayake-Weber, Marcy" w:date="2026-04-30T14:53:00Z" w16du:dateUtc="2026-04-30T18:53:00Z"/>
                <w:rFonts w:ascii="Times New Roman" w:hAnsi="Times New Roman"/>
                <w:color w:val="000000" w:themeColor="text1"/>
                <w:sz w:val="20"/>
              </w:rPr>
            </w:pPr>
          </w:p>
        </w:tc>
        <w:tc>
          <w:tcPr>
            <w:tcW w:w="1272" w:type="dxa"/>
            <w:tcBorders>
              <w:top w:val="single" w:sz="8" w:space="0" w:color="auto"/>
              <w:left w:val="single" w:sz="8" w:space="0" w:color="auto"/>
              <w:bottom w:val="single" w:sz="8" w:space="0" w:color="auto"/>
              <w:right w:val="single" w:sz="8" w:space="0" w:color="auto"/>
            </w:tcBorders>
          </w:tcPr>
          <w:p w14:paraId="52BE5113" w14:textId="77777777" w:rsidR="00D55DD4" w:rsidRPr="00603CE0" w:rsidRDefault="00D55DD4" w:rsidP="0036078C">
            <w:pPr>
              <w:spacing w:after="0" w:line="240" w:lineRule="auto"/>
              <w:rPr>
                <w:ins w:id="362" w:author="Ekanayake-Weber, Marcy" w:date="2026-04-30T14:53:00Z" w16du:dateUtc="2026-04-30T18:53:00Z"/>
                <w:rFonts w:ascii="Times New Roman" w:hAnsi="Times New Roman"/>
                <w:color w:val="000000" w:themeColor="text1"/>
                <w:sz w:val="20"/>
              </w:rPr>
            </w:pPr>
          </w:p>
        </w:tc>
      </w:tr>
      <w:tr w:rsidR="00D55DD4" w:rsidRPr="00603CE0" w14:paraId="4E284223" w14:textId="77777777" w:rsidTr="00763F1C">
        <w:trPr>
          <w:trHeight w:val="300"/>
          <w:ins w:id="363" w:author="Ekanayake-Weber, Marcy" w:date="2026-04-30T14:53:00Z"/>
        </w:trPr>
        <w:tc>
          <w:tcPr>
            <w:tcW w:w="2880" w:type="dxa"/>
            <w:tcBorders>
              <w:top w:val="single" w:sz="8" w:space="0" w:color="auto"/>
              <w:left w:val="single" w:sz="8" w:space="0" w:color="auto"/>
              <w:bottom w:val="single" w:sz="8" w:space="0" w:color="auto"/>
              <w:right w:val="single" w:sz="8" w:space="0" w:color="auto"/>
            </w:tcBorders>
            <w:tcMar>
              <w:left w:w="108" w:type="dxa"/>
              <w:right w:w="108" w:type="dxa"/>
            </w:tcMar>
          </w:tcPr>
          <w:p w14:paraId="2F5DACD9" w14:textId="057D295B" w:rsidR="00D55DD4" w:rsidRPr="00603CE0" w:rsidRDefault="003505A9" w:rsidP="0055332B">
            <w:pPr>
              <w:spacing w:after="0" w:line="240" w:lineRule="auto"/>
              <w:rPr>
                <w:ins w:id="364" w:author="Ekanayake-Weber, Marcy" w:date="2026-04-30T14:53:00Z" w16du:dateUtc="2026-04-30T18:53:00Z"/>
                <w:rFonts w:ascii="Times New Roman" w:hAnsi="Times New Roman"/>
                <w:i/>
                <w:color w:val="000000" w:themeColor="text1"/>
                <w:sz w:val="20"/>
              </w:rPr>
            </w:pPr>
            <w:ins w:id="365" w:author="Ekanayake-Weber, Marcy" w:date="2026-04-30T14:54:00Z" w16du:dateUtc="2026-04-30T18:54:00Z">
              <w:r>
                <w:rPr>
                  <w:rFonts w:ascii="Times New Roman" w:hAnsi="Times New Roman"/>
                  <w:i/>
                  <w:color w:val="000000" w:themeColor="text1"/>
                  <w:sz w:val="20"/>
                </w:rPr>
                <w:t>ProbDevelopResistanceBExponent</w:t>
              </w:r>
            </w:ins>
          </w:p>
        </w:tc>
        <w:tc>
          <w:tcPr>
            <w:tcW w:w="3588" w:type="dxa"/>
            <w:tcBorders>
              <w:top w:val="single" w:sz="8" w:space="0" w:color="auto"/>
              <w:left w:val="single" w:sz="8" w:space="0" w:color="auto"/>
              <w:bottom w:val="single" w:sz="8" w:space="0" w:color="auto"/>
              <w:right w:val="single" w:sz="8" w:space="0" w:color="auto"/>
            </w:tcBorders>
            <w:tcMar>
              <w:left w:w="108" w:type="dxa"/>
              <w:right w:w="108" w:type="dxa"/>
            </w:tcMar>
          </w:tcPr>
          <w:p w14:paraId="37BCCF48" w14:textId="77777777" w:rsidR="00D55DD4" w:rsidRPr="00603CE0" w:rsidRDefault="00D55DD4" w:rsidP="0055332B">
            <w:pPr>
              <w:spacing w:after="0" w:line="240" w:lineRule="auto"/>
              <w:rPr>
                <w:ins w:id="366" w:author="Ekanayake-Weber, Marcy" w:date="2026-04-30T14:53:00Z" w16du:dateUtc="2026-04-30T18:53:00Z"/>
                <w:rFonts w:ascii="Times New Roman" w:hAnsi="Times New Roman"/>
                <w:color w:val="000000" w:themeColor="text1"/>
                <w:sz w:val="20"/>
              </w:rPr>
            </w:pPr>
          </w:p>
        </w:tc>
        <w:tc>
          <w:tcPr>
            <w:tcW w:w="1620" w:type="dxa"/>
            <w:tcBorders>
              <w:top w:val="single" w:sz="8" w:space="0" w:color="auto"/>
              <w:left w:val="single" w:sz="8" w:space="0" w:color="auto"/>
              <w:bottom w:val="single" w:sz="8" w:space="0" w:color="auto"/>
              <w:right w:val="single" w:sz="8" w:space="0" w:color="auto"/>
            </w:tcBorders>
            <w:tcMar>
              <w:left w:w="108" w:type="dxa"/>
              <w:right w:w="108" w:type="dxa"/>
            </w:tcMar>
          </w:tcPr>
          <w:p w14:paraId="6168DDD0" w14:textId="77777777" w:rsidR="00D55DD4" w:rsidRPr="00603CE0" w:rsidRDefault="00D55DD4" w:rsidP="0036078C">
            <w:pPr>
              <w:spacing w:after="0" w:line="240" w:lineRule="auto"/>
              <w:rPr>
                <w:ins w:id="367" w:author="Ekanayake-Weber, Marcy" w:date="2026-04-30T14:53:00Z" w16du:dateUtc="2026-04-30T18:53:00Z"/>
                <w:rFonts w:ascii="Times New Roman" w:hAnsi="Times New Roman"/>
                <w:color w:val="000000" w:themeColor="text1"/>
                <w:sz w:val="20"/>
              </w:rPr>
            </w:pPr>
          </w:p>
        </w:tc>
        <w:tc>
          <w:tcPr>
            <w:tcW w:w="1272" w:type="dxa"/>
            <w:tcBorders>
              <w:top w:val="single" w:sz="8" w:space="0" w:color="auto"/>
              <w:left w:val="single" w:sz="8" w:space="0" w:color="auto"/>
              <w:bottom w:val="single" w:sz="8" w:space="0" w:color="auto"/>
              <w:right w:val="single" w:sz="8" w:space="0" w:color="auto"/>
            </w:tcBorders>
          </w:tcPr>
          <w:p w14:paraId="0F125A8B" w14:textId="77777777" w:rsidR="00D55DD4" w:rsidRPr="00603CE0" w:rsidRDefault="00D55DD4" w:rsidP="0036078C">
            <w:pPr>
              <w:spacing w:after="0" w:line="240" w:lineRule="auto"/>
              <w:rPr>
                <w:ins w:id="368" w:author="Ekanayake-Weber, Marcy" w:date="2026-04-30T14:53:00Z" w16du:dateUtc="2026-04-30T18:53:00Z"/>
                <w:rFonts w:ascii="Times New Roman" w:hAnsi="Times New Roman"/>
                <w:color w:val="000000" w:themeColor="text1"/>
                <w:sz w:val="20"/>
              </w:rPr>
            </w:pPr>
          </w:p>
        </w:tc>
      </w:tr>
    </w:tbl>
    <w:p w14:paraId="166987C3" w14:textId="77777777" w:rsidR="00421543" w:rsidRDefault="00421543" w:rsidP="00C22864">
      <w:pPr>
        <w:pStyle w:val="TableTitle"/>
        <w:rPr>
          <w:ins w:id="369" w:author="Ekanayake-Weber, Marcy" w:date="2026-03-06T09:49:00Z" w16du:dateUtc="2026-03-06T14:49:00Z"/>
          <w:rFonts w:ascii="Times New Roman" w:hAnsi="Times New Roman"/>
          <w:color w:val="000000" w:themeColor="text1"/>
        </w:rPr>
      </w:pPr>
      <w:bookmarkStart w:id="370" w:name="_Ref173496463"/>
      <w:bookmarkStart w:id="371" w:name="_Ref172713649"/>
    </w:p>
    <w:p w14:paraId="50E52482" w14:textId="2557050D" w:rsidR="00F930C4" w:rsidRPr="00603CE0" w:rsidRDefault="007C1D65" w:rsidP="00C22864">
      <w:pPr>
        <w:pStyle w:val="TableTitle"/>
        <w:rPr>
          <w:rFonts w:ascii="Times New Roman" w:hAnsi="Times New Roman"/>
          <w:color w:val="000000" w:themeColor="text1"/>
        </w:rPr>
      </w:pPr>
      <w:r w:rsidRPr="00603CE0">
        <w:rPr>
          <w:rFonts w:ascii="Times New Roman" w:hAnsi="Times New Roman"/>
          <w:color w:val="000000" w:themeColor="text1"/>
        </w:rPr>
        <w:t>Table S</w:t>
      </w:r>
      <w:r w:rsidR="00EB6918" w:rsidRPr="00603CE0">
        <w:rPr>
          <w:rFonts w:ascii="Times New Roman" w:hAnsi="Times New Roman"/>
          <w:color w:val="000000" w:themeColor="text1"/>
        </w:rPr>
        <w:fldChar w:fldCharType="begin"/>
      </w:r>
      <w:r w:rsidR="00EB6918" w:rsidRPr="00603CE0">
        <w:rPr>
          <w:rFonts w:ascii="Times New Roman" w:hAnsi="Times New Roman"/>
          <w:color w:val="000000" w:themeColor="text1"/>
        </w:rPr>
        <w:instrText xml:space="preserve"> SEQ Table_S \* ARABIC </w:instrText>
      </w:r>
      <w:r w:rsidR="00EB6918" w:rsidRPr="00603CE0">
        <w:rPr>
          <w:rFonts w:ascii="Times New Roman" w:hAnsi="Times New Roman"/>
          <w:color w:val="000000" w:themeColor="text1"/>
        </w:rPr>
        <w:fldChar w:fldCharType="separate"/>
      </w:r>
      <w:r w:rsidR="00631528" w:rsidRPr="00603CE0">
        <w:rPr>
          <w:rFonts w:ascii="Times New Roman" w:hAnsi="Times New Roman"/>
          <w:noProof/>
          <w:color w:val="000000" w:themeColor="text1"/>
        </w:rPr>
        <w:t>2</w:t>
      </w:r>
      <w:r w:rsidR="00EB6918" w:rsidRPr="00603CE0">
        <w:rPr>
          <w:rFonts w:ascii="Times New Roman" w:hAnsi="Times New Roman"/>
          <w:color w:val="000000" w:themeColor="text1"/>
        </w:rPr>
        <w:fldChar w:fldCharType="end"/>
      </w:r>
      <w:bookmarkEnd w:id="370"/>
      <w:bookmarkEnd w:id="371"/>
      <w:r w:rsidR="00F930C4" w:rsidRPr="00603CE0">
        <w:rPr>
          <w:rFonts w:ascii="Times New Roman" w:hAnsi="Times New Roman"/>
          <w:color w:val="000000" w:themeColor="text1"/>
        </w:rPr>
        <w:t>: Cost parameters</w:t>
      </w:r>
      <w:r w:rsidR="00F70CB5" w:rsidRPr="00603CE0">
        <w:rPr>
          <w:rFonts w:ascii="Times New Roman" w:hAnsi="Times New Roman"/>
          <w:color w:val="000000" w:themeColor="text1"/>
        </w:rPr>
        <w:t xml:space="preserve"> in 202</w:t>
      </w:r>
      <w:r w:rsidR="00A45E09" w:rsidRPr="00603CE0">
        <w:rPr>
          <w:rFonts w:ascii="Times New Roman" w:hAnsi="Times New Roman"/>
          <w:color w:val="000000" w:themeColor="text1"/>
        </w:rPr>
        <w:t>2</w:t>
      </w:r>
      <w:r w:rsidR="00F70CB5" w:rsidRPr="00603CE0">
        <w:rPr>
          <w:rFonts w:ascii="Times New Roman" w:hAnsi="Times New Roman"/>
          <w:color w:val="000000" w:themeColor="text1"/>
        </w:rPr>
        <w:t xml:space="preserve"> US</w:t>
      </w:r>
      <w:r w:rsidR="004E1FA1" w:rsidRPr="00603CE0">
        <w:rPr>
          <w:rFonts w:ascii="Times New Roman" w:hAnsi="Times New Roman"/>
          <w:color w:val="000000" w:themeColor="text1"/>
        </w:rPr>
        <w:t>D</w:t>
      </w:r>
      <w:r w:rsidR="00E75DF8" w:rsidRPr="00603CE0">
        <w:rPr>
          <w:rFonts w:ascii="Times New Roman" w:hAnsi="Times New Roman"/>
          <w:color w:val="000000" w:themeColor="text1"/>
        </w:rPr>
        <w:t xml:space="preserve"> (all assumed to follow Gamma distributions with mean and standard deviations provided below).</w:t>
      </w:r>
    </w:p>
    <w:tbl>
      <w:tblPr>
        <w:tblStyle w:val="TableGrid"/>
        <w:tblW w:w="9350" w:type="dxa"/>
        <w:tblCellMar>
          <w:top w:w="29" w:type="dxa"/>
          <w:left w:w="29" w:type="dxa"/>
          <w:bottom w:w="29" w:type="dxa"/>
          <w:right w:w="29" w:type="dxa"/>
        </w:tblCellMar>
        <w:tblLook w:val="04A0" w:firstRow="1" w:lastRow="0" w:firstColumn="1" w:lastColumn="0" w:noHBand="0" w:noVBand="1"/>
      </w:tblPr>
      <w:tblGrid>
        <w:gridCol w:w="4400"/>
        <w:gridCol w:w="1800"/>
        <w:gridCol w:w="2340"/>
        <w:gridCol w:w="810"/>
      </w:tblGrid>
      <w:tr w:rsidR="00603CE0" w:rsidRPr="00603CE0" w14:paraId="11843405" w14:textId="77777777" w:rsidTr="30E010D9">
        <w:trPr>
          <w:trHeight w:val="300"/>
        </w:trPr>
        <w:tc>
          <w:tcPr>
            <w:tcW w:w="4400" w:type="dxa"/>
            <w:tcBorders>
              <w:top w:val="single" w:sz="8" w:space="0" w:color="auto"/>
              <w:left w:val="single" w:sz="8" w:space="0" w:color="auto"/>
              <w:bottom w:val="single" w:sz="8" w:space="0" w:color="auto"/>
              <w:right w:val="single" w:sz="8" w:space="0" w:color="auto"/>
            </w:tcBorders>
            <w:tcMar>
              <w:left w:w="108" w:type="dxa"/>
              <w:right w:w="108" w:type="dxa"/>
            </w:tcMar>
          </w:tcPr>
          <w:p w14:paraId="01B66745" w14:textId="77777777" w:rsidR="00F930C4" w:rsidRPr="00603CE0" w:rsidRDefault="00F930C4" w:rsidP="00C22864">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Parameter name and Description</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4DA485F3" w14:textId="7B08DD3A" w:rsidR="00F930C4" w:rsidRPr="00603CE0" w:rsidRDefault="00205A16" w:rsidP="00C22864">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M</w:t>
            </w:r>
            <w:r w:rsidR="00F930C4" w:rsidRPr="00603CE0">
              <w:rPr>
                <w:rFonts w:ascii="Times New Roman" w:hAnsi="Times New Roman"/>
                <w:b/>
                <w:color w:val="000000" w:themeColor="text1"/>
                <w:sz w:val="20"/>
              </w:rPr>
              <w:t>ean</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BB3AAD9" w14:textId="2FCDBEAA" w:rsidR="00F930C4" w:rsidRPr="00603CE0" w:rsidRDefault="00205A16" w:rsidP="00C22864">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S</w:t>
            </w:r>
            <w:r w:rsidR="00F930C4" w:rsidRPr="00603CE0">
              <w:rPr>
                <w:rFonts w:ascii="Times New Roman" w:hAnsi="Times New Roman"/>
                <w:b/>
                <w:color w:val="000000" w:themeColor="text1"/>
                <w:sz w:val="20"/>
              </w:rPr>
              <w:t xml:space="preserve">tandard </w:t>
            </w:r>
            <w:r w:rsidRPr="00603CE0">
              <w:rPr>
                <w:rFonts w:ascii="Times New Roman" w:hAnsi="Times New Roman"/>
                <w:b/>
                <w:color w:val="000000" w:themeColor="text1"/>
                <w:sz w:val="20"/>
              </w:rPr>
              <w:t>Deviations</w:t>
            </w:r>
          </w:p>
        </w:tc>
        <w:tc>
          <w:tcPr>
            <w:tcW w:w="810" w:type="dxa"/>
            <w:tcBorders>
              <w:top w:val="single" w:sz="8" w:space="0" w:color="auto"/>
              <w:left w:val="single" w:sz="8" w:space="0" w:color="auto"/>
              <w:bottom w:val="single" w:sz="8" w:space="0" w:color="auto"/>
              <w:right w:val="single" w:sz="8" w:space="0" w:color="auto"/>
            </w:tcBorders>
          </w:tcPr>
          <w:p w14:paraId="76AE2311" w14:textId="77777777" w:rsidR="00F930C4" w:rsidRPr="00603CE0" w:rsidRDefault="00F930C4" w:rsidP="00C22864">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Ref</w:t>
            </w:r>
          </w:p>
        </w:tc>
      </w:tr>
      <w:tr w:rsidR="00603CE0" w:rsidRPr="00603CE0" w14:paraId="2953FDFD" w14:textId="77777777" w:rsidTr="30E010D9">
        <w:trPr>
          <w:trHeight w:val="300"/>
        </w:trPr>
        <w:tc>
          <w:tcPr>
            <w:tcW w:w="4400" w:type="dxa"/>
            <w:tcBorders>
              <w:top w:val="single" w:sz="8" w:space="0" w:color="auto"/>
              <w:left w:val="single" w:sz="8" w:space="0" w:color="auto"/>
              <w:bottom w:val="single" w:sz="8" w:space="0" w:color="auto"/>
              <w:right w:val="single" w:sz="8" w:space="0" w:color="auto"/>
            </w:tcBorders>
            <w:tcMar>
              <w:left w:w="108" w:type="dxa"/>
              <w:right w:w="108" w:type="dxa"/>
            </w:tcMar>
          </w:tcPr>
          <w:p w14:paraId="17CC6C6D" w14:textId="7EEB02F6" w:rsidR="00F930C4" w:rsidRPr="00603CE0" w:rsidRDefault="00F930C4" w:rsidP="00C22864">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CareCost</w:t>
            </w:r>
            <w:r w:rsidRPr="00603CE0">
              <w:rPr>
                <w:rFonts w:ascii="Times New Roman" w:hAnsi="Times New Roman"/>
                <w:color w:val="000000" w:themeColor="text1"/>
                <w:sz w:val="20"/>
              </w:rPr>
              <w:t>: Cost of short clinic + treatment of urethritis</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18684573" w14:textId="77777777" w:rsidR="00F930C4" w:rsidRPr="00603CE0" w:rsidRDefault="00F930C4" w:rsidP="00C22864">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133</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733D1AED" w14:textId="57DD6B22" w:rsidR="00F930C4" w:rsidRPr="00603CE0" w:rsidRDefault="00287189" w:rsidP="00C22864">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32</w:t>
            </w:r>
          </w:p>
        </w:tc>
        <w:tc>
          <w:tcPr>
            <w:tcW w:w="810" w:type="dxa"/>
            <w:tcBorders>
              <w:top w:val="single" w:sz="8" w:space="0" w:color="auto"/>
              <w:left w:val="single" w:sz="8" w:space="0" w:color="auto"/>
              <w:bottom w:val="single" w:sz="8" w:space="0" w:color="auto"/>
              <w:right w:val="single" w:sz="8" w:space="0" w:color="auto"/>
            </w:tcBorders>
          </w:tcPr>
          <w:p w14:paraId="0A3EE140" w14:textId="40926CAD" w:rsidR="00F930C4" w:rsidRPr="00603CE0" w:rsidRDefault="00284ACF" w:rsidP="00C22864">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00492BDF"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r>
      <w:tr w:rsidR="00603CE0" w:rsidRPr="00603CE0" w14:paraId="0C51BA5E" w14:textId="77777777" w:rsidTr="30E010D9">
        <w:trPr>
          <w:trHeight w:val="300"/>
        </w:trPr>
        <w:tc>
          <w:tcPr>
            <w:tcW w:w="4400" w:type="dxa"/>
            <w:tcBorders>
              <w:top w:val="single" w:sz="8" w:space="0" w:color="auto"/>
              <w:left w:val="single" w:sz="8" w:space="0" w:color="auto"/>
              <w:bottom w:val="single" w:sz="8" w:space="0" w:color="auto"/>
              <w:right w:val="single" w:sz="8" w:space="0" w:color="auto"/>
            </w:tcBorders>
            <w:tcMar>
              <w:left w:w="108" w:type="dxa"/>
              <w:right w:w="108" w:type="dxa"/>
            </w:tcMar>
          </w:tcPr>
          <w:p w14:paraId="16438D0F" w14:textId="77777777" w:rsidR="00F930C4" w:rsidRPr="00603CE0" w:rsidRDefault="00F930C4" w:rsidP="00C22864">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TestCost</w:t>
            </w:r>
            <w:r w:rsidRPr="00603CE0">
              <w:rPr>
                <w:rFonts w:ascii="Times New Roman" w:hAnsi="Times New Roman"/>
                <w:color w:val="000000" w:themeColor="text1"/>
                <w:sz w:val="20"/>
              </w:rPr>
              <w:t>: Cost of diagnosis</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38872A21" w14:textId="77777777" w:rsidR="00F930C4" w:rsidRPr="00603CE0" w:rsidRDefault="00F930C4"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68</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3467F7E0" w14:textId="6463EEEF" w:rsidR="00F930C4" w:rsidRPr="00603CE0" w:rsidRDefault="006A5042"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16.25</w:t>
            </w:r>
          </w:p>
        </w:tc>
        <w:tc>
          <w:tcPr>
            <w:tcW w:w="810" w:type="dxa"/>
            <w:tcBorders>
              <w:top w:val="single" w:sz="8" w:space="0" w:color="auto"/>
              <w:left w:val="single" w:sz="8" w:space="0" w:color="auto"/>
              <w:bottom w:val="single" w:sz="8" w:space="0" w:color="auto"/>
              <w:right w:val="single" w:sz="8" w:space="0" w:color="auto"/>
            </w:tcBorders>
          </w:tcPr>
          <w:p w14:paraId="139D1595" w14:textId="273FACA5" w:rsidR="00F930C4" w:rsidRPr="00603CE0" w:rsidRDefault="00284ACF"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00492BDF"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r>
      <w:tr w:rsidR="00603CE0" w:rsidRPr="00603CE0" w14:paraId="37CCD154" w14:textId="77777777" w:rsidTr="30E010D9">
        <w:trPr>
          <w:trHeight w:val="300"/>
        </w:trPr>
        <w:tc>
          <w:tcPr>
            <w:tcW w:w="4400" w:type="dxa"/>
            <w:tcBorders>
              <w:top w:val="single" w:sz="8" w:space="0" w:color="auto"/>
              <w:left w:val="single" w:sz="8" w:space="0" w:color="auto"/>
              <w:bottom w:val="single" w:sz="8" w:space="0" w:color="auto"/>
              <w:right w:val="single" w:sz="8" w:space="0" w:color="auto"/>
            </w:tcBorders>
            <w:tcMar>
              <w:left w:w="108" w:type="dxa"/>
              <w:right w:w="108" w:type="dxa"/>
            </w:tcMar>
          </w:tcPr>
          <w:p w14:paraId="36675555" w14:textId="4F042455" w:rsidR="00F930C4" w:rsidRPr="00603CE0" w:rsidRDefault="00F930C4" w:rsidP="00D2079E">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 xml:space="preserve">StrainTestCost: </w:t>
            </w:r>
            <w:r w:rsidRPr="00603CE0">
              <w:rPr>
                <w:rFonts w:ascii="Times New Roman" w:hAnsi="Times New Roman"/>
                <w:color w:val="000000" w:themeColor="text1"/>
                <w:sz w:val="20"/>
              </w:rPr>
              <w:t>Cost of drug susceptibility test</w:t>
            </w:r>
            <w:r w:rsidR="008B7D65" w:rsidRPr="00603CE0">
              <w:rPr>
                <w:rFonts w:ascii="Times New Roman" w:hAnsi="Times New Roman"/>
                <w:color w:val="000000" w:themeColor="text1"/>
                <w:sz w:val="20"/>
              </w:rPr>
              <w:t xml:space="preserve"> (both rapid for rDST scenario and culture-based used for GISP scenario)</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354165A9" w14:textId="77777777" w:rsidR="00F930C4" w:rsidRPr="00603CE0" w:rsidRDefault="00F930C4"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150</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28E5DEAF" w14:textId="68D24321" w:rsidR="00F930C4" w:rsidRPr="00603CE0" w:rsidRDefault="00211A3C"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25</w:t>
            </w:r>
          </w:p>
        </w:tc>
        <w:tc>
          <w:tcPr>
            <w:tcW w:w="810" w:type="dxa"/>
            <w:tcBorders>
              <w:top w:val="single" w:sz="8" w:space="0" w:color="auto"/>
              <w:left w:val="single" w:sz="8" w:space="0" w:color="auto"/>
              <w:bottom w:val="single" w:sz="8" w:space="0" w:color="auto"/>
              <w:right w:val="single" w:sz="8" w:space="0" w:color="auto"/>
            </w:tcBorders>
          </w:tcPr>
          <w:p w14:paraId="159CB4B2" w14:textId="71BAD1E7" w:rsidR="00F930C4" w:rsidRPr="00603CE0" w:rsidRDefault="00284ACF"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00492BDF"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r>
      <w:tr w:rsidR="00603CE0" w:rsidRPr="00603CE0" w14:paraId="20BDF9DE" w14:textId="77777777" w:rsidTr="30E010D9">
        <w:trPr>
          <w:trHeight w:val="300"/>
        </w:trPr>
        <w:tc>
          <w:tcPr>
            <w:tcW w:w="4400" w:type="dxa"/>
            <w:tcBorders>
              <w:top w:val="single" w:sz="8" w:space="0" w:color="auto"/>
              <w:left w:val="single" w:sz="8" w:space="0" w:color="auto"/>
              <w:bottom w:val="single" w:sz="8" w:space="0" w:color="auto"/>
              <w:right w:val="single" w:sz="8" w:space="0" w:color="auto"/>
            </w:tcBorders>
            <w:tcMar>
              <w:left w:w="108" w:type="dxa"/>
              <w:right w:w="108" w:type="dxa"/>
            </w:tcMar>
          </w:tcPr>
          <w:p w14:paraId="478753FD" w14:textId="01C8DE80" w:rsidR="00F930C4" w:rsidRPr="00603CE0" w:rsidRDefault="00F930C4" w:rsidP="00D2079E">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DrugATreatmentCost</w:t>
            </w:r>
            <w:r w:rsidRPr="00603CE0">
              <w:rPr>
                <w:rFonts w:ascii="Times New Roman" w:hAnsi="Times New Roman"/>
                <w:color w:val="000000" w:themeColor="text1"/>
                <w:sz w:val="20"/>
              </w:rPr>
              <w:t xml:space="preserve">: </w:t>
            </w:r>
            <w:r w:rsidR="00F70CB5" w:rsidRPr="00603CE0">
              <w:rPr>
                <w:rFonts w:ascii="Times New Roman" w:hAnsi="Times New Roman"/>
                <w:color w:val="000000" w:themeColor="text1"/>
                <w:sz w:val="20"/>
              </w:rPr>
              <w:t xml:space="preserve">Cost </w:t>
            </w:r>
            <w:r w:rsidRPr="00603CE0">
              <w:rPr>
                <w:rFonts w:ascii="Times New Roman" w:hAnsi="Times New Roman"/>
                <w:color w:val="000000" w:themeColor="text1"/>
                <w:sz w:val="20"/>
              </w:rPr>
              <w:t>of treatment with ceftriaxone</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2DADEDE6" w14:textId="77777777" w:rsidR="00F930C4" w:rsidRPr="00603CE0" w:rsidRDefault="00F930C4"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24</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048C53FE" w14:textId="65662FF0" w:rsidR="00F930C4" w:rsidRPr="00603CE0" w:rsidRDefault="00211A3C"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3</w:t>
            </w:r>
          </w:p>
        </w:tc>
        <w:tc>
          <w:tcPr>
            <w:tcW w:w="810" w:type="dxa"/>
            <w:tcBorders>
              <w:top w:val="single" w:sz="8" w:space="0" w:color="auto"/>
              <w:left w:val="single" w:sz="8" w:space="0" w:color="auto"/>
              <w:bottom w:val="single" w:sz="8" w:space="0" w:color="auto"/>
              <w:right w:val="single" w:sz="8" w:space="0" w:color="auto"/>
            </w:tcBorders>
          </w:tcPr>
          <w:p w14:paraId="167EFD09" w14:textId="34327487" w:rsidR="00F930C4" w:rsidRPr="00603CE0" w:rsidRDefault="00284ACF"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00492BDF"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r>
      <w:tr w:rsidR="00603CE0" w:rsidRPr="00603CE0" w14:paraId="427B1AAF" w14:textId="77777777" w:rsidTr="30E010D9">
        <w:trPr>
          <w:trHeight w:val="300"/>
        </w:trPr>
        <w:tc>
          <w:tcPr>
            <w:tcW w:w="4400" w:type="dxa"/>
            <w:tcBorders>
              <w:top w:val="single" w:sz="8" w:space="0" w:color="auto"/>
              <w:left w:val="single" w:sz="8" w:space="0" w:color="auto"/>
              <w:bottom w:val="single" w:sz="8" w:space="0" w:color="auto"/>
              <w:right w:val="single" w:sz="8" w:space="0" w:color="auto"/>
            </w:tcBorders>
            <w:tcMar>
              <w:left w:w="108" w:type="dxa"/>
              <w:right w:w="108" w:type="dxa"/>
            </w:tcMar>
          </w:tcPr>
          <w:p w14:paraId="33278AF2" w14:textId="120C74DF" w:rsidR="00F930C4" w:rsidRPr="00603CE0" w:rsidRDefault="00F930C4" w:rsidP="00D2079E">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 xml:space="preserve">DrugBTreatmentCost: </w:t>
            </w:r>
            <w:r w:rsidR="00F70CB5" w:rsidRPr="00603CE0">
              <w:rPr>
                <w:rFonts w:ascii="Times New Roman" w:hAnsi="Times New Roman"/>
                <w:color w:val="000000" w:themeColor="text1"/>
                <w:sz w:val="20"/>
              </w:rPr>
              <w:t>C</w:t>
            </w:r>
            <w:r w:rsidRPr="00603CE0">
              <w:rPr>
                <w:rFonts w:ascii="Times New Roman" w:hAnsi="Times New Roman"/>
                <w:color w:val="000000" w:themeColor="text1"/>
                <w:sz w:val="20"/>
              </w:rPr>
              <w:t>ost of treatment with new first-line drug</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0F0A42D4" w14:textId="77777777" w:rsidR="00F930C4" w:rsidRPr="00603CE0" w:rsidRDefault="00F930C4"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24</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7B27B7C" w14:textId="1C49FA0F" w:rsidR="00F930C4" w:rsidRPr="00603CE0" w:rsidRDefault="00211A3C"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3</w:t>
            </w:r>
          </w:p>
        </w:tc>
        <w:tc>
          <w:tcPr>
            <w:tcW w:w="810" w:type="dxa"/>
            <w:tcBorders>
              <w:top w:val="single" w:sz="8" w:space="0" w:color="auto"/>
              <w:left w:val="single" w:sz="8" w:space="0" w:color="auto"/>
              <w:bottom w:val="single" w:sz="8" w:space="0" w:color="auto"/>
              <w:right w:val="single" w:sz="8" w:space="0" w:color="auto"/>
            </w:tcBorders>
          </w:tcPr>
          <w:p w14:paraId="35380DED" w14:textId="4714CBEA" w:rsidR="00F930C4" w:rsidRPr="00603CE0" w:rsidRDefault="00284ACF"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00492BDF"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r>
      <w:tr w:rsidR="00603CE0" w:rsidRPr="00603CE0" w14:paraId="79418283" w14:textId="77777777" w:rsidTr="30E010D9">
        <w:trPr>
          <w:trHeight w:val="300"/>
        </w:trPr>
        <w:tc>
          <w:tcPr>
            <w:tcW w:w="4400" w:type="dxa"/>
            <w:tcBorders>
              <w:top w:val="single" w:sz="8" w:space="0" w:color="auto"/>
              <w:left w:val="single" w:sz="8" w:space="0" w:color="auto"/>
              <w:bottom w:val="single" w:sz="8" w:space="0" w:color="auto"/>
              <w:right w:val="single" w:sz="8" w:space="0" w:color="auto"/>
            </w:tcBorders>
            <w:tcMar>
              <w:left w:w="108" w:type="dxa"/>
              <w:right w:w="108" w:type="dxa"/>
            </w:tcMar>
          </w:tcPr>
          <w:p w14:paraId="07BB8066" w14:textId="27FB748F" w:rsidR="00F930C4" w:rsidRPr="00603CE0" w:rsidRDefault="00F930C4" w:rsidP="30E010D9">
            <w:pPr>
              <w:spacing w:after="0" w:line="240" w:lineRule="auto"/>
              <w:rPr>
                <w:rFonts w:ascii="Times New Roman" w:hAnsi="Times New Roman"/>
                <w:color w:val="000000" w:themeColor="text1"/>
                <w:sz w:val="20"/>
                <w:szCs w:val="20"/>
              </w:rPr>
            </w:pPr>
            <w:r w:rsidRPr="30E010D9">
              <w:rPr>
                <w:rFonts w:ascii="Times New Roman" w:hAnsi="Times New Roman"/>
                <w:color w:val="000000" w:themeColor="text1"/>
                <w:sz w:val="20"/>
                <w:szCs w:val="20"/>
              </w:rPr>
              <w:t xml:space="preserve">DrugXTreatmentCost: </w:t>
            </w:r>
            <w:r w:rsidR="00F70CB5" w:rsidRPr="30E010D9">
              <w:rPr>
                <w:rFonts w:ascii="Times New Roman" w:hAnsi="Times New Roman"/>
                <w:color w:val="000000" w:themeColor="text1"/>
                <w:sz w:val="20"/>
                <w:szCs w:val="20"/>
              </w:rPr>
              <w:t>C</w:t>
            </w:r>
            <w:r w:rsidRPr="30E010D9">
              <w:rPr>
                <w:rFonts w:ascii="Times New Roman" w:hAnsi="Times New Roman"/>
                <w:color w:val="000000" w:themeColor="text1"/>
                <w:sz w:val="20"/>
                <w:szCs w:val="20"/>
              </w:rPr>
              <w:t>ost of treatment with hypothetical first-line drug developed in the next 10-30 years</w:t>
            </w:r>
            <w:r w:rsidR="003B045A">
              <w:rPr>
                <w:rStyle w:val="FootnoteReference"/>
                <w:rFonts w:ascii="Times New Roman" w:hAnsi="Times New Roman"/>
                <w:color w:val="000000" w:themeColor="text1"/>
                <w:sz w:val="20"/>
                <w:szCs w:val="20"/>
              </w:rPr>
              <w:footnoteReference w:id="2"/>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3F396DD8" w14:textId="77777777" w:rsidR="00F930C4" w:rsidRPr="00603CE0" w:rsidRDefault="00F930C4"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24</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1937D86E" w14:textId="5D0ACC31" w:rsidR="00F930C4" w:rsidRPr="00603CE0" w:rsidRDefault="00211A3C"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3</w:t>
            </w:r>
          </w:p>
        </w:tc>
        <w:tc>
          <w:tcPr>
            <w:tcW w:w="810" w:type="dxa"/>
            <w:tcBorders>
              <w:top w:val="single" w:sz="8" w:space="0" w:color="auto"/>
              <w:left w:val="single" w:sz="8" w:space="0" w:color="auto"/>
              <w:bottom w:val="single" w:sz="8" w:space="0" w:color="auto"/>
              <w:right w:val="single" w:sz="8" w:space="0" w:color="auto"/>
            </w:tcBorders>
          </w:tcPr>
          <w:p w14:paraId="0E76A917" w14:textId="536E0371" w:rsidR="00F930C4" w:rsidRPr="00603CE0" w:rsidRDefault="00284ACF" w:rsidP="30E010D9">
            <w:pPr>
              <w:spacing w:after="0" w:line="240" w:lineRule="auto"/>
              <w:jc w:val="center"/>
              <w:rPr>
                <w:rFonts w:ascii="Times New Roman" w:hAnsi="Times New Roman"/>
                <w:color w:val="000000" w:themeColor="text1"/>
                <w:sz w:val="20"/>
                <w:szCs w:val="20"/>
              </w:rPr>
            </w:pPr>
            <w:r w:rsidRPr="30E010D9">
              <w:rPr>
                <w:rFonts w:ascii="Times New Roman" w:hAnsi="Times New Roman"/>
                <w:color w:val="000000" w:themeColor="text1"/>
                <w:sz w:val="20"/>
                <w:szCs w:val="20"/>
              </w:rPr>
              <w:fldChar w:fldCharType="begin"/>
            </w:r>
            <w:r w:rsidRPr="30E010D9">
              <w:rPr>
                <w:rFonts w:ascii="Times New Roman" w:hAnsi="Times New Roman"/>
                <w:color w:val="000000" w:themeColor="text1"/>
                <w:sz w:val="20"/>
                <w:szCs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30E010D9">
              <w:rPr>
                <w:rFonts w:ascii="Times New Roman" w:hAnsi="Times New Roman"/>
                <w:color w:val="000000" w:themeColor="text1"/>
                <w:sz w:val="20"/>
                <w:szCs w:val="20"/>
              </w:rPr>
              <w:fldChar w:fldCharType="separate"/>
            </w:r>
            <w:r w:rsidR="00492BDF" w:rsidRPr="30E010D9">
              <w:rPr>
                <w:rFonts w:ascii="Times New Roman" w:hAnsi="Times New Roman"/>
                <w:color w:val="000000" w:themeColor="text1"/>
                <w:sz w:val="20"/>
                <w:szCs w:val="20"/>
                <w:vertAlign w:val="superscript"/>
              </w:rPr>
              <w:t>1</w:t>
            </w:r>
            <w:r w:rsidRPr="30E010D9">
              <w:rPr>
                <w:rFonts w:ascii="Times New Roman" w:hAnsi="Times New Roman"/>
                <w:color w:val="000000" w:themeColor="text1"/>
                <w:sz w:val="20"/>
                <w:szCs w:val="20"/>
              </w:rPr>
              <w:fldChar w:fldCharType="end"/>
            </w:r>
          </w:p>
        </w:tc>
      </w:tr>
      <w:tr w:rsidR="00562394" w:rsidRPr="00603CE0" w14:paraId="51B935C8" w14:textId="77777777" w:rsidTr="30E010D9">
        <w:trPr>
          <w:trHeight w:val="300"/>
        </w:trPr>
        <w:tc>
          <w:tcPr>
            <w:tcW w:w="4400" w:type="dxa"/>
            <w:tcBorders>
              <w:top w:val="single" w:sz="8" w:space="0" w:color="auto"/>
              <w:left w:val="single" w:sz="8" w:space="0" w:color="auto"/>
              <w:bottom w:val="single" w:sz="8" w:space="0" w:color="auto"/>
              <w:right w:val="single" w:sz="8" w:space="0" w:color="auto"/>
            </w:tcBorders>
            <w:tcMar>
              <w:left w:w="108" w:type="dxa"/>
              <w:right w:w="108" w:type="dxa"/>
            </w:tcMar>
          </w:tcPr>
          <w:p w14:paraId="6138CD67" w14:textId="6E5EB347" w:rsidR="00F930C4" w:rsidRPr="00603CE0" w:rsidRDefault="00213653" w:rsidP="00D2079E">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Ertapenem</w:t>
            </w:r>
            <w:r w:rsidR="00F930C4" w:rsidRPr="00603CE0">
              <w:rPr>
                <w:rFonts w:ascii="Times New Roman" w:hAnsi="Times New Roman"/>
                <w:color w:val="000000" w:themeColor="text1"/>
                <w:sz w:val="20"/>
              </w:rPr>
              <w:t xml:space="preserve">TreatmentCost: </w:t>
            </w:r>
            <w:r w:rsidR="00F70CB5" w:rsidRPr="00603CE0">
              <w:rPr>
                <w:rFonts w:ascii="Times New Roman" w:hAnsi="Times New Roman"/>
                <w:color w:val="000000" w:themeColor="text1"/>
                <w:sz w:val="20"/>
              </w:rPr>
              <w:t xml:space="preserve">Cost </w:t>
            </w:r>
            <w:r w:rsidR="00F930C4" w:rsidRPr="00603CE0">
              <w:rPr>
                <w:rFonts w:ascii="Times New Roman" w:hAnsi="Times New Roman"/>
                <w:color w:val="000000" w:themeColor="text1"/>
                <w:sz w:val="20"/>
              </w:rPr>
              <w:t>of treatment with ertapenem (in-patient, intravenous or intramuscular administration of broad-spectrum antibiotic)</w:t>
            </w:r>
          </w:p>
        </w:tc>
        <w:tc>
          <w:tcPr>
            <w:tcW w:w="1800" w:type="dxa"/>
            <w:tcBorders>
              <w:top w:val="single" w:sz="8" w:space="0" w:color="auto"/>
              <w:left w:val="single" w:sz="8" w:space="0" w:color="auto"/>
              <w:bottom w:val="single" w:sz="8" w:space="0" w:color="auto"/>
              <w:right w:val="single" w:sz="8" w:space="0" w:color="auto"/>
            </w:tcBorders>
            <w:tcMar>
              <w:left w:w="108" w:type="dxa"/>
              <w:right w:w="108" w:type="dxa"/>
            </w:tcMar>
          </w:tcPr>
          <w:p w14:paraId="5B2CE552" w14:textId="77777777" w:rsidR="00F930C4" w:rsidRPr="00603CE0" w:rsidRDefault="00F930C4"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537</w:t>
            </w:r>
          </w:p>
        </w:tc>
        <w:tc>
          <w:tcPr>
            <w:tcW w:w="2340" w:type="dxa"/>
            <w:tcBorders>
              <w:top w:val="single" w:sz="8" w:space="0" w:color="auto"/>
              <w:left w:val="single" w:sz="8" w:space="0" w:color="auto"/>
              <w:bottom w:val="single" w:sz="8" w:space="0" w:color="auto"/>
              <w:right w:val="single" w:sz="8" w:space="0" w:color="auto"/>
            </w:tcBorders>
            <w:tcMar>
              <w:left w:w="108" w:type="dxa"/>
              <w:right w:w="108" w:type="dxa"/>
            </w:tcMar>
          </w:tcPr>
          <w:p w14:paraId="6466731F" w14:textId="02485D3B" w:rsidR="00F930C4" w:rsidRPr="00603CE0" w:rsidRDefault="00310CD4"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122.75</w:t>
            </w:r>
          </w:p>
        </w:tc>
        <w:tc>
          <w:tcPr>
            <w:tcW w:w="810" w:type="dxa"/>
            <w:tcBorders>
              <w:top w:val="single" w:sz="8" w:space="0" w:color="auto"/>
              <w:left w:val="single" w:sz="8" w:space="0" w:color="auto"/>
              <w:bottom w:val="single" w:sz="8" w:space="0" w:color="auto"/>
              <w:right w:val="single" w:sz="8" w:space="0" w:color="auto"/>
            </w:tcBorders>
          </w:tcPr>
          <w:p w14:paraId="495B6186" w14:textId="79DF7227" w:rsidR="00F930C4" w:rsidRPr="00603CE0" w:rsidRDefault="00284ACF" w:rsidP="00D2079E">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00492BDF"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r>
    </w:tbl>
    <w:p w14:paraId="49512D45" w14:textId="77777777" w:rsidR="00F930C4" w:rsidRPr="00603CE0" w:rsidRDefault="00F930C4" w:rsidP="00F930C4">
      <w:pPr>
        <w:rPr>
          <w:rFonts w:ascii="Times New Roman" w:hAnsi="Times New Roman"/>
          <w:color w:val="000000" w:themeColor="text1"/>
        </w:rPr>
      </w:pPr>
    </w:p>
    <w:p w14:paraId="5CC7DC03" w14:textId="77777777" w:rsidR="00770BA4" w:rsidRPr="00603CE0" w:rsidRDefault="00770BA4">
      <w:pPr>
        <w:spacing w:after="160" w:line="259" w:lineRule="auto"/>
        <w:rPr>
          <w:rFonts w:ascii="Times New Roman" w:hAnsi="Times New Roman"/>
          <w:color w:val="000000" w:themeColor="text1"/>
          <w:sz w:val="20"/>
        </w:rPr>
      </w:pPr>
      <w:r w:rsidRPr="00603CE0">
        <w:rPr>
          <w:rFonts w:ascii="Times New Roman" w:hAnsi="Times New Roman"/>
          <w:color w:val="000000" w:themeColor="text1"/>
        </w:rPr>
        <w:br w:type="page"/>
      </w:r>
    </w:p>
    <w:p w14:paraId="542ADFDC" w14:textId="5BD770BD" w:rsidR="00770BA4" w:rsidRPr="00603CE0" w:rsidRDefault="00770BA4" w:rsidP="00381C94">
      <w:pPr>
        <w:pStyle w:val="TableTitle"/>
        <w:rPr>
          <w:rFonts w:ascii="Times New Roman" w:hAnsi="Times New Roman"/>
          <w:color w:val="000000" w:themeColor="text1"/>
        </w:rPr>
      </w:pPr>
      <w:bookmarkStart w:id="372" w:name="_Ref172713661"/>
      <w:r w:rsidRPr="00603CE0">
        <w:rPr>
          <w:rFonts w:ascii="Times New Roman" w:hAnsi="Times New Roman"/>
          <w:color w:val="000000" w:themeColor="text1"/>
        </w:rPr>
        <w:lastRenderedPageBreak/>
        <w:t xml:space="preserve">Table </w:t>
      </w:r>
      <w:r w:rsidR="007C1D65" w:rsidRPr="00603CE0">
        <w:rPr>
          <w:rFonts w:ascii="Times New Roman" w:hAnsi="Times New Roman"/>
          <w:color w:val="000000" w:themeColor="text1"/>
        </w:rPr>
        <w:t>S</w:t>
      </w:r>
      <w:r w:rsidR="00EB6918" w:rsidRPr="00603CE0">
        <w:rPr>
          <w:rFonts w:ascii="Times New Roman" w:hAnsi="Times New Roman"/>
          <w:color w:val="000000" w:themeColor="text1"/>
        </w:rPr>
        <w:fldChar w:fldCharType="begin"/>
      </w:r>
      <w:r w:rsidR="00EB6918" w:rsidRPr="00603CE0">
        <w:rPr>
          <w:rFonts w:ascii="Times New Roman" w:hAnsi="Times New Roman"/>
          <w:color w:val="000000" w:themeColor="text1"/>
        </w:rPr>
        <w:instrText xml:space="preserve"> SEQ Table_S \* ARABIC </w:instrText>
      </w:r>
      <w:r w:rsidR="00EB6918" w:rsidRPr="00603CE0">
        <w:rPr>
          <w:rFonts w:ascii="Times New Roman" w:hAnsi="Times New Roman"/>
          <w:color w:val="000000" w:themeColor="text1"/>
        </w:rPr>
        <w:fldChar w:fldCharType="separate"/>
      </w:r>
      <w:r w:rsidR="00631528" w:rsidRPr="00603CE0">
        <w:rPr>
          <w:rFonts w:ascii="Times New Roman" w:hAnsi="Times New Roman"/>
          <w:noProof/>
          <w:color w:val="000000" w:themeColor="text1"/>
        </w:rPr>
        <w:t>3</w:t>
      </w:r>
      <w:r w:rsidR="00EB6918" w:rsidRPr="00603CE0">
        <w:rPr>
          <w:rFonts w:ascii="Times New Roman" w:hAnsi="Times New Roman"/>
          <w:color w:val="000000" w:themeColor="text1"/>
        </w:rPr>
        <w:fldChar w:fldCharType="end"/>
      </w:r>
      <w:bookmarkEnd w:id="372"/>
      <w:r w:rsidRPr="00603CE0">
        <w:rPr>
          <w:rFonts w:ascii="Times New Roman" w:hAnsi="Times New Roman"/>
          <w:color w:val="000000" w:themeColor="text1"/>
        </w:rPr>
        <w:t xml:space="preserve">. Sequelae-associated constants. </w:t>
      </w:r>
      <w:r w:rsidR="008F0CB3" w:rsidRPr="00603CE0">
        <w:rPr>
          <w:rFonts w:ascii="Times New Roman" w:hAnsi="Times New Roman"/>
          <w:color w:val="000000" w:themeColor="text1"/>
        </w:rPr>
        <w:t>Probabilities</w:t>
      </w:r>
      <w:r w:rsidRPr="00603CE0">
        <w:rPr>
          <w:rFonts w:ascii="Times New Roman" w:hAnsi="Times New Roman"/>
          <w:color w:val="000000" w:themeColor="text1"/>
        </w:rPr>
        <w:t xml:space="preserve"> of</w:t>
      </w:r>
      <w:r w:rsidR="008F0CB3" w:rsidRPr="00603CE0">
        <w:rPr>
          <w:rFonts w:ascii="Times New Roman" w:hAnsi="Times New Roman"/>
          <w:color w:val="000000" w:themeColor="text1"/>
        </w:rPr>
        <w:t>, c</w:t>
      </w:r>
      <w:r w:rsidRPr="00603CE0">
        <w:rPr>
          <w:rFonts w:ascii="Times New Roman" w:hAnsi="Times New Roman"/>
          <w:color w:val="000000" w:themeColor="text1"/>
        </w:rPr>
        <w:t>osts of</w:t>
      </w:r>
      <w:r w:rsidR="008F0CB3" w:rsidRPr="00603CE0">
        <w:rPr>
          <w:rFonts w:ascii="Times New Roman" w:hAnsi="Times New Roman"/>
          <w:color w:val="000000" w:themeColor="text1"/>
        </w:rPr>
        <w:t>,</w:t>
      </w:r>
      <w:r w:rsidRPr="00603CE0">
        <w:rPr>
          <w:rFonts w:ascii="Times New Roman" w:hAnsi="Times New Roman"/>
          <w:color w:val="000000" w:themeColor="text1"/>
        </w:rPr>
        <w:t xml:space="preserve"> and QALYs lost from sequelae did not vary during the parameter sweeps.</w:t>
      </w:r>
      <w:r w:rsidR="00DC26EB" w:rsidRPr="00603CE0">
        <w:rPr>
          <w:rFonts w:ascii="Times New Roman" w:hAnsi="Times New Roman"/>
          <w:color w:val="000000" w:themeColor="text1"/>
        </w:rPr>
        <w:t xml:space="preserve"> There was the below chance of an infection </w:t>
      </w:r>
      <w:r w:rsidR="000157E5" w:rsidRPr="00603CE0">
        <w:rPr>
          <w:rFonts w:ascii="Times New Roman" w:hAnsi="Times New Roman"/>
          <w:color w:val="000000" w:themeColor="text1"/>
        </w:rPr>
        <w:t>developing sequela</w:t>
      </w:r>
      <w:r w:rsidR="004C0FDF" w:rsidRPr="00603CE0">
        <w:rPr>
          <w:rFonts w:ascii="Times New Roman" w:hAnsi="Times New Roman"/>
          <w:color w:val="000000" w:themeColor="text1"/>
        </w:rPr>
        <w:t>e</w:t>
      </w:r>
      <w:r w:rsidR="000157E5" w:rsidRPr="00603CE0">
        <w:rPr>
          <w:rFonts w:ascii="Times New Roman" w:hAnsi="Times New Roman"/>
          <w:color w:val="000000" w:themeColor="text1"/>
        </w:rPr>
        <w:t xml:space="preserve"> each time </w:t>
      </w:r>
      <w:r w:rsidR="009420B8" w:rsidRPr="00603CE0">
        <w:rPr>
          <w:rFonts w:ascii="Times New Roman" w:hAnsi="Times New Roman"/>
          <w:color w:val="000000" w:themeColor="text1"/>
        </w:rPr>
        <w:t xml:space="preserve">a treatment attempt failed, </w:t>
      </w:r>
      <w:r w:rsidR="00B7755F" w:rsidRPr="00603CE0">
        <w:rPr>
          <w:rFonts w:ascii="Times New Roman" w:hAnsi="Times New Roman"/>
          <w:color w:val="000000" w:themeColor="text1"/>
        </w:rPr>
        <w:t>each time</w:t>
      </w:r>
      <w:r w:rsidR="00304DB4" w:rsidRPr="00603CE0">
        <w:rPr>
          <w:rFonts w:ascii="Times New Roman" w:hAnsi="Times New Roman"/>
          <w:color w:val="000000" w:themeColor="text1"/>
        </w:rPr>
        <w:t xml:space="preserve"> </w:t>
      </w:r>
      <w:r w:rsidR="000157E5" w:rsidRPr="00603CE0">
        <w:rPr>
          <w:rFonts w:ascii="Times New Roman" w:hAnsi="Times New Roman"/>
          <w:color w:val="000000" w:themeColor="text1"/>
        </w:rPr>
        <w:t xml:space="preserve">an asymptomatic infection </w:t>
      </w:r>
      <w:r w:rsidR="00304DB4" w:rsidRPr="00603CE0">
        <w:rPr>
          <w:rFonts w:ascii="Times New Roman" w:hAnsi="Times New Roman"/>
          <w:color w:val="000000" w:themeColor="text1"/>
        </w:rPr>
        <w:t xml:space="preserve">became </w:t>
      </w:r>
      <w:r w:rsidR="00392BFD" w:rsidRPr="00603CE0">
        <w:rPr>
          <w:rFonts w:ascii="Times New Roman" w:hAnsi="Times New Roman"/>
          <w:color w:val="000000" w:themeColor="text1"/>
        </w:rPr>
        <w:t>“undetected” due to treatment failure</w:t>
      </w:r>
      <w:r w:rsidR="000157E5" w:rsidRPr="00603CE0">
        <w:rPr>
          <w:rFonts w:ascii="Times New Roman" w:hAnsi="Times New Roman"/>
          <w:color w:val="000000" w:themeColor="text1"/>
        </w:rPr>
        <w:t xml:space="preserve">, and </w:t>
      </w:r>
      <w:r w:rsidR="00B76EE2" w:rsidRPr="00603CE0">
        <w:rPr>
          <w:rFonts w:ascii="Times New Roman" w:hAnsi="Times New Roman"/>
          <w:color w:val="000000" w:themeColor="text1"/>
        </w:rPr>
        <w:t>each time</w:t>
      </w:r>
      <w:r w:rsidR="00B7755F" w:rsidRPr="00603CE0">
        <w:rPr>
          <w:rFonts w:ascii="Times New Roman" w:hAnsi="Times New Roman"/>
          <w:color w:val="000000" w:themeColor="text1"/>
        </w:rPr>
        <w:t xml:space="preserve"> an infection was about to clear naturally</w:t>
      </w:r>
      <w:r w:rsidR="00B76EE2" w:rsidRPr="00603CE0">
        <w:rPr>
          <w:rFonts w:ascii="Times New Roman" w:hAnsi="Times New Roman"/>
          <w:color w:val="000000" w:themeColor="text1"/>
        </w:rPr>
        <w:t>.</w:t>
      </w:r>
      <w:r w:rsidR="002067BD" w:rsidRPr="00603CE0">
        <w:rPr>
          <w:rFonts w:ascii="Times New Roman" w:hAnsi="Times New Roman"/>
          <w:color w:val="000000" w:themeColor="text1"/>
        </w:rPr>
        <w:t xml:space="preserve"> Initial probabilities were taken from Yin et al. 2024,</w:t>
      </w:r>
      <w:r w:rsidR="00D77C1B" w:rsidRPr="00603CE0">
        <w:rPr>
          <w:rFonts w:ascii="Times New Roman" w:hAnsi="Times New Roman"/>
          <w:color w:val="000000" w:themeColor="text1"/>
        </w:rPr>
        <w:fldChar w:fldCharType="begin"/>
      </w:r>
      <w:r w:rsidR="00D77C1B" w:rsidRPr="00603CE0">
        <w:rPr>
          <w:rFonts w:ascii="Times New Roman" w:hAnsi="Times New Roman"/>
          <w:color w:val="000000" w:themeColor="text1"/>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00D77C1B" w:rsidRPr="00603CE0">
        <w:rPr>
          <w:rFonts w:ascii="Times New Roman" w:hAnsi="Times New Roman"/>
          <w:color w:val="000000" w:themeColor="text1"/>
        </w:rPr>
        <w:fldChar w:fldCharType="separate"/>
      </w:r>
      <w:r w:rsidR="00D77C1B" w:rsidRPr="00603CE0">
        <w:rPr>
          <w:rFonts w:ascii="Times New Roman" w:hAnsi="Times New Roman"/>
          <w:color w:val="000000" w:themeColor="text1"/>
          <w:vertAlign w:val="superscript"/>
        </w:rPr>
        <w:t>1</w:t>
      </w:r>
      <w:r w:rsidR="00D77C1B" w:rsidRPr="00603CE0">
        <w:rPr>
          <w:rFonts w:ascii="Times New Roman" w:hAnsi="Times New Roman"/>
          <w:color w:val="000000" w:themeColor="text1"/>
        </w:rPr>
        <w:fldChar w:fldCharType="end"/>
      </w:r>
      <w:r w:rsidR="002067BD" w:rsidRPr="00603CE0">
        <w:rPr>
          <w:rFonts w:ascii="Times New Roman" w:hAnsi="Times New Roman"/>
          <w:color w:val="000000" w:themeColor="text1"/>
        </w:rPr>
        <w:t xml:space="preserve"> and then adjusted </w:t>
      </w:r>
      <w:r w:rsidR="00AA7EFE" w:rsidRPr="00603CE0">
        <w:rPr>
          <w:rFonts w:ascii="Times New Roman" w:hAnsi="Times New Roman"/>
          <w:color w:val="000000" w:themeColor="text1"/>
        </w:rPr>
        <w:t xml:space="preserve">(reduced by half) </w:t>
      </w:r>
      <w:r w:rsidR="002067BD" w:rsidRPr="00603CE0">
        <w:rPr>
          <w:rFonts w:ascii="Times New Roman" w:hAnsi="Times New Roman"/>
          <w:color w:val="000000" w:themeColor="text1"/>
        </w:rPr>
        <w:t xml:space="preserve">based on </w:t>
      </w:r>
      <w:r w:rsidR="00BE5B94" w:rsidRPr="00603CE0">
        <w:rPr>
          <w:rFonts w:ascii="Times New Roman" w:hAnsi="Times New Roman"/>
          <w:color w:val="000000" w:themeColor="text1"/>
        </w:rPr>
        <w:t>available data</w:t>
      </w:r>
      <w:r w:rsidR="00E27992" w:rsidRPr="00603CE0">
        <w:rPr>
          <w:rFonts w:ascii="Times New Roman" w:hAnsi="Times New Roman"/>
          <w:color w:val="000000" w:themeColor="text1"/>
        </w:rPr>
        <w:t xml:space="preserve"> on the incidence of </w:t>
      </w:r>
      <w:r w:rsidR="00AA7EFE" w:rsidRPr="00603CE0">
        <w:rPr>
          <w:rFonts w:ascii="Times New Roman" w:hAnsi="Times New Roman"/>
          <w:color w:val="000000" w:themeColor="text1"/>
        </w:rPr>
        <w:t xml:space="preserve"> </w:t>
      </w:r>
      <w:r w:rsidR="00D77C1B" w:rsidRPr="00603CE0">
        <w:rPr>
          <w:rFonts w:ascii="Times New Roman" w:hAnsi="Times New Roman"/>
          <w:color w:val="000000" w:themeColor="text1"/>
        </w:rPr>
        <w:t xml:space="preserve">disseminated gonococcal infection. </w:t>
      </w:r>
      <w:r w:rsidR="00F36D3A" w:rsidRPr="00603CE0">
        <w:rPr>
          <w:rFonts w:ascii="Times New Roman" w:hAnsi="Times New Roman"/>
          <w:color w:val="000000" w:themeColor="text1"/>
        </w:rPr>
        <w:t>D</w:t>
      </w:r>
      <w:r w:rsidR="00A8084B" w:rsidRPr="00603CE0">
        <w:rPr>
          <w:rFonts w:ascii="Times New Roman" w:hAnsi="Times New Roman"/>
          <w:color w:val="000000" w:themeColor="text1"/>
        </w:rPr>
        <w:t>eveloping epididymitis and</w:t>
      </w:r>
      <w:r w:rsidR="00472892" w:rsidRPr="00603CE0">
        <w:rPr>
          <w:rFonts w:ascii="Times New Roman" w:hAnsi="Times New Roman"/>
          <w:color w:val="000000" w:themeColor="text1"/>
        </w:rPr>
        <w:t xml:space="preserve"> developing </w:t>
      </w:r>
      <w:r w:rsidR="00F36D3A" w:rsidRPr="00603CE0">
        <w:rPr>
          <w:rFonts w:ascii="Times New Roman" w:hAnsi="Times New Roman"/>
          <w:color w:val="000000" w:themeColor="text1"/>
        </w:rPr>
        <w:t>DGI</w:t>
      </w:r>
      <w:r w:rsidR="00472892" w:rsidRPr="00603CE0">
        <w:rPr>
          <w:rFonts w:ascii="Times New Roman" w:hAnsi="Times New Roman"/>
          <w:color w:val="000000" w:themeColor="text1"/>
        </w:rPr>
        <w:t xml:space="preserve"> </w:t>
      </w:r>
      <w:r w:rsidR="001F70A6" w:rsidRPr="00603CE0">
        <w:rPr>
          <w:rFonts w:ascii="Times New Roman" w:hAnsi="Times New Roman"/>
          <w:color w:val="000000" w:themeColor="text1"/>
        </w:rPr>
        <w:t xml:space="preserve">were treated as separate events, so the probability of developing both during the same sequelae check was </w:t>
      </w:r>
      <w:r w:rsidR="00F36D3A" w:rsidRPr="00603CE0">
        <w:rPr>
          <w:rFonts w:ascii="Times New Roman" w:hAnsi="Times New Roman"/>
          <w:color w:val="000000" w:themeColor="text1"/>
        </w:rPr>
        <w:t>p(epididymitis) * p(dgi).</w:t>
      </w:r>
    </w:p>
    <w:tbl>
      <w:tblPr>
        <w:tblStyle w:val="TableGrid"/>
        <w:tblW w:w="0" w:type="auto"/>
        <w:tblCellMar>
          <w:top w:w="29" w:type="dxa"/>
          <w:left w:w="29" w:type="dxa"/>
          <w:bottom w:w="29" w:type="dxa"/>
          <w:right w:w="29" w:type="dxa"/>
        </w:tblCellMar>
        <w:tblLook w:val="04A0" w:firstRow="1" w:lastRow="0" w:firstColumn="1" w:lastColumn="0" w:noHBand="0" w:noVBand="1"/>
      </w:tblPr>
      <w:tblGrid>
        <w:gridCol w:w="1705"/>
        <w:gridCol w:w="1260"/>
        <w:gridCol w:w="1710"/>
        <w:gridCol w:w="1260"/>
        <w:gridCol w:w="2153"/>
      </w:tblGrid>
      <w:tr w:rsidR="00603CE0" w:rsidRPr="00603CE0" w14:paraId="2BE8004E" w14:textId="77777777" w:rsidTr="00381C94">
        <w:tc>
          <w:tcPr>
            <w:tcW w:w="1705" w:type="dxa"/>
          </w:tcPr>
          <w:p w14:paraId="7951D962" w14:textId="001812C3" w:rsidR="00EA29FC" w:rsidRPr="00603CE0" w:rsidRDefault="00EA29FC" w:rsidP="00381C94">
            <w:pPr>
              <w:keepNext/>
              <w:keepLines/>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Sequela</w:t>
            </w:r>
          </w:p>
        </w:tc>
        <w:tc>
          <w:tcPr>
            <w:tcW w:w="1260" w:type="dxa"/>
          </w:tcPr>
          <w:p w14:paraId="104A81D1" w14:textId="0963A9E3" w:rsidR="00EA29FC" w:rsidRPr="00603CE0" w:rsidRDefault="00EA29FC" w:rsidP="00381C94">
            <w:pPr>
              <w:keepNext/>
              <w:keepLines/>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Prob.</w:t>
            </w:r>
          </w:p>
        </w:tc>
        <w:tc>
          <w:tcPr>
            <w:tcW w:w="1710" w:type="dxa"/>
          </w:tcPr>
          <w:p w14:paraId="540D8FE4" w14:textId="39A03B15" w:rsidR="00EA29FC" w:rsidRPr="00603CE0" w:rsidRDefault="00EA29FC" w:rsidP="00381C94">
            <w:pPr>
              <w:keepNext/>
              <w:keepLines/>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Cost in 2022 USD</w:t>
            </w:r>
          </w:p>
        </w:tc>
        <w:tc>
          <w:tcPr>
            <w:tcW w:w="1260" w:type="dxa"/>
          </w:tcPr>
          <w:p w14:paraId="7827D7BB" w14:textId="666B6CCF" w:rsidR="00EA29FC" w:rsidRPr="00603CE0" w:rsidRDefault="00EA29FC" w:rsidP="00381C94">
            <w:pPr>
              <w:keepNext/>
              <w:keepLines/>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QALY reduction</w:t>
            </w:r>
          </w:p>
        </w:tc>
        <w:tc>
          <w:tcPr>
            <w:tcW w:w="2153" w:type="dxa"/>
          </w:tcPr>
          <w:p w14:paraId="2B8C1201" w14:textId="7854AD86" w:rsidR="00EA29FC" w:rsidRPr="00603CE0" w:rsidRDefault="00EA29FC" w:rsidP="00381C94">
            <w:pPr>
              <w:keepNext/>
              <w:keepLines/>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Duration in days (for QALYs)</w:t>
            </w:r>
          </w:p>
        </w:tc>
      </w:tr>
      <w:tr w:rsidR="00603CE0" w:rsidRPr="00603CE0" w14:paraId="7477BA20" w14:textId="77777777" w:rsidTr="00381C94">
        <w:tc>
          <w:tcPr>
            <w:tcW w:w="1705" w:type="dxa"/>
          </w:tcPr>
          <w:p w14:paraId="7E608B85" w14:textId="611E4A94" w:rsidR="00EA29FC" w:rsidRPr="00603CE0" w:rsidRDefault="00EA29FC"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Epididymitis</w:t>
            </w:r>
          </w:p>
        </w:tc>
        <w:tc>
          <w:tcPr>
            <w:tcW w:w="1260" w:type="dxa"/>
          </w:tcPr>
          <w:p w14:paraId="05EB70A6" w14:textId="2BC2A308" w:rsidR="00EA29FC" w:rsidRPr="00603CE0" w:rsidRDefault="00EA29FC"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0.0</w:t>
            </w:r>
            <w:r w:rsidR="00E27992" w:rsidRPr="00603CE0">
              <w:rPr>
                <w:rFonts w:ascii="Times New Roman" w:hAnsi="Times New Roman"/>
                <w:color w:val="000000" w:themeColor="text1"/>
                <w:sz w:val="20"/>
              </w:rPr>
              <w:t>21</w:t>
            </w: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c>
          <w:tcPr>
            <w:tcW w:w="1710" w:type="dxa"/>
          </w:tcPr>
          <w:p w14:paraId="58D56FB1" w14:textId="3137CF76" w:rsidR="00EA29FC" w:rsidRPr="00603CE0" w:rsidRDefault="00EA29FC"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$522</w:t>
            </w: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c>
          <w:tcPr>
            <w:tcW w:w="1260" w:type="dxa"/>
          </w:tcPr>
          <w:p w14:paraId="5552D0F0" w14:textId="463AD73C" w:rsidR="00EA29FC" w:rsidRPr="00603CE0" w:rsidRDefault="00EA29FC"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szCs w:val="20"/>
              </w:rPr>
              <w:t>0.</w:t>
            </w:r>
            <w:r w:rsidR="00D76654" w:rsidRPr="00603CE0">
              <w:rPr>
                <w:rFonts w:ascii="Times New Roman" w:hAnsi="Times New Roman"/>
                <w:color w:val="000000" w:themeColor="text1"/>
                <w:sz w:val="20"/>
                <w:szCs w:val="20"/>
              </w:rPr>
              <w:t>128</w:t>
            </w:r>
            <w:r w:rsidR="001409FC" w:rsidRPr="00603CE0">
              <w:rPr>
                <w:rFonts w:ascii="Times New Roman" w:hAnsi="Times New Roman"/>
                <w:color w:val="000000" w:themeColor="text1"/>
                <w:sz w:val="20"/>
                <w:szCs w:val="20"/>
              </w:rPr>
              <w:fldChar w:fldCharType="begin"/>
            </w:r>
            <w:r w:rsidR="009B12E4" w:rsidRPr="00603CE0">
              <w:rPr>
                <w:rFonts w:ascii="Times New Roman" w:hAnsi="Times New Roman"/>
                <w:color w:val="000000" w:themeColor="text1"/>
                <w:sz w:val="20"/>
                <w:szCs w:val="20"/>
              </w:rPr>
              <w:instrText xml:space="preserve"> ADDIN EN.CITE &lt;EndNote&gt;&lt;Cite&gt;&lt;Author&gt;Global Burden of Disease Collaborative Network&lt;/Author&gt;&lt;Year&gt;2020&lt;/Year&gt;&lt;RecNum&gt;2346&lt;/RecNum&gt;&lt;DisplayText&gt;&lt;style face="superscript"&gt;17&lt;/style&gt;&lt;/DisplayText&gt;&lt;record&gt;&lt;rec-number&gt;2346&lt;/rec-number&gt;&lt;foreign-keys&gt;&lt;key app="EN" db-id="wptxs2svnezeaaex5ebp2d9tvv0d9sw25p2p" timestamp="1727987597" guid="0f1fc800-752b-4d03-bc99-d2efa94b16cb"&gt;2346&lt;/key&gt;&lt;/foreign-keys&gt;&lt;ref-type name="Dataset"&gt;59&lt;/ref-type&gt;&lt;contributors&gt;&lt;authors&gt;&lt;author&gt;Global Burden of Disease Collaborative Network,&lt;/author&gt;&lt;/authors&gt;&lt;secondary-authors&gt;&lt;author&gt;Institute for Health Metrics and Evaluation (IHME)&lt;/author&gt;&lt;/secondary-authors&gt;&lt;subsidiary-authors&gt;&lt;author&gt;Bill and Melinda Gates Foundation (BMGF)&lt;/author&gt;&lt;/subsidiary-authors&gt;&lt;/contributors&gt;&lt;titles&gt;&lt;title&gt;Global Burden of Disease Study 2019 (GBD 2019) Disability Weights&lt;/title&gt;&lt;/titles&gt;&lt;dates&gt;&lt;year&gt;2020&lt;/year&gt;&lt;/dates&gt;&lt;pub-location&gt;Seattle, United States of America&lt;/pub-location&gt;&lt;urls&gt;&lt;related-urls&gt;&lt;url&gt;https://ghdx.healthdata.org/record/ihme-data/gbd-2019-disability-weights&lt;/url&gt;&lt;/related-urls&gt;&lt;/urls&gt;&lt;electronic-resource-num&gt;https://doi.org/10.6069/1W19-VX76&lt;/electronic-resource-num&gt;&lt;/record&gt;&lt;/Cite&gt;&lt;/EndNote&gt;</w:instrText>
            </w:r>
            <w:r w:rsidR="001409FC" w:rsidRPr="00603CE0">
              <w:rPr>
                <w:rFonts w:ascii="Times New Roman" w:hAnsi="Times New Roman"/>
                <w:color w:val="000000" w:themeColor="text1"/>
                <w:sz w:val="20"/>
                <w:szCs w:val="20"/>
              </w:rPr>
              <w:fldChar w:fldCharType="separate"/>
            </w:r>
            <w:r w:rsidR="009B12E4" w:rsidRPr="00603CE0">
              <w:rPr>
                <w:rFonts w:ascii="Times New Roman" w:hAnsi="Times New Roman"/>
                <w:noProof/>
                <w:color w:val="000000" w:themeColor="text1"/>
                <w:sz w:val="20"/>
                <w:szCs w:val="20"/>
                <w:vertAlign w:val="superscript"/>
              </w:rPr>
              <w:t>17</w:t>
            </w:r>
            <w:r w:rsidR="001409FC" w:rsidRPr="00603CE0">
              <w:rPr>
                <w:rFonts w:ascii="Times New Roman" w:hAnsi="Times New Roman"/>
                <w:color w:val="000000" w:themeColor="text1"/>
                <w:sz w:val="20"/>
                <w:szCs w:val="20"/>
              </w:rPr>
              <w:fldChar w:fldCharType="end"/>
            </w:r>
          </w:p>
        </w:tc>
        <w:tc>
          <w:tcPr>
            <w:tcW w:w="2153" w:type="dxa"/>
          </w:tcPr>
          <w:p w14:paraId="652662AC" w14:textId="5EE532D8" w:rsidR="00EA29FC" w:rsidRPr="00603CE0" w:rsidRDefault="00EA29FC"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6.9</w:t>
            </w: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r>
      <w:tr w:rsidR="00603CE0" w:rsidRPr="00603CE0" w14:paraId="035FF89C" w14:textId="77777777" w:rsidTr="00381C94">
        <w:tc>
          <w:tcPr>
            <w:tcW w:w="1705" w:type="dxa"/>
          </w:tcPr>
          <w:p w14:paraId="302C5D14" w14:textId="5F90EC7E" w:rsidR="00EA29FC" w:rsidRPr="00603CE0" w:rsidRDefault="00EA29FC"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Disseminated gonococcal infection</w:t>
            </w:r>
            <w:r w:rsidR="00F36D3A" w:rsidRPr="00603CE0">
              <w:rPr>
                <w:rFonts w:ascii="Times New Roman" w:hAnsi="Times New Roman"/>
                <w:color w:val="000000" w:themeColor="text1"/>
                <w:sz w:val="20"/>
              </w:rPr>
              <w:t xml:space="preserve"> (DGI)</w:t>
            </w:r>
          </w:p>
        </w:tc>
        <w:tc>
          <w:tcPr>
            <w:tcW w:w="1260" w:type="dxa"/>
          </w:tcPr>
          <w:p w14:paraId="728F4665" w14:textId="64F52D44" w:rsidR="00EA29FC" w:rsidRPr="00603CE0" w:rsidRDefault="00EA29FC"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0.0</w:t>
            </w:r>
            <w:r w:rsidR="00E27992" w:rsidRPr="00603CE0">
              <w:rPr>
                <w:rFonts w:ascii="Times New Roman" w:hAnsi="Times New Roman"/>
                <w:color w:val="000000" w:themeColor="text1"/>
                <w:sz w:val="20"/>
              </w:rPr>
              <w:t>05</w:t>
            </w: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c>
          <w:tcPr>
            <w:tcW w:w="1710" w:type="dxa"/>
          </w:tcPr>
          <w:p w14:paraId="30FBA10F" w14:textId="2DF9ECBA" w:rsidR="00EA29FC" w:rsidRPr="00603CE0" w:rsidRDefault="00EA29FC"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$2,916</w:t>
            </w: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c>
          <w:tcPr>
            <w:tcW w:w="1260" w:type="dxa"/>
          </w:tcPr>
          <w:p w14:paraId="03E5D889" w14:textId="392597E5" w:rsidR="00EA29FC" w:rsidRPr="00603CE0" w:rsidRDefault="00EA29FC"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0.37</w:t>
            </w:r>
            <w:r w:rsidR="00CB7F12"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00CB7F12" w:rsidRPr="00603CE0">
              <w:rPr>
                <w:rFonts w:ascii="Times New Roman" w:hAnsi="Times New Roman"/>
                <w:color w:val="000000" w:themeColor="text1"/>
                <w:sz w:val="20"/>
              </w:rPr>
              <w:fldChar w:fldCharType="separate"/>
            </w:r>
            <w:r w:rsidR="00CB7F12" w:rsidRPr="00603CE0">
              <w:rPr>
                <w:rFonts w:ascii="Times New Roman" w:hAnsi="Times New Roman"/>
                <w:color w:val="000000" w:themeColor="text1"/>
                <w:sz w:val="20"/>
                <w:vertAlign w:val="superscript"/>
              </w:rPr>
              <w:t>1</w:t>
            </w:r>
            <w:r w:rsidR="00CB7F12" w:rsidRPr="00603CE0">
              <w:rPr>
                <w:rFonts w:ascii="Times New Roman" w:hAnsi="Times New Roman"/>
                <w:color w:val="000000" w:themeColor="text1"/>
                <w:sz w:val="20"/>
              </w:rPr>
              <w:fldChar w:fldCharType="end"/>
            </w:r>
          </w:p>
        </w:tc>
        <w:tc>
          <w:tcPr>
            <w:tcW w:w="2153" w:type="dxa"/>
          </w:tcPr>
          <w:p w14:paraId="23B0AC6E" w14:textId="3548A6C0" w:rsidR="00EA29FC" w:rsidRPr="00603CE0" w:rsidRDefault="00EA29FC"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8.8</w:t>
            </w: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r>
      <w:tr w:rsidR="00562394" w:rsidRPr="00603CE0" w14:paraId="69004AB8" w14:textId="77777777" w:rsidTr="00381C94">
        <w:tc>
          <w:tcPr>
            <w:tcW w:w="1705" w:type="dxa"/>
          </w:tcPr>
          <w:p w14:paraId="13D11B4B" w14:textId="214FEE13" w:rsidR="00EA29FC" w:rsidRPr="00603CE0" w:rsidRDefault="00EA29FC"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Epididymitis + disseminated gonococcal infection</w:t>
            </w:r>
          </w:p>
        </w:tc>
        <w:tc>
          <w:tcPr>
            <w:tcW w:w="1260" w:type="dxa"/>
          </w:tcPr>
          <w:p w14:paraId="1C07B9A7" w14:textId="3967A9A4" w:rsidR="00EA29FC" w:rsidRPr="00603CE0" w:rsidRDefault="00884D80"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0.000105</w:t>
            </w:r>
          </w:p>
        </w:tc>
        <w:tc>
          <w:tcPr>
            <w:tcW w:w="1710" w:type="dxa"/>
          </w:tcPr>
          <w:p w14:paraId="5810BC93" w14:textId="070446D8" w:rsidR="00EA29FC" w:rsidRPr="00603CE0" w:rsidRDefault="00EA29FC"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$3,438</w:t>
            </w: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c>
          <w:tcPr>
            <w:tcW w:w="1260" w:type="dxa"/>
          </w:tcPr>
          <w:p w14:paraId="6FE86F8D" w14:textId="0F98CE66" w:rsidR="00EA29FC" w:rsidRPr="00603CE0" w:rsidRDefault="00EA29FC"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0.7102</w:t>
            </w:r>
            <w:r w:rsidR="00CB7F12"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00CB7F12" w:rsidRPr="00603CE0">
              <w:rPr>
                <w:rFonts w:ascii="Times New Roman" w:hAnsi="Times New Roman"/>
                <w:color w:val="000000" w:themeColor="text1"/>
                <w:sz w:val="20"/>
              </w:rPr>
              <w:fldChar w:fldCharType="separate"/>
            </w:r>
            <w:r w:rsidR="00CB7F12" w:rsidRPr="00603CE0">
              <w:rPr>
                <w:rFonts w:ascii="Times New Roman" w:hAnsi="Times New Roman"/>
                <w:color w:val="000000" w:themeColor="text1"/>
                <w:sz w:val="20"/>
                <w:vertAlign w:val="superscript"/>
              </w:rPr>
              <w:t>1</w:t>
            </w:r>
            <w:r w:rsidR="00CB7F12" w:rsidRPr="00603CE0">
              <w:rPr>
                <w:rFonts w:ascii="Times New Roman" w:hAnsi="Times New Roman"/>
                <w:color w:val="000000" w:themeColor="text1"/>
                <w:sz w:val="20"/>
              </w:rPr>
              <w:fldChar w:fldCharType="end"/>
            </w:r>
          </w:p>
        </w:tc>
        <w:tc>
          <w:tcPr>
            <w:tcW w:w="2153" w:type="dxa"/>
          </w:tcPr>
          <w:p w14:paraId="430C61D8" w14:textId="61053098" w:rsidR="00EA29FC" w:rsidRPr="00603CE0" w:rsidRDefault="00EA29FC" w:rsidP="00381C94">
            <w:pPr>
              <w:keepNext/>
              <w:keepLines/>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 xml:space="preserve">15.7 (Duration of epididymitis + duration of disseminated gonococcal infection) </w:t>
            </w: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r>
    </w:tbl>
    <w:p w14:paraId="171C248E" w14:textId="77777777" w:rsidR="00AB6427" w:rsidRDefault="00AB6427" w:rsidP="00F930C4">
      <w:pPr>
        <w:rPr>
          <w:rFonts w:ascii="Times New Roman" w:hAnsi="Times New Roman"/>
          <w:color w:val="000000" w:themeColor="text1"/>
        </w:rPr>
      </w:pPr>
    </w:p>
    <w:p w14:paraId="6AEE6D79" w14:textId="77777777" w:rsidR="003C66CE" w:rsidRPr="00603CE0" w:rsidRDefault="003C66CE" w:rsidP="00F930C4">
      <w:pPr>
        <w:rPr>
          <w:rFonts w:ascii="Times New Roman" w:hAnsi="Times New Roman"/>
          <w:color w:val="000000" w:themeColor="text1"/>
        </w:rPr>
      </w:pPr>
    </w:p>
    <w:p w14:paraId="01E7D820" w14:textId="489057ED" w:rsidR="00770BA4" w:rsidRPr="00603CE0" w:rsidRDefault="00770BA4" w:rsidP="00381C94">
      <w:pPr>
        <w:pStyle w:val="TableTitle"/>
        <w:rPr>
          <w:rFonts w:ascii="Times New Roman" w:hAnsi="Times New Roman"/>
          <w:color w:val="000000" w:themeColor="text1"/>
        </w:rPr>
      </w:pPr>
      <w:bookmarkStart w:id="373" w:name="_Ref172713690"/>
      <w:r w:rsidRPr="00603CE0">
        <w:rPr>
          <w:rFonts w:ascii="Times New Roman" w:hAnsi="Times New Roman"/>
          <w:color w:val="000000" w:themeColor="text1"/>
        </w:rPr>
        <w:t xml:space="preserve">Table </w:t>
      </w:r>
      <w:r w:rsidR="007C1D65" w:rsidRPr="00603CE0">
        <w:rPr>
          <w:rFonts w:ascii="Times New Roman" w:hAnsi="Times New Roman"/>
          <w:color w:val="000000" w:themeColor="text1"/>
        </w:rPr>
        <w:t>S</w:t>
      </w:r>
      <w:r w:rsidR="00EB6918" w:rsidRPr="00603CE0">
        <w:rPr>
          <w:rFonts w:ascii="Times New Roman" w:hAnsi="Times New Roman"/>
          <w:color w:val="000000" w:themeColor="text1"/>
        </w:rPr>
        <w:fldChar w:fldCharType="begin"/>
      </w:r>
      <w:r w:rsidR="00EB6918" w:rsidRPr="00603CE0">
        <w:rPr>
          <w:rFonts w:ascii="Times New Roman" w:hAnsi="Times New Roman"/>
          <w:color w:val="000000" w:themeColor="text1"/>
        </w:rPr>
        <w:instrText xml:space="preserve"> SEQ Table_S \* ARABIC </w:instrText>
      </w:r>
      <w:r w:rsidR="00EB6918" w:rsidRPr="00603CE0">
        <w:rPr>
          <w:rFonts w:ascii="Times New Roman" w:hAnsi="Times New Roman"/>
          <w:color w:val="000000" w:themeColor="text1"/>
        </w:rPr>
        <w:fldChar w:fldCharType="separate"/>
      </w:r>
      <w:r w:rsidR="00631528" w:rsidRPr="00603CE0">
        <w:rPr>
          <w:rFonts w:ascii="Times New Roman" w:hAnsi="Times New Roman"/>
          <w:noProof/>
          <w:color w:val="000000" w:themeColor="text1"/>
        </w:rPr>
        <w:t>4</w:t>
      </w:r>
      <w:r w:rsidR="00EB6918" w:rsidRPr="00603CE0">
        <w:rPr>
          <w:rFonts w:ascii="Times New Roman" w:hAnsi="Times New Roman"/>
          <w:color w:val="000000" w:themeColor="text1"/>
        </w:rPr>
        <w:fldChar w:fldCharType="end"/>
      </w:r>
      <w:bookmarkEnd w:id="373"/>
      <w:r w:rsidRPr="00603CE0">
        <w:rPr>
          <w:rFonts w:ascii="Times New Roman" w:hAnsi="Times New Roman"/>
          <w:color w:val="000000" w:themeColor="text1"/>
        </w:rPr>
        <w:t>. Other QALY loss constants.</w:t>
      </w:r>
    </w:p>
    <w:tbl>
      <w:tblPr>
        <w:tblStyle w:val="TableGrid"/>
        <w:tblW w:w="9360" w:type="dxa"/>
        <w:tblCellMar>
          <w:top w:w="29" w:type="dxa"/>
          <w:left w:w="29" w:type="dxa"/>
          <w:bottom w:w="29" w:type="dxa"/>
          <w:right w:w="29" w:type="dxa"/>
        </w:tblCellMar>
        <w:tblLook w:val="04A0" w:firstRow="1" w:lastRow="0" w:firstColumn="1" w:lastColumn="0" w:noHBand="0" w:noVBand="1"/>
      </w:tblPr>
      <w:tblGrid>
        <w:gridCol w:w="3568"/>
        <w:gridCol w:w="2454"/>
        <w:gridCol w:w="2734"/>
        <w:gridCol w:w="604"/>
      </w:tblGrid>
      <w:tr w:rsidR="00603CE0" w:rsidRPr="00603CE0" w14:paraId="69748B58" w14:textId="77777777" w:rsidTr="30E010D9">
        <w:tc>
          <w:tcPr>
            <w:tcW w:w="3565" w:type="dxa"/>
          </w:tcPr>
          <w:p w14:paraId="64B4A4A7" w14:textId="45B6AD14" w:rsidR="009C5862" w:rsidRPr="00603CE0" w:rsidRDefault="009C5862" w:rsidP="00381C94">
            <w:pPr>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Constant and description</w:t>
            </w:r>
          </w:p>
        </w:tc>
        <w:tc>
          <w:tcPr>
            <w:tcW w:w="2451" w:type="dxa"/>
          </w:tcPr>
          <w:p w14:paraId="011D8A2A" w14:textId="1CB6A508" w:rsidR="009C5862" w:rsidRPr="00603CE0" w:rsidRDefault="00C373F6" w:rsidP="00381C94">
            <w:pPr>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QALY reduction</w:t>
            </w:r>
          </w:p>
        </w:tc>
        <w:tc>
          <w:tcPr>
            <w:tcW w:w="2731" w:type="dxa"/>
          </w:tcPr>
          <w:p w14:paraId="25C4F504" w14:textId="398278B5" w:rsidR="009C5862" w:rsidRPr="00603CE0" w:rsidRDefault="009C5862" w:rsidP="00381C94">
            <w:pPr>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 xml:space="preserve">Duration in </w:t>
            </w:r>
            <w:r w:rsidR="00A323EB" w:rsidRPr="00603CE0">
              <w:rPr>
                <w:rFonts w:ascii="Times New Roman" w:hAnsi="Times New Roman"/>
                <w:b/>
                <w:color w:val="000000" w:themeColor="text1"/>
                <w:sz w:val="20"/>
              </w:rPr>
              <w:t>days</w:t>
            </w:r>
          </w:p>
        </w:tc>
        <w:tc>
          <w:tcPr>
            <w:tcW w:w="603" w:type="dxa"/>
          </w:tcPr>
          <w:p w14:paraId="654A2B85" w14:textId="0AEF9F75" w:rsidR="009C5862" w:rsidRPr="00603CE0" w:rsidRDefault="009C5862" w:rsidP="00381C94">
            <w:pPr>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Ref</w:t>
            </w:r>
          </w:p>
        </w:tc>
      </w:tr>
      <w:tr w:rsidR="00603CE0" w:rsidRPr="00603CE0" w14:paraId="40EFE49A" w14:textId="77777777" w:rsidTr="30E010D9">
        <w:tc>
          <w:tcPr>
            <w:tcW w:w="3565" w:type="dxa"/>
          </w:tcPr>
          <w:p w14:paraId="3712A834" w14:textId="2A156CA4" w:rsidR="009C5862" w:rsidRPr="00603CE0" w:rsidRDefault="009D176A" w:rsidP="00381C94">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Symptomatic infection</w:t>
            </w:r>
          </w:p>
        </w:tc>
        <w:tc>
          <w:tcPr>
            <w:tcW w:w="2451" w:type="dxa"/>
          </w:tcPr>
          <w:p w14:paraId="61CBA8AF" w14:textId="125571DD" w:rsidR="009C5862" w:rsidRPr="00603CE0" w:rsidRDefault="00A323EB" w:rsidP="00381C94">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w:t>
            </w:r>
            <w:r w:rsidR="00ED6F4F" w:rsidRPr="00603CE0">
              <w:rPr>
                <w:rFonts w:ascii="Times New Roman" w:hAnsi="Times New Roman"/>
                <w:color w:val="000000" w:themeColor="text1"/>
                <w:sz w:val="20"/>
              </w:rPr>
              <w:t>114</w:t>
            </w:r>
          </w:p>
        </w:tc>
        <w:tc>
          <w:tcPr>
            <w:tcW w:w="2731" w:type="dxa"/>
          </w:tcPr>
          <w:p w14:paraId="2C0F928A" w14:textId="19DB696B" w:rsidR="009C5862" w:rsidRPr="00603CE0" w:rsidRDefault="00A323EB" w:rsidP="00381C94">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Dependent on delay to seek care and delay to retreatment</w:t>
            </w:r>
          </w:p>
        </w:tc>
        <w:tc>
          <w:tcPr>
            <w:tcW w:w="603" w:type="dxa"/>
          </w:tcPr>
          <w:p w14:paraId="5D131A96" w14:textId="446028DD" w:rsidR="009C5862" w:rsidRPr="00603CE0" w:rsidRDefault="00230B46" w:rsidP="00381C94">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fldChar w:fldCharType="begin">
                <w:fldData xml:space="preserve">PEVuZE5vdGU+PENpdGU+PEF1dGhvcj5HbG9iYWwgQnVyZGVuIG9mIERpc2Vhc2UgQ29sbGFib3Jh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</w:fldData>
              </w:fldChar>
            </w:r>
            <w:r w:rsidR="00971273" w:rsidRPr="00603CE0">
              <w:rPr>
                <w:rFonts w:ascii="Times New Roman" w:hAnsi="Times New Roman"/>
                <w:color w:val="000000" w:themeColor="text1"/>
                <w:sz w:val="20"/>
              </w:rPr>
              <w:instrText xml:space="preserve"> ADDIN EN.CITE </w:instrText>
            </w:r>
            <w:r w:rsidR="00971273" w:rsidRPr="00603CE0">
              <w:rPr>
                <w:rFonts w:ascii="Times New Roman" w:hAnsi="Times New Roman"/>
                <w:color w:val="000000" w:themeColor="text1"/>
                <w:sz w:val="20"/>
              </w:rPr>
              <w:fldChar w:fldCharType="begin">
                <w:fldData xml:space="preserve">PEVuZE5vdGU+PENpdGU+PEF1dGhvcj5HbG9iYWwgQnVyZGVuIG9mIERpc2Vhc2UgQ29sbGFib3Jh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</w:fldData>
              </w:fldChar>
            </w:r>
            <w:r w:rsidR="00971273" w:rsidRPr="00603CE0">
              <w:rPr>
                <w:rFonts w:ascii="Times New Roman" w:hAnsi="Times New Roman"/>
                <w:color w:val="000000" w:themeColor="text1"/>
                <w:sz w:val="20"/>
              </w:rPr>
              <w:instrText xml:space="preserve"> ADDIN EN.CITE.DATA </w:instrText>
            </w:r>
            <w:r w:rsidR="00971273" w:rsidRPr="00603CE0">
              <w:rPr>
                <w:rFonts w:ascii="Times New Roman" w:hAnsi="Times New Roman"/>
                <w:color w:val="000000" w:themeColor="text1"/>
                <w:sz w:val="20"/>
              </w:rPr>
            </w:r>
            <w:r w:rsidR="00971273" w:rsidRPr="00603CE0">
              <w:rPr>
                <w:rFonts w:ascii="Times New Roman" w:hAnsi="Times New Roman"/>
                <w:color w:val="000000" w:themeColor="text1"/>
                <w:sz w:val="20"/>
              </w:rPr>
              <w:fldChar w:fldCharType="end"/>
            </w:r>
            <w:r w:rsidRPr="00603CE0">
              <w:rPr>
                <w:rFonts w:ascii="Times New Roman" w:hAnsi="Times New Roman"/>
                <w:color w:val="000000" w:themeColor="text1"/>
                <w:sz w:val="20"/>
              </w:rPr>
            </w:r>
            <w:r w:rsidRPr="00603CE0">
              <w:rPr>
                <w:rFonts w:ascii="Times New Roman" w:hAnsi="Times New Roman"/>
                <w:color w:val="000000" w:themeColor="text1"/>
                <w:sz w:val="20"/>
              </w:rPr>
              <w:fldChar w:fldCharType="separate"/>
            </w:r>
            <w:r w:rsidR="00971273" w:rsidRPr="00603CE0">
              <w:rPr>
                <w:rFonts w:ascii="Times New Roman" w:hAnsi="Times New Roman"/>
                <w:noProof/>
                <w:color w:val="000000" w:themeColor="text1"/>
                <w:sz w:val="20"/>
                <w:vertAlign w:val="superscript"/>
              </w:rPr>
              <w:t>1,17</w:t>
            </w:r>
            <w:r w:rsidRPr="00603CE0">
              <w:rPr>
                <w:rFonts w:ascii="Times New Roman" w:hAnsi="Times New Roman"/>
                <w:color w:val="000000" w:themeColor="text1"/>
                <w:sz w:val="20"/>
              </w:rPr>
              <w:fldChar w:fldCharType="end"/>
            </w:r>
          </w:p>
        </w:tc>
      </w:tr>
      <w:tr w:rsidR="00562394" w:rsidRPr="00603CE0" w14:paraId="7FD54E2A" w14:textId="77777777" w:rsidTr="30E010D9">
        <w:tc>
          <w:tcPr>
            <w:tcW w:w="3565" w:type="dxa"/>
          </w:tcPr>
          <w:p w14:paraId="4E21C84D" w14:textId="09F27F9E" w:rsidR="009C5862" w:rsidRPr="00603CE0" w:rsidRDefault="4B7362D4" w:rsidP="30E010D9">
            <w:pPr>
              <w:spacing w:after="0" w:line="240" w:lineRule="auto"/>
              <w:rPr>
                <w:rFonts w:ascii="Times New Roman" w:hAnsi="Times New Roman"/>
                <w:color w:val="000000" w:themeColor="text1"/>
                <w:sz w:val="20"/>
                <w:szCs w:val="20"/>
              </w:rPr>
            </w:pPr>
            <w:r w:rsidRPr="30E010D9">
              <w:rPr>
                <w:rFonts w:ascii="Times New Roman" w:hAnsi="Times New Roman"/>
                <w:color w:val="000000" w:themeColor="text1"/>
                <w:sz w:val="20"/>
                <w:szCs w:val="20"/>
              </w:rPr>
              <w:t>Side effects of ertapenem</w:t>
            </w:r>
            <w:r w:rsidR="00B45DF8">
              <w:rPr>
                <w:rStyle w:val="FootnoteReference"/>
                <w:rFonts w:ascii="Times New Roman" w:hAnsi="Times New Roman"/>
                <w:color w:val="000000" w:themeColor="text1"/>
                <w:sz w:val="20"/>
                <w:szCs w:val="20"/>
              </w:rPr>
              <w:footnoteReference w:id="3"/>
            </w:r>
          </w:p>
        </w:tc>
        <w:tc>
          <w:tcPr>
            <w:tcW w:w="2451" w:type="dxa"/>
          </w:tcPr>
          <w:p w14:paraId="010E2272" w14:textId="60AEE159" w:rsidR="009C5862" w:rsidRPr="00603CE0" w:rsidRDefault="00011F95" w:rsidP="00381C94">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0.3</w:t>
            </w:r>
          </w:p>
        </w:tc>
        <w:tc>
          <w:tcPr>
            <w:tcW w:w="2731" w:type="dxa"/>
          </w:tcPr>
          <w:p w14:paraId="4812853E" w14:textId="2AF26A0A" w:rsidR="009C5862" w:rsidRPr="00603CE0" w:rsidRDefault="00011F95" w:rsidP="00381C94">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10.5</w:t>
            </w:r>
          </w:p>
        </w:tc>
        <w:tc>
          <w:tcPr>
            <w:tcW w:w="603" w:type="dxa"/>
          </w:tcPr>
          <w:p w14:paraId="164C152E" w14:textId="2A64596A" w:rsidR="009C5862" w:rsidRPr="00603CE0" w:rsidRDefault="00B36319" w:rsidP="00381C94">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fldChar w:fldCharType="begin"/>
            </w:r>
            <w:r w:rsidR="00395697" w:rsidRPr="00603CE0">
              <w:rPr>
                <w:rFonts w:ascii="Times New Roman" w:hAnsi="Times New Roman"/>
                <w:color w:val="000000" w:themeColor="text1"/>
                <w:sz w:val="20"/>
              </w:rPr>
              <w:instrText xml:space="preserve"> ADDIN EN.CITE &lt;EndNote&gt;&lt;Cite&gt;&lt;Author&gt;Yin&lt;/Author&gt;&lt;Year&gt;2024&lt;/Year&gt;&lt;RecNum&gt;2318&lt;/RecNum&gt;&lt;DisplayText&gt;&lt;style face="superscript"&gt;1&lt;/style&gt;&lt;/DisplayText&gt;&lt;record&gt;&lt;rec-number&gt;2318&lt;/rec-number&gt;&lt;foreign-keys&gt;&lt;key app="EN" db-id="wptxs2svnezeaaex5ebp2d9tvv0d9sw25p2p" timestamp="1721749688" guid="0d921a9b-1f84-40ea-8911-d853cafce1be"&gt;2318&lt;/key&gt;&lt;/foreign-keys&gt;&lt;ref-type name="Journal Article"&gt;17&lt;/ref-type&gt;&lt;contributors&gt;&lt;authors&gt;&lt;author&gt;Xuecheng Yin&lt;/author&gt;&lt;author&gt;Yunfei Li&lt;/author&gt;&lt;author&gt;Minttu M. Rönn&lt;/author&gt;&lt;author&gt;Song Li&lt;/author&gt;&lt;author&gt;Yue Yuan&lt;/author&gt;&lt;author&gt;Thomas L. Gift&lt;/author&gt;&lt;author&gt;Katherine Hsu&lt;/author&gt;&lt;author&gt;Joshua A. Salomon&lt;/author&gt;&lt;author&gt;Yonatan H. Grad&lt;/author&gt;&lt;author&gt;Reza Yaesoubi&lt;/author&gt;&lt;/authors&gt;&lt;/contributors&gt;&lt;titles&gt;&lt;title&gt;Assessing thresholds of resistance prevalence at which empiric treatment of gonorrhea should change among men who have sex with men in the US: A cost-effectiveness analysis&lt;/title&gt;&lt;secondary-title&gt;PLOS Medicine&lt;/secondary-title&gt;&lt;/titles&gt;&lt;periodical&gt;&lt;full-title&gt;PLOS Medicine&lt;/full-title&gt;&lt;/periodical&gt;&lt;volume&gt;21&lt;/volume&gt;&lt;number&gt;7&lt;/number&gt;&lt;dates&gt;&lt;year&gt;2024&lt;/year&gt;&lt;/dates&gt;&lt;isbn&gt;1549-1676&lt;/isbn&gt;&lt;urls&gt;&lt;related-urls&gt;&lt;url&gt;https://journals.plos.org/plosmedicine/article?id=10.1371/journal.pmed.1004424&lt;/url&gt;&lt;/related-urls&gt;&lt;/urls&gt;&lt;electronic-resource-num&gt;10.1371/journal.pmed.1004424&lt;/electronic-resource-num&gt;&lt;/record&gt;&lt;/Cite&gt;&lt;/EndNote&gt;</w:instrText>
            </w:r>
            <w:r w:rsidRPr="00603CE0">
              <w:rPr>
                <w:rFonts w:ascii="Times New Roman" w:hAnsi="Times New Roman"/>
                <w:color w:val="000000" w:themeColor="text1"/>
                <w:sz w:val="20"/>
              </w:rPr>
              <w:fldChar w:fldCharType="separate"/>
            </w:r>
            <w:r w:rsidR="00492BDF" w:rsidRPr="00603CE0">
              <w:rPr>
                <w:rFonts w:ascii="Times New Roman" w:hAnsi="Times New Roman"/>
                <w:color w:val="000000" w:themeColor="text1"/>
                <w:sz w:val="20"/>
                <w:vertAlign w:val="superscript"/>
              </w:rPr>
              <w:t>1</w:t>
            </w:r>
            <w:r w:rsidRPr="00603CE0">
              <w:rPr>
                <w:rFonts w:ascii="Times New Roman" w:hAnsi="Times New Roman"/>
                <w:color w:val="000000" w:themeColor="text1"/>
                <w:sz w:val="20"/>
              </w:rPr>
              <w:fldChar w:fldCharType="end"/>
            </w:r>
          </w:p>
        </w:tc>
      </w:tr>
    </w:tbl>
    <w:p w14:paraId="15FFCC81" w14:textId="5BB02D79" w:rsidR="00250F4F" w:rsidRDefault="00250F4F" w:rsidP="00996BAA">
      <w:pPr>
        <w:rPr>
          <w:rFonts w:ascii="Times New Roman" w:hAnsi="Times New Roman"/>
          <w:color w:val="000000" w:themeColor="text1"/>
        </w:rPr>
      </w:pPr>
    </w:p>
    <w:p w14:paraId="63682B8B" w14:textId="77777777" w:rsidR="001233C9" w:rsidRDefault="001233C9">
      <w:pPr>
        <w:spacing w:after="160" w:line="259" w:lineRule="auto"/>
        <w:rPr>
          <w:rFonts w:ascii="Times New Roman" w:hAnsi="Times New Roman"/>
          <w:color w:val="000000" w:themeColor="text1"/>
        </w:rPr>
      </w:pPr>
    </w:p>
    <w:p w14:paraId="0108BE87" w14:textId="77777777" w:rsidR="003C66CE" w:rsidRDefault="003C66CE">
      <w:pPr>
        <w:spacing w:after="160" w:line="259" w:lineRule="auto"/>
        <w:rPr>
          <w:rFonts w:ascii="Times New Roman" w:hAnsi="Times New Roman"/>
          <w:color w:val="000000" w:themeColor="text1"/>
        </w:rPr>
      </w:pPr>
    </w:p>
    <w:p w14:paraId="56DD395E" w14:textId="77777777" w:rsidR="003C66CE" w:rsidRDefault="003C66CE">
      <w:pPr>
        <w:spacing w:after="160" w:line="259" w:lineRule="auto"/>
        <w:rPr>
          <w:rFonts w:ascii="Times New Roman" w:hAnsi="Times New Roman"/>
          <w:color w:val="000000" w:themeColor="text1"/>
        </w:rPr>
        <w:sectPr w:rsidR="003C66CE" w:rsidSect="00250F4F">
          <w:footnotePr>
            <w:numRestart w:val="eachPage"/>
          </w:footnotePr>
          <w:pgSz w:w="12240" w:h="15840"/>
          <w:pgMar w:top="1440" w:right="1440" w:bottom="1440" w:left="1440" w:header="720" w:footer="720" w:gutter="0"/>
          <w:cols w:space="720"/>
          <w:docGrid w:linePitch="360"/>
        </w:sectPr>
      </w:pPr>
    </w:p>
    <w:p w14:paraId="13342C47" w14:textId="23ACB63B" w:rsidR="003C66CE" w:rsidRDefault="003C66CE" w:rsidP="003C66CE">
      <w:pPr>
        <w:pStyle w:val="Caption"/>
        <w:keepNext/>
      </w:pPr>
      <w:r>
        <w:lastRenderedPageBreak/>
        <w:t xml:space="preserve">Table S5. </w:t>
      </w:r>
      <w:r w:rsidR="00406239">
        <w:t>Goodness-of-fit metrics for the comparison between the calibration target</w:t>
      </w:r>
      <w:r w:rsidR="006B646A">
        <w:t>s</w:t>
      </w:r>
      <w:r w:rsidR="00406239">
        <w:t xml:space="preserve"> and</w:t>
      </w:r>
      <w:r w:rsidR="006B646A">
        <w:t xml:space="preserve"> the calibration posterior distributions of model outcomes.</w:t>
      </w:r>
      <w:r w:rsidR="00406239">
        <w:t xml:space="preserve"> </w:t>
      </w:r>
    </w:p>
    <w:tbl>
      <w:tblPr>
        <w:tblStyle w:val="Table"/>
        <w:tblW w:w="0" w:type="auto"/>
        <w:tblLook w:val="0020" w:firstRow="1" w:lastRow="0" w:firstColumn="0" w:lastColumn="0" w:noHBand="0" w:noVBand="0"/>
      </w:tblPr>
      <w:tblGrid>
        <w:gridCol w:w="1569"/>
        <w:gridCol w:w="1203"/>
        <w:gridCol w:w="1142"/>
        <w:gridCol w:w="1100"/>
        <w:gridCol w:w="1100"/>
        <w:gridCol w:w="975"/>
        <w:gridCol w:w="975"/>
        <w:gridCol w:w="1011"/>
        <w:gridCol w:w="1009"/>
        <w:gridCol w:w="667"/>
        <w:gridCol w:w="1246"/>
        <w:gridCol w:w="963"/>
      </w:tblGrid>
      <w:tr w:rsidR="008751D5" w:rsidRPr="00007D6D" w14:paraId="4E27A75F" w14:textId="77777777" w:rsidTr="001233C9">
        <w:trPr>
          <w:cnfStyle w:val="100000000000" w:firstRow="1" w:lastRow="0" w:firstColumn="0" w:lastColumn="0" w:oddVBand="0" w:evenVBand="0" w:oddHBand="0" w:evenHBand="0" w:firstRowFirstColumn="0" w:firstRowLastColumn="0" w:lastRowFirstColumn="0" w:lastRowLastColumn="0"/>
          <w:tblHeader/>
        </w:trPr>
        <w:tc>
          <w:tcPr>
            <w:tcW w:w="0" w:type="auto"/>
          </w:tcPr>
          <w:p w14:paraId="6C1D1471" w14:textId="35FC114C" w:rsidR="003C66CE" w:rsidRPr="003C66CE" w:rsidRDefault="00250F4F" w:rsidP="00932071">
            <w:pPr>
              <w:pStyle w:val="Compact"/>
              <w:rPr>
                <w:rFonts w:ascii="Times New Roman" w:hAnsi="Times New Roman"/>
                <w:color w:val="000000" w:themeColor="text1"/>
              </w:rPr>
            </w:pPr>
            <w:r>
              <w:rPr>
                <w:rFonts w:ascii="Times New Roman" w:hAnsi="Times New Roman"/>
                <w:color w:val="000000" w:themeColor="text1"/>
              </w:rPr>
              <w:br w:type="page"/>
            </w:r>
          </w:p>
        </w:tc>
        <w:tc>
          <w:tcPr>
            <w:tcW w:w="0" w:type="auto"/>
          </w:tcPr>
          <w:p w14:paraId="32A626AB"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Calibration Target</w:t>
            </w:r>
          </w:p>
        </w:tc>
        <w:tc>
          <w:tcPr>
            <w:tcW w:w="0" w:type="auto"/>
          </w:tcPr>
          <w:p w14:paraId="2B262C17"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Posterior estimate (mean)</w:t>
            </w:r>
          </w:p>
        </w:tc>
        <w:tc>
          <w:tcPr>
            <w:tcW w:w="0" w:type="auto"/>
          </w:tcPr>
          <w:p w14:paraId="72762A25"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Posterior 95% CI</w:t>
            </w:r>
          </w:p>
        </w:tc>
        <w:tc>
          <w:tcPr>
            <w:tcW w:w="0" w:type="auto"/>
          </w:tcPr>
          <w:p w14:paraId="3A3BCBB2"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Posterior 50% CI</w:t>
            </w:r>
          </w:p>
        </w:tc>
        <w:tc>
          <w:tcPr>
            <w:tcW w:w="0" w:type="auto"/>
          </w:tcPr>
          <w:p w14:paraId="2302480E"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Target Within 95% CI?</w:t>
            </w:r>
          </w:p>
        </w:tc>
        <w:tc>
          <w:tcPr>
            <w:tcW w:w="0" w:type="auto"/>
          </w:tcPr>
          <w:p w14:paraId="2992F324"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Target Within 50% CI?</w:t>
            </w:r>
          </w:p>
        </w:tc>
        <w:tc>
          <w:tcPr>
            <w:tcW w:w="0" w:type="auto"/>
          </w:tcPr>
          <w:p w14:paraId="05866C72"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Absolute Error</w:t>
            </w:r>
          </w:p>
        </w:tc>
        <w:tc>
          <w:tcPr>
            <w:tcW w:w="0" w:type="auto"/>
          </w:tcPr>
          <w:p w14:paraId="10FB0604"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Relative Error (%)</w:t>
            </w:r>
          </w:p>
        </w:tc>
        <w:tc>
          <w:tcPr>
            <w:tcW w:w="0" w:type="auto"/>
          </w:tcPr>
          <w:p w14:paraId="09228E90"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Z-score</w:t>
            </w:r>
          </w:p>
        </w:tc>
        <w:tc>
          <w:tcPr>
            <w:tcW w:w="0" w:type="auto"/>
          </w:tcPr>
          <w:p w14:paraId="0DC3EC41"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Posterior Predictive P-value</w:t>
            </w:r>
          </w:p>
        </w:tc>
        <w:tc>
          <w:tcPr>
            <w:tcW w:w="0" w:type="auto"/>
          </w:tcPr>
          <w:p w14:paraId="304B2719"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95% CI Overlap</w:t>
            </w:r>
          </w:p>
        </w:tc>
      </w:tr>
      <w:tr w:rsidR="008751D5" w:rsidRPr="00007D6D" w14:paraId="5AADBB96" w14:textId="77777777" w:rsidTr="001233C9">
        <w:tc>
          <w:tcPr>
            <w:tcW w:w="0" w:type="auto"/>
          </w:tcPr>
          <w:p w14:paraId="624CD7AD"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Prevalence</w:t>
            </w:r>
          </w:p>
        </w:tc>
        <w:tc>
          <w:tcPr>
            <w:tcW w:w="0" w:type="auto"/>
          </w:tcPr>
          <w:p w14:paraId="38FB04D4"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4.50</w:t>
            </w:r>
          </w:p>
        </w:tc>
        <w:tc>
          <w:tcPr>
            <w:tcW w:w="0" w:type="auto"/>
          </w:tcPr>
          <w:p w14:paraId="10F511F5"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4.48</w:t>
            </w:r>
          </w:p>
        </w:tc>
        <w:tc>
          <w:tcPr>
            <w:tcW w:w="0" w:type="auto"/>
          </w:tcPr>
          <w:p w14:paraId="24BEAEC9"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(3.94, 5.02)</w:t>
            </w:r>
          </w:p>
        </w:tc>
        <w:tc>
          <w:tcPr>
            <w:tcW w:w="0" w:type="auto"/>
          </w:tcPr>
          <w:p w14:paraId="42441323"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(4.28, 4.67)</w:t>
            </w:r>
          </w:p>
        </w:tc>
        <w:tc>
          <w:tcPr>
            <w:tcW w:w="0" w:type="auto"/>
          </w:tcPr>
          <w:p w14:paraId="489EEF72"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TRUE</w:t>
            </w:r>
          </w:p>
        </w:tc>
        <w:tc>
          <w:tcPr>
            <w:tcW w:w="0" w:type="auto"/>
          </w:tcPr>
          <w:p w14:paraId="1454B811"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TRUE</w:t>
            </w:r>
          </w:p>
        </w:tc>
        <w:tc>
          <w:tcPr>
            <w:tcW w:w="0" w:type="auto"/>
          </w:tcPr>
          <w:p w14:paraId="11261AE0"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0.02</w:t>
            </w:r>
          </w:p>
        </w:tc>
        <w:tc>
          <w:tcPr>
            <w:tcW w:w="0" w:type="auto"/>
          </w:tcPr>
          <w:p w14:paraId="7DE1CDC6"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0.50</w:t>
            </w:r>
          </w:p>
        </w:tc>
        <w:tc>
          <w:tcPr>
            <w:tcW w:w="0" w:type="auto"/>
          </w:tcPr>
          <w:p w14:paraId="5AA0334B"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0.08</w:t>
            </w:r>
          </w:p>
        </w:tc>
        <w:tc>
          <w:tcPr>
            <w:tcW w:w="0" w:type="auto"/>
          </w:tcPr>
          <w:p w14:paraId="4EDCA295"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0.47</w:t>
            </w:r>
          </w:p>
        </w:tc>
        <w:tc>
          <w:tcPr>
            <w:tcW w:w="0" w:type="auto"/>
          </w:tcPr>
          <w:p w14:paraId="0155FBE9"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0.75</w:t>
            </w:r>
          </w:p>
        </w:tc>
      </w:tr>
      <w:tr w:rsidR="008751D5" w:rsidRPr="00007D6D" w14:paraId="05BC6D41" w14:textId="77777777" w:rsidTr="001233C9">
        <w:tc>
          <w:tcPr>
            <w:tcW w:w="0" w:type="auto"/>
          </w:tcPr>
          <w:p w14:paraId="56024E32"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Detected cases</w:t>
            </w:r>
          </w:p>
        </w:tc>
        <w:tc>
          <w:tcPr>
            <w:tcW w:w="0" w:type="auto"/>
          </w:tcPr>
          <w:p w14:paraId="317EBE44"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6508.00</w:t>
            </w:r>
          </w:p>
        </w:tc>
        <w:tc>
          <w:tcPr>
            <w:tcW w:w="0" w:type="auto"/>
          </w:tcPr>
          <w:p w14:paraId="6655F1F8"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6440.42</w:t>
            </w:r>
          </w:p>
        </w:tc>
        <w:tc>
          <w:tcPr>
            <w:tcW w:w="0" w:type="auto"/>
          </w:tcPr>
          <w:p w14:paraId="0A30AAF0"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(5251.75, 7878.00)</w:t>
            </w:r>
          </w:p>
        </w:tc>
        <w:tc>
          <w:tcPr>
            <w:tcW w:w="0" w:type="auto"/>
          </w:tcPr>
          <w:p w14:paraId="081A65A0"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(5883.75, 6936.75)</w:t>
            </w:r>
          </w:p>
        </w:tc>
        <w:tc>
          <w:tcPr>
            <w:tcW w:w="0" w:type="auto"/>
          </w:tcPr>
          <w:p w14:paraId="77B95395"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TRUE</w:t>
            </w:r>
          </w:p>
        </w:tc>
        <w:tc>
          <w:tcPr>
            <w:tcW w:w="0" w:type="auto"/>
          </w:tcPr>
          <w:p w14:paraId="1BC87EA1"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TRUE</w:t>
            </w:r>
          </w:p>
        </w:tc>
        <w:tc>
          <w:tcPr>
            <w:tcW w:w="0" w:type="auto"/>
          </w:tcPr>
          <w:p w14:paraId="75AEB7EF"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67.58</w:t>
            </w:r>
          </w:p>
        </w:tc>
        <w:tc>
          <w:tcPr>
            <w:tcW w:w="0" w:type="auto"/>
          </w:tcPr>
          <w:p w14:paraId="4AD336AC"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1.04</w:t>
            </w:r>
          </w:p>
        </w:tc>
        <w:tc>
          <w:tcPr>
            <w:tcW w:w="0" w:type="auto"/>
          </w:tcPr>
          <w:p w14:paraId="23E53F13"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0.10</w:t>
            </w:r>
          </w:p>
        </w:tc>
        <w:tc>
          <w:tcPr>
            <w:tcW w:w="0" w:type="auto"/>
          </w:tcPr>
          <w:p w14:paraId="2CB18688"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0.44</w:t>
            </w:r>
          </w:p>
        </w:tc>
        <w:tc>
          <w:tcPr>
            <w:tcW w:w="0" w:type="auto"/>
          </w:tcPr>
          <w:p w14:paraId="3182E5F3"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0.98</w:t>
            </w:r>
          </w:p>
        </w:tc>
      </w:tr>
      <w:tr w:rsidR="008751D5" w:rsidRPr="00007D6D" w14:paraId="3BBDF196" w14:textId="77777777" w:rsidTr="001233C9">
        <w:tc>
          <w:tcPr>
            <w:tcW w:w="0" w:type="auto"/>
          </w:tcPr>
          <w:p w14:paraId="28B7FF27"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Proportion detected cases symptomatic</w:t>
            </w:r>
          </w:p>
        </w:tc>
        <w:tc>
          <w:tcPr>
            <w:tcW w:w="0" w:type="auto"/>
          </w:tcPr>
          <w:p w14:paraId="35C438E9"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0.68</w:t>
            </w:r>
          </w:p>
        </w:tc>
        <w:tc>
          <w:tcPr>
            <w:tcW w:w="0" w:type="auto"/>
          </w:tcPr>
          <w:p w14:paraId="43C80FE5"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0.68</w:t>
            </w:r>
          </w:p>
        </w:tc>
        <w:tc>
          <w:tcPr>
            <w:tcW w:w="0" w:type="auto"/>
          </w:tcPr>
          <w:p w14:paraId="6D16A871"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(0.65, 0.71)</w:t>
            </w:r>
          </w:p>
        </w:tc>
        <w:tc>
          <w:tcPr>
            <w:tcW w:w="0" w:type="auto"/>
          </w:tcPr>
          <w:p w14:paraId="1948F89B"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(0.67, 0.69)</w:t>
            </w:r>
          </w:p>
        </w:tc>
        <w:tc>
          <w:tcPr>
            <w:tcW w:w="0" w:type="auto"/>
          </w:tcPr>
          <w:p w14:paraId="1F760809"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TRUE</w:t>
            </w:r>
          </w:p>
        </w:tc>
        <w:tc>
          <w:tcPr>
            <w:tcW w:w="0" w:type="auto"/>
          </w:tcPr>
          <w:p w14:paraId="0E1EFDD1" w14:textId="77777777" w:rsidR="008751D5" w:rsidRPr="00007D6D" w:rsidRDefault="008751D5" w:rsidP="00932071">
            <w:pPr>
              <w:pStyle w:val="Compact"/>
              <w:rPr>
                <w:rFonts w:ascii="Times New Roman" w:hAnsi="Times New Roman" w:cs="Times New Roman"/>
                <w:sz w:val="20"/>
                <w:szCs w:val="20"/>
              </w:rPr>
            </w:pPr>
            <w:r w:rsidRPr="00007D6D">
              <w:rPr>
                <w:rFonts w:ascii="Times New Roman" w:hAnsi="Times New Roman" w:cs="Times New Roman"/>
                <w:sz w:val="20"/>
                <w:szCs w:val="20"/>
              </w:rPr>
              <w:t>TRUE</w:t>
            </w:r>
          </w:p>
        </w:tc>
        <w:tc>
          <w:tcPr>
            <w:tcW w:w="0" w:type="auto"/>
          </w:tcPr>
          <w:p w14:paraId="55FBE569"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0.00</w:t>
            </w:r>
          </w:p>
        </w:tc>
        <w:tc>
          <w:tcPr>
            <w:tcW w:w="0" w:type="auto"/>
          </w:tcPr>
          <w:p w14:paraId="3B9CC69C"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0.18</w:t>
            </w:r>
          </w:p>
        </w:tc>
        <w:tc>
          <w:tcPr>
            <w:tcW w:w="0" w:type="auto"/>
          </w:tcPr>
          <w:p w14:paraId="087C23DE"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-0.08</w:t>
            </w:r>
          </w:p>
        </w:tc>
        <w:tc>
          <w:tcPr>
            <w:tcW w:w="0" w:type="auto"/>
          </w:tcPr>
          <w:p w14:paraId="1D78C348"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0.54</w:t>
            </w:r>
          </w:p>
        </w:tc>
        <w:tc>
          <w:tcPr>
            <w:tcW w:w="0" w:type="auto"/>
          </w:tcPr>
          <w:p w14:paraId="3CE86D82" w14:textId="77777777" w:rsidR="008751D5" w:rsidRPr="00007D6D" w:rsidRDefault="008751D5" w:rsidP="00932071">
            <w:pPr>
              <w:pStyle w:val="Compact"/>
              <w:jc w:val="right"/>
              <w:rPr>
                <w:rFonts w:ascii="Times New Roman" w:hAnsi="Times New Roman" w:cs="Times New Roman"/>
                <w:sz w:val="20"/>
                <w:szCs w:val="20"/>
              </w:rPr>
            </w:pPr>
            <w:r w:rsidRPr="00007D6D">
              <w:rPr>
                <w:rFonts w:ascii="Times New Roman" w:hAnsi="Times New Roman" w:cs="Times New Roman"/>
                <w:sz w:val="20"/>
                <w:szCs w:val="20"/>
              </w:rPr>
              <w:t>0.62</w:t>
            </w:r>
          </w:p>
        </w:tc>
      </w:tr>
    </w:tbl>
    <w:p w14:paraId="1FF6DAD0" w14:textId="77777777" w:rsidR="00250F4F" w:rsidRDefault="00250F4F">
      <w:pPr>
        <w:spacing w:after="160" w:line="259" w:lineRule="auto"/>
        <w:rPr>
          <w:rFonts w:ascii="Times New Roman" w:hAnsi="Times New Roman"/>
          <w:color w:val="000000" w:themeColor="text1"/>
        </w:rPr>
      </w:pPr>
    </w:p>
    <w:p w14:paraId="7E68A128" w14:textId="77777777" w:rsidR="00C44127" w:rsidRDefault="00C44127">
      <w:pPr>
        <w:spacing w:after="160" w:line="259" w:lineRule="auto"/>
        <w:rPr>
          <w:ins w:id="374" w:author="Ekanayake-Weber, Marcy" w:date="2026-03-06T11:06:00Z" w16du:dateUtc="2026-03-06T16:06:00Z"/>
          <w:rFonts w:ascii="Times New Roman" w:hAnsi="Times New Roman"/>
          <w:color w:val="000000" w:themeColor="text1"/>
        </w:rPr>
      </w:pPr>
    </w:p>
    <w:p w14:paraId="32D91853" w14:textId="73FE24A5" w:rsidR="00E357A7" w:rsidRDefault="00E357A7">
      <w:pPr>
        <w:spacing w:after="160" w:line="259" w:lineRule="auto"/>
        <w:rPr>
          <w:rFonts w:ascii="Times New Roman" w:hAnsi="Times New Roman"/>
          <w:color w:val="000000" w:themeColor="text1"/>
        </w:rPr>
        <w:sectPr w:rsidR="00E357A7" w:rsidSect="001233C9">
          <w:footnotePr>
            <w:numRestart w:val="eachPage"/>
          </w:footnotePr>
          <w:pgSz w:w="15840" w:h="12240" w:orient="landscape"/>
          <w:pgMar w:top="1440" w:right="1440" w:bottom="1440" w:left="1440" w:header="720" w:footer="720" w:gutter="0"/>
          <w:cols w:space="720"/>
          <w:docGrid w:linePitch="360"/>
        </w:sectPr>
      </w:pPr>
      <w:ins w:id="375" w:author="Ekanayake-Weber, Marcy" w:date="2026-03-06T11:06:00Z" w16du:dateUtc="2026-03-06T16:06:00Z">
        <w:r>
          <w:rPr>
            <w:rFonts w:ascii="Times New Roman" w:hAnsi="Times New Roman"/>
            <w:color w:val="000000" w:themeColor="text1"/>
          </w:rPr>
          <w:t>Add PRCC tables here?</w:t>
        </w:r>
      </w:ins>
    </w:p>
    <w:p w14:paraId="3A724580" w14:textId="57B6D5A8" w:rsidR="00487B07" w:rsidRPr="00603CE0" w:rsidRDefault="002508DF" w:rsidP="00222BC2">
      <w:pPr>
        <w:pStyle w:val="SH2"/>
      </w:pPr>
      <w:r w:rsidRPr="00603CE0">
        <w:lastRenderedPageBreak/>
        <w:t>S1</w:t>
      </w:r>
      <w:r w:rsidR="006C4E8F" w:rsidRPr="00603CE0">
        <w:t>.7.</w:t>
      </w:r>
      <w:r w:rsidRPr="00603CE0">
        <w:t xml:space="preserve"> </w:t>
      </w:r>
      <w:r w:rsidR="001709AC" w:rsidRPr="00603CE0">
        <w:t xml:space="preserve">References </w:t>
      </w:r>
    </w:p>
    <w:p w14:paraId="52834D16" w14:textId="77777777" w:rsidR="003168F3" w:rsidRPr="00603CE0" w:rsidRDefault="00487B07" w:rsidP="003168F3">
      <w:pPr>
        <w:pStyle w:val="EndNoteBibliography"/>
        <w:spacing w:after="0"/>
        <w:rPr>
          <w:noProof/>
          <w:color w:val="000000" w:themeColor="text1"/>
        </w:rPr>
      </w:pPr>
      <w:r w:rsidRPr="00603CE0">
        <w:rPr>
          <w:rFonts w:ascii="Times New Roman" w:hAnsi="Times New Roman"/>
          <w:color w:val="000000" w:themeColor="text1"/>
        </w:rPr>
        <w:fldChar w:fldCharType="begin"/>
      </w:r>
      <w:r w:rsidRPr="00603CE0">
        <w:rPr>
          <w:rFonts w:ascii="Times New Roman" w:hAnsi="Times New Roman" w:cs="Times New Roman"/>
          <w:color w:val="000000" w:themeColor="text1"/>
        </w:rPr>
        <w:instrText xml:space="preserve"> ADDIN EN.SECTION.REFLIST </w:instrText>
      </w:r>
      <w:r w:rsidRPr="00603CE0">
        <w:rPr>
          <w:rFonts w:ascii="Times New Roman" w:hAnsi="Times New Roman"/>
          <w:color w:val="000000" w:themeColor="text1"/>
        </w:rPr>
        <w:fldChar w:fldCharType="separate"/>
      </w:r>
      <w:r w:rsidR="003168F3" w:rsidRPr="00603CE0">
        <w:rPr>
          <w:noProof/>
          <w:color w:val="000000" w:themeColor="text1"/>
        </w:rPr>
        <w:t>1.</w:t>
      </w:r>
      <w:r w:rsidR="003168F3" w:rsidRPr="00603CE0">
        <w:rPr>
          <w:noProof/>
          <w:color w:val="000000" w:themeColor="text1"/>
        </w:rPr>
        <w:tab/>
        <w:t xml:space="preserve">Yin X, Li Y, Rönn MM, et al. Assessing thresholds of resistance prevalence at which empiric treatment of gonorrhea should change among men who have sex with men in the US: A cost-effectiveness analysis. </w:t>
      </w:r>
      <w:r w:rsidR="003168F3" w:rsidRPr="00603CE0">
        <w:rPr>
          <w:i/>
          <w:noProof/>
          <w:color w:val="000000" w:themeColor="text1"/>
        </w:rPr>
        <w:t>PLOS Medicine</w:t>
      </w:r>
      <w:r w:rsidR="003168F3" w:rsidRPr="00603CE0">
        <w:rPr>
          <w:noProof/>
          <w:color w:val="000000" w:themeColor="text1"/>
        </w:rPr>
        <w:t xml:space="preserve"> 2024; </w:t>
      </w:r>
      <w:r w:rsidR="003168F3" w:rsidRPr="00603CE0">
        <w:rPr>
          <w:b/>
          <w:noProof/>
          <w:color w:val="000000" w:themeColor="text1"/>
        </w:rPr>
        <w:t>21</w:t>
      </w:r>
      <w:r w:rsidR="003168F3" w:rsidRPr="00603CE0">
        <w:rPr>
          <w:noProof/>
          <w:color w:val="000000" w:themeColor="text1"/>
        </w:rPr>
        <w:t>(7).</w:t>
      </w:r>
    </w:p>
    <w:p w14:paraId="29D28324" w14:textId="77777777" w:rsidR="003168F3" w:rsidRPr="00603CE0" w:rsidRDefault="003168F3" w:rsidP="003168F3">
      <w:pPr>
        <w:pStyle w:val="EndNoteBibliography"/>
        <w:spacing w:after="0"/>
        <w:rPr>
          <w:noProof/>
          <w:color w:val="000000" w:themeColor="text1"/>
        </w:rPr>
      </w:pPr>
      <w:r w:rsidRPr="00603CE0">
        <w:rPr>
          <w:noProof/>
          <w:color w:val="000000" w:themeColor="text1"/>
        </w:rPr>
        <w:t>2.</w:t>
      </w:r>
      <w:r w:rsidRPr="00603CE0">
        <w:rPr>
          <w:noProof/>
          <w:color w:val="000000" w:themeColor="text1"/>
        </w:rPr>
        <w:tab/>
        <w:t xml:space="preserve">Johnson Jones ML, Chapin-Bardales J, Bizune D, et al. Extragenital Chlamydia and Gonorrhea Among Community Venue–Attending Men Who Have Sex with Men — Five Cities, United States, 2017. </w:t>
      </w:r>
      <w:r w:rsidRPr="00603CE0">
        <w:rPr>
          <w:i/>
          <w:noProof/>
          <w:color w:val="000000" w:themeColor="text1"/>
        </w:rPr>
        <w:t>MMWR Morbidity and Mortality Weekly Report</w:t>
      </w:r>
      <w:r w:rsidRPr="00603CE0">
        <w:rPr>
          <w:noProof/>
          <w:color w:val="000000" w:themeColor="text1"/>
        </w:rPr>
        <w:t xml:space="preserve"> 2019; </w:t>
      </w:r>
      <w:r w:rsidRPr="00603CE0">
        <w:rPr>
          <w:b/>
          <w:noProof/>
          <w:color w:val="000000" w:themeColor="text1"/>
        </w:rPr>
        <w:t>68</w:t>
      </w:r>
      <w:r w:rsidRPr="00603CE0">
        <w:rPr>
          <w:noProof/>
          <w:color w:val="000000" w:themeColor="text1"/>
        </w:rPr>
        <w:t>(14): 321-5.</w:t>
      </w:r>
    </w:p>
    <w:p w14:paraId="377713A8" w14:textId="77777777" w:rsidR="003168F3" w:rsidRPr="00603CE0" w:rsidRDefault="003168F3" w:rsidP="003168F3">
      <w:pPr>
        <w:pStyle w:val="EndNoteBibliography"/>
        <w:spacing w:after="0"/>
        <w:rPr>
          <w:noProof/>
          <w:color w:val="000000" w:themeColor="text1"/>
        </w:rPr>
      </w:pPr>
      <w:r w:rsidRPr="00603CE0">
        <w:rPr>
          <w:noProof/>
          <w:color w:val="000000" w:themeColor="text1"/>
        </w:rPr>
        <w:t>3.</w:t>
      </w:r>
      <w:r w:rsidRPr="00603CE0">
        <w:rPr>
          <w:noProof/>
          <w:color w:val="000000" w:themeColor="text1"/>
        </w:rPr>
        <w:tab/>
        <w:t>Centers for Disease Control and Prevention. Sexually Transmitted Disease Surveillance 2018, 2019.</w:t>
      </w:r>
    </w:p>
    <w:p w14:paraId="407B4945" w14:textId="77777777" w:rsidR="003168F3" w:rsidRPr="00603CE0" w:rsidRDefault="003168F3" w:rsidP="003168F3">
      <w:pPr>
        <w:pStyle w:val="EndNoteBibliography"/>
        <w:spacing w:after="0"/>
        <w:rPr>
          <w:noProof/>
          <w:color w:val="000000" w:themeColor="text1"/>
        </w:rPr>
      </w:pPr>
      <w:r w:rsidRPr="00603CE0">
        <w:rPr>
          <w:noProof/>
          <w:color w:val="000000" w:themeColor="text1"/>
        </w:rPr>
        <w:t>4.</w:t>
      </w:r>
      <w:r w:rsidRPr="00603CE0">
        <w:rPr>
          <w:noProof/>
          <w:color w:val="000000" w:themeColor="text1"/>
        </w:rPr>
        <w:tab/>
        <w:t xml:space="preserve">Newman LM, Dowell D, Bernstein K, et al. A Tale of Two Gonorrhea Epidemics: Results from the STD Surveillance Network. </w:t>
      </w:r>
      <w:r w:rsidRPr="00603CE0">
        <w:rPr>
          <w:i/>
          <w:noProof/>
          <w:color w:val="000000" w:themeColor="text1"/>
        </w:rPr>
        <w:t>Public Health Reports</w:t>
      </w:r>
      <w:r w:rsidRPr="00603CE0">
        <w:rPr>
          <w:noProof/>
          <w:color w:val="000000" w:themeColor="text1"/>
        </w:rPr>
        <w:t xml:space="preserve"> 2012; </w:t>
      </w:r>
      <w:r w:rsidRPr="00603CE0">
        <w:rPr>
          <w:b/>
          <w:noProof/>
          <w:color w:val="000000" w:themeColor="text1"/>
        </w:rPr>
        <w:t>127</w:t>
      </w:r>
      <w:r w:rsidRPr="00603CE0">
        <w:rPr>
          <w:noProof/>
          <w:color w:val="000000" w:themeColor="text1"/>
        </w:rPr>
        <w:t>(3): 282-92.</w:t>
      </w:r>
    </w:p>
    <w:p w14:paraId="7C04FE2D" w14:textId="77777777" w:rsidR="003168F3" w:rsidRPr="00603CE0" w:rsidRDefault="003168F3" w:rsidP="003168F3">
      <w:pPr>
        <w:pStyle w:val="EndNoteBibliography"/>
        <w:spacing w:after="0"/>
        <w:rPr>
          <w:noProof/>
          <w:color w:val="000000" w:themeColor="text1"/>
        </w:rPr>
      </w:pPr>
      <w:r w:rsidRPr="00603CE0">
        <w:rPr>
          <w:noProof/>
          <w:color w:val="000000" w:themeColor="text1"/>
        </w:rPr>
        <w:t>5.</w:t>
      </w:r>
      <w:r w:rsidRPr="00603CE0">
        <w:rPr>
          <w:noProof/>
          <w:color w:val="000000" w:themeColor="text1"/>
        </w:rPr>
        <w:tab/>
        <w:t>Hook EI, Handsfield H. Gonococcal infections in the adult [Chapter 35]. In: Holmes K, Sparling P, Stamm W, eds. Sexually Transmitted Diseases. 4 ed. New York, NY: McGraw-Hill Medical; 2008: 627-45.</w:t>
      </w:r>
    </w:p>
    <w:p w14:paraId="7FC2A413" w14:textId="77777777" w:rsidR="003168F3" w:rsidRPr="00603CE0" w:rsidRDefault="003168F3" w:rsidP="003168F3">
      <w:pPr>
        <w:pStyle w:val="EndNoteBibliography"/>
        <w:spacing w:after="0"/>
        <w:rPr>
          <w:noProof/>
          <w:color w:val="000000" w:themeColor="text1"/>
        </w:rPr>
      </w:pPr>
      <w:r w:rsidRPr="00603CE0">
        <w:rPr>
          <w:noProof/>
          <w:color w:val="000000" w:themeColor="text1"/>
        </w:rPr>
        <w:t>6.</w:t>
      </w:r>
      <w:r w:rsidRPr="00603CE0">
        <w:rPr>
          <w:noProof/>
          <w:color w:val="000000" w:themeColor="text1"/>
        </w:rPr>
        <w:tab/>
        <w:t xml:space="preserve">Tang EC, Johnson KA, Alvarado L, et al. Characterizing the Rise of Disseminated Gonococcal Infections in California, July 2020–July 2021. </w:t>
      </w:r>
      <w:r w:rsidRPr="00603CE0">
        <w:rPr>
          <w:i/>
          <w:noProof/>
          <w:color w:val="000000" w:themeColor="text1"/>
        </w:rPr>
        <w:t>Clinical Infectious Diseases</w:t>
      </w:r>
      <w:r w:rsidRPr="00603CE0">
        <w:rPr>
          <w:noProof/>
          <w:color w:val="000000" w:themeColor="text1"/>
        </w:rPr>
        <w:t xml:space="preserve"> 2023; </w:t>
      </w:r>
      <w:r w:rsidRPr="00603CE0">
        <w:rPr>
          <w:b/>
          <w:noProof/>
          <w:color w:val="000000" w:themeColor="text1"/>
        </w:rPr>
        <w:t>76</w:t>
      </w:r>
      <w:r w:rsidRPr="00603CE0">
        <w:rPr>
          <w:noProof/>
          <w:color w:val="000000" w:themeColor="text1"/>
        </w:rPr>
        <w:t>(2): 194-200.</w:t>
      </w:r>
    </w:p>
    <w:p w14:paraId="36E3E30A" w14:textId="77777777" w:rsidR="003168F3" w:rsidRPr="00603CE0" w:rsidRDefault="003168F3" w:rsidP="003168F3">
      <w:pPr>
        <w:pStyle w:val="EndNoteBibliography"/>
        <w:spacing w:after="0"/>
        <w:rPr>
          <w:noProof/>
          <w:color w:val="000000" w:themeColor="text1"/>
        </w:rPr>
      </w:pPr>
      <w:r w:rsidRPr="00603CE0">
        <w:rPr>
          <w:noProof/>
          <w:color w:val="000000" w:themeColor="text1"/>
        </w:rPr>
        <w:t>7.</w:t>
      </w:r>
      <w:r w:rsidRPr="00603CE0">
        <w:rPr>
          <w:noProof/>
          <w:color w:val="000000" w:themeColor="text1"/>
        </w:rPr>
        <w:tab/>
        <w:t xml:space="preserve">Weston EJ, Heidenga BL, Farley MM, et al. Surveillance for Disseminated Gonococcal Infections, Active Bacterial Core Surveillance (ABCs)—United States, 2015–2019. </w:t>
      </w:r>
      <w:r w:rsidRPr="00603CE0">
        <w:rPr>
          <w:i/>
          <w:noProof/>
          <w:color w:val="000000" w:themeColor="text1"/>
        </w:rPr>
        <w:t>Clinical Infectious Diseases</w:t>
      </w:r>
      <w:r w:rsidRPr="00603CE0">
        <w:rPr>
          <w:noProof/>
          <w:color w:val="000000" w:themeColor="text1"/>
        </w:rPr>
        <w:t xml:space="preserve"> 2022.</w:t>
      </w:r>
    </w:p>
    <w:p w14:paraId="7FB6054D" w14:textId="77777777" w:rsidR="003168F3" w:rsidRPr="00603CE0" w:rsidRDefault="003168F3" w:rsidP="003168F3">
      <w:pPr>
        <w:pStyle w:val="EndNoteBibliography"/>
        <w:spacing w:after="0"/>
        <w:rPr>
          <w:noProof/>
          <w:color w:val="000000" w:themeColor="text1"/>
        </w:rPr>
      </w:pPr>
      <w:r w:rsidRPr="00603CE0">
        <w:rPr>
          <w:noProof/>
          <w:color w:val="000000" w:themeColor="text1"/>
        </w:rPr>
        <w:t>8.</w:t>
      </w:r>
      <w:r w:rsidRPr="00603CE0">
        <w:rPr>
          <w:noProof/>
          <w:color w:val="000000" w:themeColor="text1"/>
        </w:rPr>
        <w:tab/>
        <w:t>Bowles KE, Cribbin M, DiNenno E, et al. HIV risk, prevention, and testing behaviors among men who have sex with men; National HIV Behavioral Surveillance System, 21 U.S. cities, United States, 2008. 2011.</w:t>
      </w:r>
    </w:p>
    <w:p w14:paraId="7AFD748A" w14:textId="77777777" w:rsidR="003168F3" w:rsidRPr="00603CE0" w:rsidRDefault="003168F3" w:rsidP="003168F3">
      <w:pPr>
        <w:pStyle w:val="EndNoteBibliography"/>
        <w:spacing w:after="0"/>
        <w:rPr>
          <w:noProof/>
          <w:color w:val="000000" w:themeColor="text1"/>
        </w:rPr>
      </w:pPr>
      <w:r w:rsidRPr="00603CE0">
        <w:rPr>
          <w:noProof/>
          <w:color w:val="000000" w:themeColor="text1"/>
        </w:rPr>
        <w:t>9.</w:t>
      </w:r>
      <w:r w:rsidRPr="00603CE0">
        <w:rPr>
          <w:noProof/>
          <w:color w:val="000000" w:themeColor="text1"/>
        </w:rPr>
        <w:tab/>
        <w:t>HIV Surveillance Special Report: 2014; no.15.</w:t>
      </w:r>
    </w:p>
    <w:p w14:paraId="1927FE54" w14:textId="77777777" w:rsidR="003168F3" w:rsidRPr="00603CE0" w:rsidRDefault="003168F3" w:rsidP="003168F3">
      <w:pPr>
        <w:pStyle w:val="EndNoteBibliography"/>
        <w:spacing w:after="0"/>
        <w:rPr>
          <w:noProof/>
          <w:color w:val="000000" w:themeColor="text1"/>
        </w:rPr>
      </w:pPr>
      <w:r w:rsidRPr="00603CE0">
        <w:rPr>
          <w:noProof/>
          <w:color w:val="000000" w:themeColor="text1"/>
        </w:rPr>
        <w:t>10.</w:t>
      </w:r>
      <w:r w:rsidRPr="00603CE0">
        <w:rPr>
          <w:noProof/>
          <w:color w:val="000000" w:themeColor="text1"/>
        </w:rPr>
        <w:tab/>
        <w:t>Centers for Disease Control and Prevention. HIV Infection risk, prevention, and testing behaviors among men who have sex with men National HIV behavioral surveillance 23 U.S. cities, 2017. Atlanta, GA, 2019.</w:t>
      </w:r>
    </w:p>
    <w:p w14:paraId="7DE84C26" w14:textId="77777777" w:rsidR="003168F3" w:rsidRPr="00603CE0" w:rsidRDefault="003168F3" w:rsidP="003168F3">
      <w:pPr>
        <w:pStyle w:val="EndNoteBibliography"/>
        <w:spacing w:after="0"/>
        <w:rPr>
          <w:noProof/>
          <w:color w:val="000000" w:themeColor="text1"/>
        </w:rPr>
      </w:pPr>
      <w:r w:rsidRPr="00603CE0">
        <w:rPr>
          <w:noProof/>
          <w:color w:val="000000" w:themeColor="text1"/>
        </w:rPr>
        <w:t>11.</w:t>
      </w:r>
      <w:r w:rsidRPr="00603CE0">
        <w:rPr>
          <w:noProof/>
          <w:color w:val="000000" w:themeColor="text1"/>
        </w:rPr>
        <w:tab/>
        <w:t xml:space="preserve">Barbee LA, Soge OO, Khosropour CM, et al. The Duration of Pharyngeal Gonorrhea: A Natural History Study. </w:t>
      </w:r>
      <w:r w:rsidRPr="00603CE0">
        <w:rPr>
          <w:i/>
          <w:noProof/>
          <w:color w:val="000000" w:themeColor="text1"/>
        </w:rPr>
        <w:t>Clinical Infectious Diseases</w:t>
      </w:r>
      <w:r w:rsidRPr="00603CE0">
        <w:rPr>
          <w:noProof/>
          <w:color w:val="000000" w:themeColor="text1"/>
        </w:rPr>
        <w:t xml:space="preserve"> 2021; </w:t>
      </w:r>
      <w:r w:rsidRPr="00603CE0">
        <w:rPr>
          <w:b/>
          <w:noProof/>
          <w:color w:val="000000" w:themeColor="text1"/>
        </w:rPr>
        <w:t>73</w:t>
      </w:r>
      <w:r w:rsidRPr="00603CE0">
        <w:rPr>
          <w:noProof/>
          <w:color w:val="000000" w:themeColor="text1"/>
        </w:rPr>
        <w:t>(4).</w:t>
      </w:r>
    </w:p>
    <w:p w14:paraId="0AC92408" w14:textId="77777777" w:rsidR="003168F3" w:rsidRPr="00603CE0" w:rsidRDefault="003168F3" w:rsidP="003168F3">
      <w:pPr>
        <w:pStyle w:val="EndNoteBibliography"/>
        <w:spacing w:after="0"/>
        <w:rPr>
          <w:noProof/>
          <w:color w:val="000000" w:themeColor="text1"/>
        </w:rPr>
      </w:pPr>
      <w:r w:rsidRPr="00603CE0">
        <w:rPr>
          <w:noProof/>
          <w:color w:val="000000" w:themeColor="text1"/>
        </w:rPr>
        <w:t>12.</w:t>
      </w:r>
      <w:r w:rsidRPr="00603CE0">
        <w:rPr>
          <w:noProof/>
          <w:color w:val="000000" w:themeColor="text1"/>
        </w:rPr>
        <w:tab/>
        <w:t xml:space="preserve">Barbee LA, Khosropour CM, Soge OO, et al. The Natural History of Rectal Gonococcal and Chlamydial Infections: The ExGen Study. </w:t>
      </w:r>
      <w:r w:rsidRPr="00603CE0">
        <w:rPr>
          <w:i/>
          <w:noProof/>
          <w:color w:val="000000" w:themeColor="text1"/>
        </w:rPr>
        <w:t>Clinical Infectious Diseases</w:t>
      </w:r>
      <w:r w:rsidRPr="00603CE0">
        <w:rPr>
          <w:noProof/>
          <w:color w:val="000000" w:themeColor="text1"/>
        </w:rPr>
        <w:t xml:space="preserve"> 2022; </w:t>
      </w:r>
      <w:r w:rsidRPr="00603CE0">
        <w:rPr>
          <w:b/>
          <w:noProof/>
          <w:color w:val="000000" w:themeColor="text1"/>
        </w:rPr>
        <w:t>74</w:t>
      </w:r>
      <w:r w:rsidRPr="00603CE0">
        <w:rPr>
          <w:noProof/>
          <w:color w:val="000000" w:themeColor="text1"/>
        </w:rPr>
        <w:t>(9).</w:t>
      </w:r>
    </w:p>
    <w:p w14:paraId="52D8D2C1" w14:textId="77777777" w:rsidR="003168F3" w:rsidRPr="00603CE0" w:rsidRDefault="003168F3" w:rsidP="003168F3">
      <w:pPr>
        <w:pStyle w:val="EndNoteBibliography"/>
        <w:spacing w:after="0"/>
        <w:rPr>
          <w:noProof/>
          <w:color w:val="000000" w:themeColor="text1"/>
        </w:rPr>
      </w:pPr>
      <w:r w:rsidRPr="00603CE0">
        <w:rPr>
          <w:noProof/>
          <w:color w:val="000000" w:themeColor="text1"/>
        </w:rPr>
        <w:t>13.</w:t>
      </w:r>
      <w:r w:rsidRPr="00603CE0">
        <w:rPr>
          <w:noProof/>
          <w:color w:val="000000" w:themeColor="text1"/>
        </w:rPr>
        <w:tab/>
        <w:t xml:space="preserve">Hoover KW, Butler M, Workowski K, et al. STD Screening of HIV-Infected MSM in HIV Clinics. </w:t>
      </w:r>
      <w:r w:rsidRPr="00603CE0">
        <w:rPr>
          <w:i/>
          <w:noProof/>
          <w:color w:val="000000" w:themeColor="text1"/>
        </w:rPr>
        <w:t>Sexually Transmitted Diseases</w:t>
      </w:r>
      <w:r w:rsidRPr="00603CE0">
        <w:rPr>
          <w:noProof/>
          <w:color w:val="000000" w:themeColor="text1"/>
        </w:rPr>
        <w:t xml:space="preserve"> 2010; </w:t>
      </w:r>
      <w:r w:rsidRPr="00603CE0">
        <w:rPr>
          <w:b/>
          <w:noProof/>
          <w:color w:val="000000" w:themeColor="text1"/>
        </w:rPr>
        <w:t>37</w:t>
      </w:r>
      <w:r w:rsidRPr="00603CE0">
        <w:rPr>
          <w:noProof/>
          <w:color w:val="000000" w:themeColor="text1"/>
        </w:rPr>
        <w:t>(12).</w:t>
      </w:r>
    </w:p>
    <w:p w14:paraId="40C8842F" w14:textId="77777777" w:rsidR="003168F3" w:rsidRPr="00603CE0" w:rsidRDefault="003168F3" w:rsidP="003168F3">
      <w:pPr>
        <w:pStyle w:val="EndNoteBibliography"/>
        <w:spacing w:after="0"/>
        <w:rPr>
          <w:noProof/>
          <w:color w:val="000000" w:themeColor="text1"/>
        </w:rPr>
      </w:pPr>
      <w:r w:rsidRPr="00603CE0">
        <w:rPr>
          <w:noProof/>
          <w:color w:val="000000" w:themeColor="text1"/>
        </w:rPr>
        <w:t>14.</w:t>
      </w:r>
      <w:r w:rsidRPr="00603CE0">
        <w:rPr>
          <w:noProof/>
          <w:color w:val="000000" w:themeColor="text1"/>
        </w:rPr>
        <w:tab/>
        <w:t xml:space="preserve">Aaron KJ, Van Der Pol B, Jordan SJ, Schwebke JR, Hook EWI. Delay in Seeking Health Care Services After Onset of Urethritis Symptoms in Men. </w:t>
      </w:r>
      <w:r w:rsidRPr="00603CE0">
        <w:rPr>
          <w:i/>
          <w:noProof/>
          <w:color w:val="000000" w:themeColor="text1"/>
        </w:rPr>
        <w:t>Sexually Transmitted Diseases</w:t>
      </w:r>
      <w:r w:rsidRPr="00603CE0">
        <w:rPr>
          <w:noProof/>
          <w:color w:val="000000" w:themeColor="text1"/>
        </w:rPr>
        <w:t xml:space="preserve"> 2019; </w:t>
      </w:r>
      <w:r w:rsidRPr="00603CE0">
        <w:rPr>
          <w:b/>
          <w:noProof/>
          <w:color w:val="000000" w:themeColor="text1"/>
        </w:rPr>
        <w:t>46</w:t>
      </w:r>
      <w:r w:rsidRPr="00603CE0">
        <w:rPr>
          <w:noProof/>
          <w:color w:val="000000" w:themeColor="text1"/>
        </w:rPr>
        <w:t>(5).</w:t>
      </w:r>
    </w:p>
    <w:p w14:paraId="5C911307" w14:textId="77777777" w:rsidR="003168F3" w:rsidRPr="00603CE0" w:rsidRDefault="003168F3" w:rsidP="003168F3">
      <w:pPr>
        <w:pStyle w:val="EndNoteBibliography"/>
        <w:spacing w:after="0"/>
        <w:rPr>
          <w:noProof/>
          <w:color w:val="000000" w:themeColor="text1"/>
        </w:rPr>
      </w:pPr>
      <w:r w:rsidRPr="00603CE0">
        <w:rPr>
          <w:noProof/>
          <w:color w:val="000000" w:themeColor="text1"/>
        </w:rPr>
        <w:t>15.</w:t>
      </w:r>
      <w:r w:rsidRPr="00603CE0">
        <w:rPr>
          <w:noProof/>
          <w:color w:val="000000" w:themeColor="text1"/>
        </w:rPr>
        <w:tab/>
        <w:t xml:space="preserve">Schlanger K, Mauk K, Learner ER, et al. Test of Cure Return Rate and Test Positivity, Strengthening the US Response to Resistant Gonorrhea, United States, 2018–2019. </w:t>
      </w:r>
      <w:r w:rsidRPr="00603CE0">
        <w:rPr>
          <w:i/>
          <w:noProof/>
          <w:color w:val="000000" w:themeColor="text1"/>
        </w:rPr>
        <w:t>Sexually Transmitted Diseases</w:t>
      </w:r>
      <w:r w:rsidRPr="00603CE0">
        <w:rPr>
          <w:noProof/>
          <w:color w:val="000000" w:themeColor="text1"/>
        </w:rPr>
        <w:t xml:space="preserve"> 2021; </w:t>
      </w:r>
      <w:r w:rsidRPr="00603CE0">
        <w:rPr>
          <w:b/>
          <w:noProof/>
          <w:color w:val="000000" w:themeColor="text1"/>
        </w:rPr>
        <w:t>48</w:t>
      </w:r>
      <w:r w:rsidRPr="00603CE0">
        <w:rPr>
          <w:noProof/>
          <w:color w:val="000000" w:themeColor="text1"/>
        </w:rPr>
        <w:t>(12S).</w:t>
      </w:r>
    </w:p>
    <w:p w14:paraId="56E7A9F6" w14:textId="77777777" w:rsidR="003168F3" w:rsidRPr="00603CE0" w:rsidRDefault="003168F3" w:rsidP="003168F3">
      <w:pPr>
        <w:pStyle w:val="EndNoteBibliography"/>
        <w:spacing w:after="0"/>
        <w:rPr>
          <w:noProof/>
          <w:color w:val="000000" w:themeColor="text1"/>
        </w:rPr>
      </w:pPr>
      <w:r w:rsidRPr="00603CE0">
        <w:rPr>
          <w:noProof/>
          <w:color w:val="000000" w:themeColor="text1"/>
        </w:rPr>
        <w:t>16.</w:t>
      </w:r>
      <w:r w:rsidRPr="00603CE0">
        <w:rPr>
          <w:noProof/>
          <w:color w:val="000000" w:themeColor="text1"/>
        </w:rPr>
        <w:tab/>
        <w:t>Centers for Disease Control and Prevention. Sexually Transmitted Infection Surveillance 2021: Gonococcal Isolate Surveillance Project Profile. Atlanta, GA: US Department of Health and Human Services, 2023.</w:t>
      </w:r>
    </w:p>
    <w:p w14:paraId="47FC3C27" w14:textId="77777777" w:rsidR="003168F3" w:rsidRPr="00603CE0" w:rsidRDefault="003168F3" w:rsidP="003168F3">
      <w:pPr>
        <w:pStyle w:val="EndNoteBibliography"/>
        <w:rPr>
          <w:noProof/>
          <w:color w:val="000000" w:themeColor="text1"/>
        </w:rPr>
      </w:pPr>
      <w:r w:rsidRPr="00603CE0">
        <w:rPr>
          <w:noProof/>
          <w:color w:val="000000" w:themeColor="text1"/>
        </w:rPr>
        <w:t>17.</w:t>
      </w:r>
      <w:r w:rsidRPr="00603CE0">
        <w:rPr>
          <w:noProof/>
          <w:color w:val="000000" w:themeColor="text1"/>
        </w:rPr>
        <w:tab/>
        <w:t>Global Burden of Disease Collaborative Network. Global Burden of Disease Study 2019 (GBD 2019) Disability Weights. In: (IHME) IfHMaE, editor. Seattle, United States of America; 2020.</w:t>
      </w:r>
    </w:p>
    <w:p w14:paraId="1EE16031" w14:textId="3AC58E98" w:rsidR="00267E63" w:rsidRPr="00603CE0" w:rsidRDefault="00487B07" w:rsidP="00883DA4">
      <w:pPr>
        <w:spacing w:after="160" w:line="259" w:lineRule="auto"/>
        <w:rPr>
          <w:rFonts w:ascii="Times New Roman" w:eastAsiaTheme="majorEastAsia" w:hAnsi="Times New Roman"/>
          <w:color w:val="000000" w:themeColor="text1"/>
          <w:sz w:val="20"/>
        </w:rPr>
        <w:sectPr w:rsidR="00267E63" w:rsidRPr="00603CE0" w:rsidSect="001233C9">
          <w:footnotePr>
            <w:numRestart w:val="eachPage"/>
          </w:footnotePr>
          <w:pgSz w:w="12240" w:h="15840"/>
          <w:pgMar w:top="1440" w:right="1440" w:bottom="1440" w:left="1440" w:header="720" w:footer="720" w:gutter="0"/>
          <w:cols w:space="720"/>
          <w:docGrid w:linePitch="360"/>
        </w:sectPr>
      </w:pPr>
      <w:r w:rsidRPr="00603CE0">
        <w:rPr>
          <w:rFonts w:ascii="Times New Roman" w:hAnsi="Times New Roman"/>
          <w:color w:val="000000" w:themeColor="text1"/>
        </w:rPr>
        <w:fldChar w:fldCharType="end"/>
      </w:r>
    </w:p>
    <w:p w14:paraId="1BB07446" w14:textId="77777777" w:rsidR="009F0771" w:rsidRPr="00603CE0" w:rsidRDefault="00BE6C11" w:rsidP="00222BC2">
      <w:pPr>
        <w:pStyle w:val="Heading2"/>
        <w:sectPr w:rsidR="009F0771" w:rsidRPr="00603CE0" w:rsidSect="00250F4F">
          <w:pgSz w:w="12240" w:h="15840"/>
          <w:pgMar w:top="1440" w:right="1440" w:bottom="1440" w:left="1440" w:header="720" w:footer="720" w:gutter="0"/>
          <w:cols w:space="720"/>
          <w:docGrid w:linePitch="360"/>
        </w:sectPr>
      </w:pPr>
      <w:r w:rsidRPr="00603CE0">
        <w:lastRenderedPageBreak/>
        <w:br w:type="page"/>
      </w:r>
    </w:p>
    <w:p w14:paraId="59193746" w14:textId="154E4D8D" w:rsidR="00914F4F" w:rsidRPr="00603CE0" w:rsidRDefault="00914F4F" w:rsidP="008058CE">
      <w:pPr>
        <w:pStyle w:val="SH1"/>
      </w:pPr>
      <w:r w:rsidRPr="00603CE0">
        <w:lastRenderedPageBreak/>
        <w:t>ODD Protocol Model Description</w:t>
      </w:r>
    </w:p>
    <w:p w14:paraId="376A5BEF" w14:textId="0890E575"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The model description below follows the ODD Protocol put forward by Grimm et al. (2006, 2010, 2020). </w:t>
      </w:r>
    </w:p>
    <w:p w14:paraId="0655C20F"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 </w:t>
      </w:r>
    </w:p>
    <w:p w14:paraId="230271F2" w14:textId="77777777" w:rsidR="00914F4F" w:rsidRPr="00603CE0" w:rsidRDefault="00914F4F" w:rsidP="00222BC2">
      <w:pPr>
        <w:pStyle w:val="SH2"/>
      </w:pPr>
      <w:r w:rsidRPr="00603CE0">
        <w:t>Purpose and Patterns</w:t>
      </w:r>
    </w:p>
    <w:p w14:paraId="2FDA291B"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This model’s purpose was to assess the cost-effectiveness of surveillance methods for antimicrobial resistance in gonorrhea in the US. It was also developed with the goal of being flexible enough to incorporate multisite infection and different kinds of sexual behavior for future investigations.</w:t>
      </w:r>
    </w:p>
    <w:p w14:paraId="5F67C2A1" w14:textId="3944F98B"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The patterns to which the model was matched were infection,</w:t>
      </w:r>
      <w:r w:rsidRPr="00603CE0">
        <w:rPr>
          <w:rFonts w:ascii="Times New Roman" w:hAnsi="Times New Roman"/>
          <w:color w:val="000000" w:themeColor="text1"/>
        </w:rPr>
        <w:fldChar w:fldCharType="begin"/>
      </w:r>
      <w:r w:rsidR="00492BDF" w:rsidRPr="00603CE0">
        <w:rPr>
          <w:rFonts w:ascii="Times New Roman" w:hAnsi="Times New Roman"/>
          <w:color w:val="000000" w:themeColor="text1"/>
        </w:rPr>
        <w:instrText xml:space="preserve"> ADDIN EN.CITE &lt;EndNote&gt;&lt;Cite&gt;&lt;Author&gt;Johnson Jones&lt;/Author&gt;&lt;Year&gt;2019&lt;/Year&gt;&lt;RecNum&gt;2165&lt;/RecNum&gt;&lt;DisplayText&gt;&lt;style face="superscript"&gt;1&lt;/style&gt;&lt;/DisplayText&gt;&lt;record&gt;&lt;rec-number&gt;2165&lt;/rec-number&gt;&lt;foreign-keys&gt;&lt;key app="EN" db-id="wptxs2svnezeaaex5ebp2d9tvv0d9sw25p2p" timestamp="1701717242" guid="8d831d81-2711-4dfe-9438-b16d6daffba9"&gt;2165&lt;/key&gt;&lt;/foreign-keys&gt;&lt;ref-type name="Journal Article"&gt;17&lt;/ref-type&gt;&lt;contributors&gt;&lt;authors&gt;&lt;author&gt;Johnson Jones, Michelle L.&lt;/author&gt;&lt;author&gt;Chapin-Bardales, Johanna&lt;/author&gt;&lt;author&gt;Bizune, Destani&lt;/author&gt;&lt;author&gt;Papp, John R.&lt;/author&gt;&lt;author&gt;Phillips, Christi&lt;/author&gt;&lt;author&gt;Kirkcaldy, Robert D.&lt;/author&gt;&lt;author&gt;Wejnert, Cyprian&lt;/author&gt;&lt;author&gt;Bernstein, Kyle T.&lt;/author&gt;&lt;author&gt;Khuwaja, Salma&lt;/author&gt;&lt;author&gt;Lopez, Zaida&lt;/author&gt;&lt;author&gt;Padgett, Paige&lt;/author&gt;&lt;author&gt;Forrest, David&lt;/author&gt;&lt;author&gt;Nixon, Willie&lt;/author&gt;&lt;author&gt;Spencer, Emma&lt;/author&gt;&lt;author&gt;Braunstein, Sarah&lt;/author&gt;&lt;author&gt;Carrillo, Sidney&lt;/author&gt;&lt;author&gt;Rivera, Alexis&lt;/author&gt;&lt;author&gt;Ick, Theresa&lt;/author&gt;&lt;author&gt;Raymond, H. Fisher&lt;/author&gt;&lt;author&gt;Opoku, Jenevieve&lt;/author&gt;&lt;author&gt;Kuo, Irene&lt;/author&gt;&lt;/authors&gt;&lt;/contributors&gt;&lt;titles&gt;&lt;title&gt;Extragenital Chlamydia and Gonorrhea Among Community Venue–Attending Men Who Have Sex with Men — Five Cities, United States, 2017&lt;/title&gt;&lt;secondary-title&gt;MMWR. Morbidity and Mortality Weekly Report&lt;/secondary-title&gt;&lt;/titles&gt;&lt;periodical&gt;&lt;full-title&gt;MMWR. Morbidity and Mortality Weekly Report&lt;/full-title&gt;&lt;/periodical&gt;&lt;pages&gt;321-325&lt;/pages&gt;&lt;volume&gt;68&lt;/volume&gt;&lt;number&gt;14&lt;/number&gt;&lt;dates&gt;&lt;year&gt;2019&lt;/year&gt;&lt;/dates&gt;&lt;publisher&gt;Centers for Disease Control MMWR Office&lt;/publisher&gt;&lt;isbn&gt;0149-2195&lt;/isbn&gt;&lt;urls&gt;&lt;related-urls&gt;&lt;url&gt;https://dx.doi.org/10.15585/mmwr.mm6814a1&lt;/url&gt;&lt;/related-urls&gt;&lt;/urls&gt;&lt;electronic-resource-num&gt;10.15585/mmwr.mm6814a1&lt;/electronic-resource-num&gt;&lt;/record&gt;&lt;/Cite&gt;&lt;/EndNote&gt;</w:instrText>
      </w:r>
      <w:r w:rsidRPr="00603CE0">
        <w:rPr>
          <w:rFonts w:ascii="Times New Roman" w:hAnsi="Times New Roman"/>
          <w:color w:val="000000" w:themeColor="text1"/>
        </w:rPr>
        <w:fldChar w:fldCharType="separate"/>
      </w:r>
      <w:r w:rsidR="00492BDF" w:rsidRPr="00603CE0">
        <w:rPr>
          <w:rFonts w:ascii="Times New Roman" w:hAnsi="Times New Roman"/>
          <w:color w:val="000000" w:themeColor="text1"/>
          <w:vertAlign w:val="superscript"/>
        </w:rPr>
        <w:t>1</w:t>
      </w:r>
      <w:r w:rsidRPr="00603CE0">
        <w:rPr>
          <w:rFonts w:ascii="Times New Roman" w:hAnsi="Times New Roman"/>
          <w:color w:val="000000" w:themeColor="text1"/>
        </w:rPr>
        <w:fldChar w:fldCharType="end"/>
      </w:r>
      <w:r w:rsidRPr="00603CE0">
        <w:rPr>
          <w:rFonts w:ascii="Times New Roman" w:hAnsi="Times New Roman"/>
          <w:color w:val="000000" w:themeColor="text1"/>
        </w:rPr>
        <w:t xml:space="preserve"> detected disease cases per 100,000,</w:t>
      </w:r>
      <w:r w:rsidRPr="00603CE0">
        <w:rPr>
          <w:rFonts w:ascii="Times New Roman" w:hAnsi="Times New Roman"/>
          <w:color w:val="000000" w:themeColor="text1"/>
        </w:rPr>
        <w:fldChar w:fldCharType="begin"/>
      </w:r>
      <w:r w:rsidR="00492BDF" w:rsidRPr="00603CE0">
        <w:rPr>
          <w:rFonts w:ascii="Times New Roman" w:hAnsi="Times New Roman"/>
          <w:color w:val="000000" w:themeColor="text1"/>
        </w:rPr>
        <w:instrText xml:space="preserve"> ADDIN EN.CITE &lt;EndNote&gt;&lt;Cite&gt;&lt;Author&gt;Centers for Disease Control and Prevention&lt;/Author&gt;&lt;Year&gt;2019&lt;/Year&gt;&lt;RecNum&gt;2164&lt;/RecNum&gt;&lt;DisplayText&gt;&lt;style face="superscript"&gt;2&lt;/style&gt;&lt;/DisplayText&gt;&lt;record&gt;&lt;rec-number&gt;2164&lt;/rec-number&gt;&lt;foreign-keys&gt;&lt;key app="EN" db-id="wptxs2svnezeaaex5ebp2d9tvv0d9sw25p2p" timestamp="1701716719" guid="64fc2092-03e2-46f3-b423-fe15f14ed085"&gt;2164&lt;/key&gt;&lt;/foreign-keys&gt;&lt;ref-type name="Report"&gt;27&lt;/ref-type&gt;&lt;contributors&gt;&lt;authors&gt;&lt;author&gt;Centers for Disease Control and Prevention,&lt;/author&gt;&lt;/authors&gt;&lt;/contributors&gt;&lt;titles&gt;&lt;title&gt;Sexually Transmitted Disease Surveillance 2018&lt;/title&gt;&lt;/titles&gt;&lt;dates&gt;&lt;year&gt;2019&lt;/year&gt;&lt;/dates&gt;&lt;urls&gt;&lt;/urls&gt;&lt;/record&gt;&lt;/Cite&gt;&lt;/EndNote&gt;</w:instrText>
      </w:r>
      <w:r w:rsidRPr="00603CE0">
        <w:rPr>
          <w:rFonts w:ascii="Times New Roman" w:hAnsi="Times New Roman"/>
          <w:color w:val="000000" w:themeColor="text1"/>
        </w:rPr>
        <w:fldChar w:fldCharType="separate"/>
      </w:r>
      <w:r w:rsidR="00492BDF" w:rsidRPr="00603CE0">
        <w:rPr>
          <w:rFonts w:ascii="Times New Roman" w:hAnsi="Times New Roman"/>
          <w:color w:val="000000" w:themeColor="text1"/>
          <w:vertAlign w:val="superscript"/>
        </w:rPr>
        <w:t>2</w:t>
      </w:r>
      <w:r w:rsidRPr="00603CE0">
        <w:rPr>
          <w:rFonts w:ascii="Times New Roman" w:hAnsi="Times New Roman"/>
          <w:color w:val="000000" w:themeColor="text1"/>
        </w:rPr>
        <w:fldChar w:fldCharType="end"/>
      </w:r>
      <w:r w:rsidRPr="00603CE0">
        <w:rPr>
          <w:rFonts w:ascii="Times New Roman" w:hAnsi="Times New Roman"/>
          <w:color w:val="000000" w:themeColor="text1"/>
        </w:rPr>
        <w:t xml:space="preserve"> and the proportion of detected cases which present as symptomatic.</w:t>
      </w:r>
      <w:r w:rsidRPr="00603CE0">
        <w:rPr>
          <w:rFonts w:ascii="Times New Roman" w:hAnsi="Times New Roman"/>
          <w:color w:val="000000" w:themeColor="text1"/>
        </w:rPr>
        <w:fldChar w:fldCharType="begin"/>
      </w:r>
      <w:r w:rsidR="00492BDF" w:rsidRPr="00603CE0">
        <w:rPr>
          <w:rFonts w:ascii="Times New Roman" w:hAnsi="Times New Roman"/>
          <w:color w:val="000000" w:themeColor="text1"/>
        </w:rPr>
        <w:instrText xml:space="preserve"> ADDIN EN.CITE &lt;EndNote&gt;&lt;Cite&gt;&lt;Author&gt;Newman&lt;/Author&gt;&lt;Year&gt;2012&lt;/Year&gt;&lt;RecNum&gt;2166&lt;/RecNum&gt;&lt;DisplayText&gt;&lt;style face="superscript"&gt;3&lt;/style&gt;&lt;/DisplayText&gt;&lt;record&gt;&lt;rec-number&gt;2166&lt;/rec-number&gt;&lt;foreign-keys&gt;&lt;key app="EN" db-id="wptxs2svnezeaaex5ebp2d9tvv0d9sw25p2p" timestamp="1701717617" guid="a99557a8-e862-4729-83f5-f79ee9c9b64e"&gt;2166&lt;/key&gt;&lt;/foreign-keys&gt;&lt;ref-type name="Journal Article"&gt;17&lt;/ref-type&gt;&lt;contributors&gt;&lt;authors&gt;&lt;author&gt;Newman, Lori Marie&lt;/author&gt;&lt;author&gt;Dowell, Deborah&lt;/author&gt;&lt;author&gt;Bernstein, Kyle&lt;/author&gt;&lt;author&gt;Donnelly, Jennifer&lt;/author&gt;&lt;author&gt;Martins, Summer&lt;/author&gt;&lt;author&gt;Stenger, Mark&lt;/author&gt;&lt;author&gt;Stover, Jeffrey&lt;/author&gt;&lt;author&gt;Weinstock, Hillard&lt;/author&gt;&lt;/authors&gt;&lt;/contributors&gt;&lt;titles&gt;&lt;title&gt;A Tale of Two Gonorrhea Epidemics: Results from the STD Surveillance Network&lt;/title&gt;&lt;secondary-title&gt;Public Health Reports&lt;/secondary-title&gt;&lt;/titles&gt;&lt;periodical&gt;&lt;full-title&gt;Public Health Reports&lt;/full-title&gt;&lt;/periodical&gt;&lt;pages&gt;282-292&lt;/pages&gt;&lt;volume&gt;127&lt;/volume&gt;&lt;number&gt;3&lt;/number&gt;&lt;dates&gt;&lt;year&gt;2012&lt;/year&gt;&lt;/dates&gt;&lt;publisher&gt;SAGE Publications&lt;/publisher&gt;&lt;isbn&gt;0033-3549&lt;/isbn&gt;&lt;urls&gt;&lt;related-urls&gt;&lt;url&gt;https://dx.doi.org/10.1177/003335491212700308&lt;/url&gt;&lt;/related-urls&gt;&lt;/urls&gt;&lt;electronic-resource-num&gt;10.1177/003335491212700308&lt;/electronic-resource-num&gt;&lt;/record&gt;&lt;/Cite&gt;&lt;/EndNote&gt;</w:instrText>
      </w:r>
      <w:r w:rsidRPr="00603CE0">
        <w:rPr>
          <w:rFonts w:ascii="Times New Roman" w:hAnsi="Times New Roman"/>
          <w:color w:val="000000" w:themeColor="text1"/>
        </w:rPr>
        <w:fldChar w:fldCharType="separate"/>
      </w:r>
      <w:r w:rsidR="00492BDF" w:rsidRPr="00603CE0">
        <w:rPr>
          <w:rFonts w:ascii="Times New Roman" w:hAnsi="Times New Roman"/>
          <w:color w:val="000000" w:themeColor="text1"/>
          <w:vertAlign w:val="superscript"/>
        </w:rPr>
        <w:t>3</w:t>
      </w:r>
      <w:r w:rsidRPr="00603CE0">
        <w:rPr>
          <w:rFonts w:ascii="Times New Roman" w:hAnsi="Times New Roman"/>
          <w:color w:val="000000" w:themeColor="text1"/>
        </w:rPr>
        <w:fldChar w:fldCharType="end"/>
      </w:r>
    </w:p>
    <w:p w14:paraId="2AA281D1"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 </w:t>
      </w:r>
    </w:p>
    <w:p w14:paraId="375AF4E9" w14:textId="77777777" w:rsidR="00914F4F" w:rsidRPr="00603CE0" w:rsidRDefault="00914F4F" w:rsidP="00222BC2">
      <w:pPr>
        <w:pStyle w:val="SH2"/>
      </w:pPr>
      <w:r w:rsidRPr="00603CE0">
        <w:t>Entities, state variables, and scales</w:t>
      </w:r>
    </w:p>
    <w:p w14:paraId="37725B26"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Main entities were individuals (Class Indiv) and infections (Class Infection). Other aspects of the program were also implemented as objects, including the Observer (Class Observer), population (Class Population), screener (Class Screener), care-seeking (Class CareSeeking), tests (Class Testing), treatments (Class Treatment), cost calculator (Class CostCalc), and the surveillance program (Class SurveillanceProgram).</w:t>
      </w:r>
    </w:p>
    <w:p w14:paraId="391F85BD"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 </w:t>
      </w:r>
    </w:p>
    <w:p w14:paraId="27864FA1"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Individuals (Class Indiv) were the principle agents, and represented humans in the population. Individuals had a “state” attribute that indicated whether they were susceptible (0) or infectious (1), and an attribute that references the infection they had (null, if currently susceptible). Individuals had a</w:t>
      </w:r>
      <w:r w:rsidR="00D5219A" w:rsidRPr="00603CE0">
        <w:rPr>
          <w:rFonts w:ascii="Times New Roman" w:hAnsi="Times New Roman"/>
          <w:color w:val="000000" w:themeColor="text1"/>
        </w:rPr>
        <w:t>n</w:t>
      </w:r>
      <w:r w:rsidRPr="00603CE0">
        <w:rPr>
          <w:rFonts w:ascii="Times New Roman" w:hAnsi="Times New Roman"/>
          <w:color w:val="000000" w:themeColor="text1"/>
        </w:rPr>
        <w:t xml:space="preserve"> attribute “</w:t>
      </w:r>
      <w:r w:rsidR="00D5219A" w:rsidRPr="00603CE0">
        <w:rPr>
          <w:rFonts w:ascii="Times New Roman" w:hAnsi="Times New Roman"/>
          <w:color w:val="000000" w:themeColor="text1"/>
        </w:rPr>
        <w:t>riskGroup</w:t>
      </w:r>
      <w:r w:rsidRPr="00603CE0">
        <w:rPr>
          <w:rFonts w:ascii="Times New Roman" w:hAnsi="Times New Roman"/>
          <w:color w:val="000000" w:themeColor="text1"/>
        </w:rPr>
        <w:t>”, which indicated whether they were currently in</w:t>
      </w:r>
      <w:r w:rsidR="00357B18" w:rsidRPr="00603CE0">
        <w:rPr>
          <w:rFonts w:ascii="Times New Roman" w:hAnsi="Times New Roman"/>
          <w:color w:val="000000" w:themeColor="text1"/>
        </w:rPr>
        <w:t xml:space="preserve"> the high-risk or low-risk sexual activity group</w:t>
      </w:r>
      <w:r w:rsidRPr="00603CE0">
        <w:rPr>
          <w:rFonts w:ascii="Times New Roman" w:hAnsi="Times New Roman"/>
          <w:color w:val="000000" w:themeColor="text1"/>
        </w:rPr>
        <w:t>. Individuals also had a list of all the timesteps on which a screening should take place, as taken from the normal distribution controlled by the screenInterval parameter. Individuals had a Boolean attribute indicating whether they were currently abstaining from sexual activity. Individuals had a Boolean attribute indicating whether their current infection had had a care-seeking event schedule already, so that this was not redundantly scheduled for the same Indiv and infection. Individuals also contained reference to the parameters, the population, the observer, the schedule, and the random helper.</w:t>
      </w:r>
    </w:p>
    <w:p w14:paraId="702E61ED"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 </w:t>
      </w:r>
    </w:p>
    <w:p w14:paraId="66A9AAA1"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Infections (Class Infection) represent the population of bacteria </w:t>
      </w:r>
      <w:r w:rsidRPr="00603CE0">
        <w:rPr>
          <w:rFonts w:ascii="Times New Roman" w:hAnsi="Times New Roman"/>
          <w:i/>
          <w:color w:val="000000" w:themeColor="text1"/>
        </w:rPr>
        <w:t xml:space="preserve">Neisseria gonorrhoeae </w:t>
      </w:r>
      <w:r w:rsidRPr="00603CE0">
        <w:rPr>
          <w:rFonts w:ascii="Times New Roman" w:hAnsi="Times New Roman"/>
          <w:color w:val="000000" w:themeColor="text1"/>
        </w:rPr>
        <w:t xml:space="preserve">within the host individual. Infections had a string attribute, strain, which could be assigned values of “none” (susceptible to all drugs), “A” (for resistant to drug A but susceptible to B), “B” (for resistant to drug B but susceptible to A), or “Both” (for resistant to both drugs A and B, but </w:t>
      </w:r>
      <w:r w:rsidRPr="00603CE0">
        <w:rPr>
          <w:rFonts w:ascii="Times New Roman" w:hAnsi="Times New Roman"/>
          <w:color w:val="000000" w:themeColor="text1"/>
        </w:rPr>
        <w:lastRenderedPageBreak/>
        <w:t>susceptible to drug X). For ease of access, drug resistance information was also stored as two Boolean attributes: resistanceToA and resistanceToB. Infections also had three other Boolean attributes: current, symptoms, and starting. “Current” served as a redundancy, so that recovered infections could not continue to infect others. “Symptoms” indicated whether the infection was producing symptoms that would lead to care-seeking behavior. “Starting” indicated whether this as an infection present at initialization, because the proportion symptomatic was different in the starting set of infections. Infections could only be accessed through reference to the host Indiv.</w:t>
      </w:r>
    </w:p>
    <w:p w14:paraId="602F3A87"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 </w:t>
      </w:r>
    </w:p>
    <w:p w14:paraId="0EE540BC"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The Observer (Class Observer) is an object instance which exists only to collect data on the Indiv population. In order to collect and output these data, it contains reference to the schedule, the population, and the cost calculator.</w:t>
      </w:r>
    </w:p>
    <w:p w14:paraId="0BF13129" w14:textId="77777777" w:rsidR="00914F4F" w:rsidRPr="00603CE0" w:rsidRDefault="00914F4F" w:rsidP="00914F4F">
      <w:pPr>
        <w:rPr>
          <w:rFonts w:ascii="Times New Roman" w:hAnsi="Times New Roman"/>
          <w:color w:val="000000" w:themeColor="text1"/>
        </w:rPr>
      </w:pPr>
    </w:p>
    <w:p w14:paraId="3EF7A299" w14:textId="488EC4F2"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The Population (Class Population) is an object instance containing reference to all Indivs within a single simulation run. The class also contains methods for subsetting the Indiv population by infection status</w:t>
      </w:r>
      <w:r w:rsidR="00FF72B3" w:rsidRPr="00603CE0">
        <w:rPr>
          <w:rFonts w:ascii="Times New Roman" w:hAnsi="Times New Roman"/>
          <w:color w:val="000000" w:themeColor="text1"/>
        </w:rPr>
        <w:t>, risk group,</w:t>
      </w:r>
      <w:r w:rsidRPr="00603CE0">
        <w:rPr>
          <w:rFonts w:ascii="Times New Roman" w:hAnsi="Times New Roman"/>
          <w:color w:val="000000" w:themeColor="text1"/>
        </w:rPr>
        <w:t xml:space="preserve"> or other attribute. </w:t>
      </w:r>
    </w:p>
    <w:p w14:paraId="3D25A3F8" w14:textId="77777777" w:rsidR="00914F4F" w:rsidRPr="00603CE0" w:rsidRDefault="00914F4F" w:rsidP="00914F4F">
      <w:pPr>
        <w:rPr>
          <w:rFonts w:ascii="Times New Roman" w:hAnsi="Times New Roman"/>
          <w:color w:val="000000" w:themeColor="text1"/>
        </w:rPr>
      </w:pPr>
    </w:p>
    <w:p w14:paraId="68103982"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Treatments (Class Treatment) are objects that are created after a case is detected through either seeking care or screening. The treatment object saves information on the individual and the infection, as well as references to the observer, cost calculator, and certain global states. For each infection case detected, the treatment class handles treatment attempts, treatment failures, and retreatment attempts according to the counterfactual being implemented.</w:t>
      </w:r>
    </w:p>
    <w:p w14:paraId="517B16F4" w14:textId="77777777" w:rsidR="00914F4F" w:rsidRPr="00603CE0" w:rsidRDefault="00914F4F" w:rsidP="00914F4F">
      <w:pPr>
        <w:rPr>
          <w:rFonts w:ascii="Times New Roman" w:hAnsi="Times New Roman"/>
          <w:color w:val="000000" w:themeColor="text1"/>
        </w:rPr>
      </w:pPr>
    </w:p>
    <w:p w14:paraId="7A2C699A"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The cost calculator (Class CostCalc) is a single object per simulation which tallies the monetary costs and quality adjusted life years (QALYs) lost for all individuals in the population. This information is then passed to the Observer for output.</w:t>
      </w:r>
    </w:p>
    <w:p w14:paraId="14DC266B" w14:textId="77777777" w:rsidR="00914F4F" w:rsidRPr="00603CE0" w:rsidRDefault="00914F4F" w:rsidP="00914F4F">
      <w:pPr>
        <w:rPr>
          <w:rFonts w:ascii="Times New Roman" w:hAnsi="Times New Roman"/>
          <w:color w:val="000000" w:themeColor="text1"/>
        </w:rPr>
      </w:pPr>
    </w:p>
    <w:p w14:paraId="5CBA98E2" w14:textId="67D874CC"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The surveillance program (Class SurveillanceProgram) is a single object per simulation which implements a sampling program based off GISP. The first 25 detected cases during each four-week period undergo drug susceptibility testing, the results of which are pooled for each year. Then, if the annual level of resistance in the sample is greater than 5%, first-line treatment recommendation is adjusted. SurveillanceProgram is only active with the GISP </w:t>
      </w:r>
      <w:r w:rsidR="005D09E4" w:rsidRPr="00603CE0">
        <w:rPr>
          <w:rFonts w:ascii="Times New Roman" w:hAnsi="Times New Roman"/>
          <w:color w:val="000000" w:themeColor="text1"/>
        </w:rPr>
        <w:t>scenario</w:t>
      </w:r>
      <w:r w:rsidRPr="00603CE0">
        <w:rPr>
          <w:rFonts w:ascii="Times New Roman" w:hAnsi="Times New Roman"/>
          <w:color w:val="000000" w:themeColor="text1"/>
        </w:rPr>
        <w:t xml:space="preserve">. </w:t>
      </w:r>
    </w:p>
    <w:p w14:paraId="7D87F0E9"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 </w:t>
      </w:r>
    </w:p>
    <w:p w14:paraId="6332208A"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Each timestep represents one week of real-world time. Simulations typically run for up to 1560 timesteps, i.e., representing 30 years of gonorrhea transmission, of which the first 10 years are made up of a burn-in period and a calibration period. </w:t>
      </w:r>
    </w:p>
    <w:p w14:paraId="15173EC1"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 </w:t>
      </w:r>
    </w:p>
    <w:p w14:paraId="37CF25D1" w14:textId="77777777" w:rsidR="00914F4F" w:rsidRPr="00603CE0" w:rsidRDefault="00914F4F" w:rsidP="00222BC2">
      <w:pPr>
        <w:pStyle w:val="SH2"/>
      </w:pPr>
      <w:r w:rsidRPr="00603CE0">
        <w:lastRenderedPageBreak/>
        <w:t>Process Overview and Scheduling</w:t>
      </w:r>
    </w:p>
    <w:p w14:paraId="20EA8324"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For each simulation run, a unique ThreadSafeSchedule instance is created. Events are added to the schedule for future execution.</w:t>
      </w:r>
    </w:p>
    <w:p w14:paraId="5FB5C91A"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For the sake of efficiency, only infectious individuals are processed. For each timestep during which an individual is infected, the following procedure (“infectiousActions()”) is attempted:</w:t>
      </w:r>
    </w:p>
    <w:p w14:paraId="5BF0E028" w14:textId="77777777" w:rsidR="00914F4F" w:rsidRPr="00603CE0" w:rsidRDefault="00914F4F" w:rsidP="00914F4F">
      <w:pPr>
        <w:pStyle w:val="ListParagraph"/>
        <w:numPr>
          <w:ilvl w:val="0"/>
          <w:numId w:val="5"/>
        </w:numPr>
        <w:rPr>
          <w:rFonts w:ascii="Times New Roman" w:hAnsi="Times New Roman"/>
          <w:color w:val="000000" w:themeColor="text1"/>
        </w:rPr>
      </w:pPr>
      <w:r w:rsidRPr="00603CE0">
        <w:rPr>
          <w:rFonts w:ascii="Times New Roman" w:hAnsi="Times New Roman"/>
          <w:color w:val="000000" w:themeColor="text1"/>
        </w:rPr>
        <w:t>It is checked if the individual is still infectious, and had not recovered in the previous timestep. If the individual is not infectious, no further actions occur, and the individual goes dormant.</w:t>
      </w:r>
    </w:p>
    <w:p w14:paraId="7BE2A42A" w14:textId="1ECA420C" w:rsidR="001149BF" w:rsidRPr="00603CE0" w:rsidRDefault="001149BF" w:rsidP="00914F4F">
      <w:pPr>
        <w:pStyle w:val="ListParagraph"/>
        <w:numPr>
          <w:ilvl w:val="0"/>
          <w:numId w:val="5"/>
        </w:numPr>
        <w:rPr>
          <w:rFonts w:ascii="Times New Roman" w:hAnsi="Times New Roman"/>
          <w:color w:val="000000" w:themeColor="text1"/>
        </w:rPr>
      </w:pPr>
      <w:r w:rsidRPr="00603CE0">
        <w:rPr>
          <w:rFonts w:ascii="Times New Roman" w:hAnsi="Times New Roman"/>
          <w:color w:val="000000" w:themeColor="text1"/>
        </w:rPr>
        <w:t>It is check</w:t>
      </w:r>
      <w:r w:rsidR="00565367" w:rsidRPr="00603CE0">
        <w:rPr>
          <w:rFonts w:ascii="Times New Roman" w:hAnsi="Times New Roman"/>
          <w:color w:val="000000" w:themeColor="text1"/>
        </w:rPr>
        <w:t>ed</w:t>
      </w:r>
      <w:r w:rsidRPr="00603CE0">
        <w:rPr>
          <w:rFonts w:ascii="Times New Roman" w:hAnsi="Times New Roman"/>
          <w:color w:val="000000" w:themeColor="text1"/>
        </w:rPr>
        <w:t xml:space="preserve"> if the infection is currently detected. If</w:t>
      </w:r>
      <w:r w:rsidR="00A953D5" w:rsidRPr="00603CE0">
        <w:rPr>
          <w:rFonts w:ascii="Times New Roman" w:hAnsi="Times New Roman"/>
          <w:color w:val="000000" w:themeColor="text1"/>
        </w:rPr>
        <w:t xml:space="preserve"> not, it is checked if the infection should be detected</w:t>
      </w:r>
      <w:r w:rsidR="00705D07" w:rsidRPr="00603CE0">
        <w:rPr>
          <w:rFonts w:ascii="Times New Roman" w:hAnsi="Times New Roman"/>
          <w:color w:val="000000" w:themeColor="text1"/>
        </w:rPr>
        <w:t>:</w:t>
      </w:r>
    </w:p>
    <w:p w14:paraId="112229B9" w14:textId="5AD8751F" w:rsidR="00705D07" w:rsidRPr="00603CE0" w:rsidRDefault="009109C2" w:rsidP="009109C2">
      <w:pPr>
        <w:pStyle w:val="ListParagraph"/>
        <w:numPr>
          <w:ilvl w:val="1"/>
          <w:numId w:val="5"/>
        </w:numPr>
        <w:rPr>
          <w:rFonts w:ascii="Times New Roman" w:hAnsi="Times New Roman"/>
          <w:color w:val="000000" w:themeColor="text1"/>
        </w:rPr>
      </w:pPr>
      <w:r w:rsidRPr="00603CE0">
        <w:rPr>
          <w:rFonts w:ascii="Times New Roman" w:hAnsi="Times New Roman"/>
          <w:color w:val="000000" w:themeColor="text1"/>
        </w:rPr>
        <w:t xml:space="preserve">It is checked if the infectious individual is symptomatic (i.e., would exhibit care-seeking behavior) and does not already have seeking care scheduled. If both are true, the individual has care-seeking scheduled for a future timestep as controlled by the parameter </w:t>
      </w:r>
      <w:r w:rsidRPr="00603CE0">
        <w:rPr>
          <w:rFonts w:ascii="Times New Roman" w:hAnsi="Times New Roman"/>
          <w:i/>
          <w:color w:val="000000" w:themeColor="text1"/>
        </w:rPr>
        <w:t>DelayToSeekCareMSM</w:t>
      </w:r>
      <w:r w:rsidRPr="00603CE0">
        <w:rPr>
          <w:rFonts w:ascii="Times New Roman" w:hAnsi="Times New Roman"/>
          <w:color w:val="000000" w:themeColor="text1"/>
        </w:rPr>
        <w:t xml:space="preserve">, and the individual’s attribute </w:t>
      </w:r>
      <w:r w:rsidRPr="00603CE0">
        <w:rPr>
          <w:rFonts w:ascii="Times New Roman" w:hAnsi="Times New Roman"/>
          <w:i/>
          <w:color w:val="000000" w:themeColor="text1"/>
        </w:rPr>
        <w:t>seekCareScheduled</w:t>
      </w:r>
      <w:r w:rsidRPr="00603CE0">
        <w:rPr>
          <w:rFonts w:ascii="Times New Roman" w:hAnsi="Times New Roman"/>
          <w:color w:val="000000" w:themeColor="text1"/>
        </w:rPr>
        <w:t xml:space="preserve"> is set to true (so that this step is not repeated unnecessarily). If the individual is not symptomatic or already has seeking care scheduled, they continue with the rest of the infectious actions below.</w:t>
      </w:r>
    </w:p>
    <w:p w14:paraId="030BD6C6" w14:textId="269AE60B" w:rsidR="00705D07" w:rsidRPr="00603CE0" w:rsidRDefault="007958B5" w:rsidP="00B779B3">
      <w:pPr>
        <w:pStyle w:val="ListParagraph"/>
        <w:numPr>
          <w:ilvl w:val="1"/>
          <w:numId w:val="5"/>
        </w:numPr>
        <w:rPr>
          <w:rFonts w:ascii="Times New Roman" w:hAnsi="Times New Roman"/>
          <w:color w:val="000000" w:themeColor="text1"/>
        </w:rPr>
      </w:pPr>
      <w:r w:rsidRPr="00603CE0">
        <w:rPr>
          <w:rFonts w:ascii="Times New Roman" w:hAnsi="Times New Roman"/>
          <w:color w:val="000000" w:themeColor="text1"/>
        </w:rPr>
        <w:t>If the infection is not symptomatic, i</w:t>
      </w:r>
      <w:r w:rsidR="00705D07" w:rsidRPr="00603CE0">
        <w:rPr>
          <w:rFonts w:ascii="Times New Roman" w:hAnsi="Times New Roman"/>
          <w:color w:val="000000" w:themeColor="text1"/>
        </w:rPr>
        <w:t>t is checked if this is a timestep during which a screening is scheduled for this individual. If the individual is scheduled for a screening, the individual is screened (class Screener).</w:t>
      </w:r>
    </w:p>
    <w:p w14:paraId="783B0906" w14:textId="77777777" w:rsidR="00705D07" w:rsidRPr="00603CE0" w:rsidRDefault="00705D07" w:rsidP="00B779B3">
      <w:pPr>
        <w:pStyle w:val="ListParagraph"/>
        <w:numPr>
          <w:ilvl w:val="2"/>
          <w:numId w:val="5"/>
        </w:numPr>
        <w:rPr>
          <w:rFonts w:ascii="Times New Roman" w:hAnsi="Times New Roman"/>
          <w:color w:val="000000" w:themeColor="text1"/>
        </w:rPr>
      </w:pPr>
      <w:r w:rsidRPr="00603CE0">
        <w:rPr>
          <w:rFonts w:ascii="Times New Roman" w:hAnsi="Times New Roman"/>
          <w:color w:val="000000" w:themeColor="text1"/>
        </w:rPr>
        <w:t>When an individual is screened, it is confirmed that their current state is infectious. (Otherwise, nothing further will happen, and the individual will ultimately go dormant.) If they are infectious, the case is recorded as detected, and the individual immediately receives treatment (class Treatment).</w:t>
      </w:r>
    </w:p>
    <w:p w14:paraId="0CBB220E" w14:textId="6D1B22DE" w:rsidR="00914F4F" w:rsidRPr="00603CE0" w:rsidRDefault="00705D07" w:rsidP="00B779B3">
      <w:pPr>
        <w:pStyle w:val="ListParagraph"/>
        <w:numPr>
          <w:ilvl w:val="2"/>
          <w:numId w:val="5"/>
        </w:numPr>
        <w:rPr>
          <w:rFonts w:ascii="Times New Roman" w:hAnsi="Times New Roman"/>
          <w:color w:val="000000" w:themeColor="text1"/>
        </w:rPr>
      </w:pPr>
      <w:r w:rsidRPr="00603CE0">
        <w:rPr>
          <w:rFonts w:ascii="Times New Roman" w:hAnsi="Times New Roman"/>
          <w:color w:val="000000" w:themeColor="text1"/>
        </w:rPr>
        <w:t>Upon receiving treatment, screened individuals without resistance immediately recover. Individuals who are asymptomatic AND resistant to the treatment received have their treatment fail. This means that their state remains infectious, and they are still able to attempt to infect other indivs.</w:t>
      </w:r>
    </w:p>
    <w:p w14:paraId="0C5CA6D8" w14:textId="38C16DF3" w:rsidR="00183DAE" w:rsidRPr="00603CE0" w:rsidRDefault="00914F4F" w:rsidP="00914F4F">
      <w:pPr>
        <w:pStyle w:val="ListParagraph"/>
        <w:numPr>
          <w:ilvl w:val="0"/>
          <w:numId w:val="5"/>
        </w:numPr>
        <w:rPr>
          <w:rFonts w:ascii="Times New Roman" w:hAnsi="Times New Roman"/>
          <w:color w:val="000000" w:themeColor="text1"/>
        </w:rPr>
      </w:pPr>
      <w:r w:rsidRPr="00603CE0">
        <w:rPr>
          <w:rFonts w:ascii="Times New Roman" w:hAnsi="Times New Roman"/>
          <w:color w:val="000000" w:themeColor="text1"/>
        </w:rPr>
        <w:t>If the Indiv is still infectious after the previous steps (i.e., asymptomatic and not screened, or, symptomatic but still waiting to seek care</w:t>
      </w:r>
      <w:r w:rsidR="00E21BAC" w:rsidRPr="00603CE0">
        <w:rPr>
          <w:rFonts w:ascii="Times New Roman" w:hAnsi="Times New Roman"/>
          <w:color w:val="000000" w:themeColor="text1"/>
        </w:rPr>
        <w:t xml:space="preserve">, or, having </w:t>
      </w:r>
      <w:r w:rsidR="003E154B" w:rsidRPr="00603CE0">
        <w:rPr>
          <w:rFonts w:ascii="Times New Roman" w:hAnsi="Times New Roman"/>
          <w:color w:val="000000" w:themeColor="text1"/>
        </w:rPr>
        <w:t xml:space="preserve">recently </w:t>
      </w:r>
      <w:r w:rsidR="00E21BAC" w:rsidRPr="00603CE0">
        <w:rPr>
          <w:rFonts w:ascii="Times New Roman" w:hAnsi="Times New Roman"/>
          <w:color w:val="000000" w:themeColor="text1"/>
        </w:rPr>
        <w:t>failed treatment</w:t>
      </w:r>
      <w:r w:rsidR="003E154B" w:rsidRPr="00603CE0">
        <w:rPr>
          <w:rFonts w:ascii="Times New Roman" w:hAnsi="Times New Roman"/>
          <w:color w:val="000000" w:themeColor="text1"/>
        </w:rPr>
        <w:t>)</w:t>
      </w:r>
      <w:r w:rsidRPr="00603CE0">
        <w:rPr>
          <w:rFonts w:ascii="Times New Roman" w:hAnsi="Times New Roman"/>
          <w:color w:val="000000" w:themeColor="text1"/>
        </w:rPr>
        <w:t xml:space="preserve">, then the Indiv </w:t>
      </w:r>
      <w:r w:rsidR="008D7F71" w:rsidRPr="00603CE0">
        <w:rPr>
          <w:rFonts w:ascii="Times New Roman" w:hAnsi="Times New Roman"/>
          <w:color w:val="000000" w:themeColor="text1"/>
        </w:rPr>
        <w:t>has a chance of</w:t>
      </w:r>
      <w:r w:rsidRPr="00603CE0">
        <w:rPr>
          <w:rFonts w:ascii="Times New Roman" w:hAnsi="Times New Roman"/>
          <w:color w:val="000000" w:themeColor="text1"/>
        </w:rPr>
        <w:t xml:space="preserve"> transmit</w:t>
      </w:r>
      <w:r w:rsidR="008D7F71" w:rsidRPr="00603CE0">
        <w:rPr>
          <w:rFonts w:ascii="Times New Roman" w:hAnsi="Times New Roman"/>
          <w:color w:val="000000" w:themeColor="text1"/>
        </w:rPr>
        <w:t>ting</w:t>
      </w:r>
      <w:r w:rsidRPr="00603CE0">
        <w:rPr>
          <w:rFonts w:ascii="Times New Roman" w:hAnsi="Times New Roman"/>
          <w:color w:val="000000" w:themeColor="text1"/>
        </w:rPr>
        <w:t xml:space="preserve"> their infection to another Indiv (method attemptContact()</w:t>
      </w:r>
      <w:r w:rsidR="004B2E03" w:rsidRPr="00603CE0">
        <w:rPr>
          <w:rFonts w:ascii="Times New Roman" w:hAnsi="Times New Roman"/>
          <w:color w:val="000000" w:themeColor="text1"/>
        </w:rPr>
        <w:t>)</w:t>
      </w:r>
      <w:r w:rsidR="00BF357F" w:rsidRPr="00603CE0">
        <w:rPr>
          <w:rFonts w:ascii="Times New Roman" w:hAnsi="Times New Roman"/>
          <w:color w:val="000000" w:themeColor="text1"/>
        </w:rPr>
        <w:t xml:space="preserve">. </w:t>
      </w:r>
    </w:p>
    <w:p w14:paraId="729E81C8" w14:textId="582B89C4" w:rsidR="00914F4F" w:rsidRPr="00603CE0" w:rsidRDefault="00183DAE" w:rsidP="00B779B3">
      <w:pPr>
        <w:pStyle w:val="ListParagraph"/>
        <w:numPr>
          <w:ilvl w:val="1"/>
          <w:numId w:val="5"/>
        </w:numPr>
        <w:rPr>
          <w:rFonts w:ascii="Times New Roman" w:hAnsi="Times New Roman"/>
          <w:color w:val="000000" w:themeColor="text1"/>
        </w:rPr>
      </w:pPr>
      <w:r w:rsidRPr="00603CE0">
        <w:rPr>
          <w:rFonts w:ascii="Times New Roman" w:hAnsi="Times New Roman"/>
          <w:color w:val="000000" w:themeColor="text1"/>
        </w:rPr>
        <w:t>In the attemptContact() method, t</w:t>
      </w:r>
      <w:r w:rsidR="00BF357F" w:rsidRPr="00603CE0">
        <w:rPr>
          <w:rFonts w:ascii="Times New Roman" w:hAnsi="Times New Roman"/>
          <w:color w:val="000000" w:themeColor="text1"/>
        </w:rPr>
        <w:t>he weekly transmission probability is</w:t>
      </w:r>
      <w:r w:rsidR="004C513A" w:rsidRPr="00603CE0">
        <w:rPr>
          <w:rFonts w:ascii="Times New Roman" w:hAnsi="Times New Roman"/>
          <w:color w:val="000000" w:themeColor="text1"/>
        </w:rPr>
        <w:t xml:space="preserve"> </w:t>
      </w:r>
      <w:r w:rsidRPr="00603CE0">
        <w:rPr>
          <w:rFonts w:ascii="Times New Roman" w:hAnsi="Times New Roman"/>
          <w:color w:val="000000" w:themeColor="text1"/>
        </w:rPr>
        <w:t>calculated</w:t>
      </w:r>
      <w:r w:rsidR="00914F4F" w:rsidRPr="00603CE0">
        <w:rPr>
          <w:rFonts w:ascii="Times New Roman" w:hAnsi="Times New Roman"/>
          <w:color w:val="000000" w:themeColor="text1"/>
        </w:rPr>
        <w:t xml:space="preserve"> by the parameter </w:t>
      </w:r>
      <w:r w:rsidR="00914F4F" w:rsidRPr="00603CE0">
        <w:rPr>
          <w:rFonts w:ascii="Times New Roman" w:hAnsi="Times New Roman"/>
          <w:i/>
          <w:color w:val="000000" w:themeColor="text1"/>
        </w:rPr>
        <w:t>TransmissionMSM</w:t>
      </w:r>
      <w:r w:rsidR="00BF357F" w:rsidRPr="00603CE0">
        <w:rPr>
          <w:rFonts w:ascii="Times New Roman" w:hAnsi="Times New Roman"/>
          <w:i/>
          <w:color w:val="000000" w:themeColor="text1"/>
        </w:rPr>
        <w:t xml:space="preserve">, </w:t>
      </w:r>
      <w:r w:rsidR="00BF357F" w:rsidRPr="00603CE0">
        <w:rPr>
          <w:rFonts w:ascii="Times New Roman" w:hAnsi="Times New Roman"/>
          <w:color w:val="000000" w:themeColor="text1"/>
        </w:rPr>
        <w:t xml:space="preserve">and, for low-risk group individuals, </w:t>
      </w:r>
      <w:r w:rsidR="004B2E03" w:rsidRPr="00603CE0">
        <w:rPr>
          <w:rFonts w:ascii="Times New Roman" w:hAnsi="Times New Roman"/>
          <w:i/>
          <w:color w:val="000000" w:themeColor="text1"/>
        </w:rPr>
        <w:t>RiskGroupTransmissionRatio</w:t>
      </w:r>
      <w:r w:rsidR="00914F4F" w:rsidRPr="00603CE0">
        <w:rPr>
          <w:rFonts w:ascii="Times New Roman" w:hAnsi="Times New Roman"/>
          <w:color w:val="000000" w:themeColor="text1"/>
        </w:rPr>
        <w:t xml:space="preserve">. A randomly-generated value between 0 and 1.0 has to be less than </w:t>
      </w:r>
      <w:r w:rsidRPr="00603CE0">
        <w:rPr>
          <w:rFonts w:ascii="Times New Roman" w:hAnsi="Times New Roman"/>
          <w:color w:val="000000" w:themeColor="text1"/>
        </w:rPr>
        <w:t xml:space="preserve">this </w:t>
      </w:r>
      <w:r w:rsidR="00914F4F" w:rsidRPr="00603CE0">
        <w:rPr>
          <w:rFonts w:ascii="Times New Roman" w:hAnsi="Times New Roman"/>
          <w:color w:val="000000" w:themeColor="text1"/>
        </w:rPr>
        <w:t>weekly probability (</w:t>
      </w:r>
      <w:r w:rsidR="001D08CC" w:rsidRPr="00603CE0">
        <w:rPr>
          <w:rFonts w:ascii="Times New Roman" w:hAnsi="Times New Roman"/>
          <w:color w:val="000000" w:themeColor="text1"/>
        </w:rPr>
        <w:t xml:space="preserve">see </w:t>
      </w:r>
      <w:r w:rsidR="001D08CC" w:rsidRPr="00603CE0">
        <w:rPr>
          <w:rFonts w:ascii="Times New Roman" w:hAnsi="Times New Roman"/>
          <w:color w:val="000000" w:themeColor="text1"/>
        </w:rPr>
        <w:fldChar w:fldCharType="begin"/>
      </w:r>
      <w:r w:rsidR="001D08CC" w:rsidRPr="00603CE0">
        <w:rPr>
          <w:rFonts w:ascii="Times New Roman" w:hAnsi="Times New Roman"/>
          <w:color w:val="000000" w:themeColor="text1"/>
        </w:rPr>
        <w:instrText xml:space="preserve"> REF _Ref191974917 \r \h </w:instrText>
      </w:r>
      <w:r w:rsidR="00927859" w:rsidRPr="00603CE0">
        <w:rPr>
          <w:rFonts w:ascii="Times New Roman" w:hAnsi="Times New Roman"/>
          <w:color w:val="000000" w:themeColor="text1"/>
        </w:rPr>
        <w:instrText xml:space="preserve"> \* MERGEFORMAT </w:instrText>
      </w:r>
      <w:r w:rsidR="001D08CC" w:rsidRPr="00603CE0">
        <w:rPr>
          <w:rFonts w:ascii="Times New Roman" w:hAnsi="Times New Roman"/>
          <w:color w:val="000000" w:themeColor="text1"/>
        </w:rPr>
      </w:r>
      <w:r w:rsidR="001D08CC"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S1.1</w:t>
      </w:r>
      <w:r w:rsidR="001D08CC" w:rsidRPr="00603CE0">
        <w:rPr>
          <w:rFonts w:ascii="Times New Roman" w:hAnsi="Times New Roman"/>
          <w:color w:val="000000" w:themeColor="text1"/>
        </w:rPr>
        <w:fldChar w:fldCharType="end"/>
      </w:r>
      <w:r w:rsidR="00914F4F" w:rsidRPr="00603CE0">
        <w:rPr>
          <w:rFonts w:ascii="Times New Roman" w:hAnsi="Times New Roman"/>
          <w:color w:val="000000" w:themeColor="text1"/>
        </w:rPr>
        <w:t>).</w:t>
      </w:r>
    </w:p>
    <w:p w14:paraId="1307DFCA" w14:textId="5455DC21" w:rsidR="00183DAE" w:rsidRPr="00603CE0" w:rsidRDefault="00914F4F" w:rsidP="00914F4F">
      <w:pPr>
        <w:pStyle w:val="ListParagraph"/>
        <w:numPr>
          <w:ilvl w:val="0"/>
          <w:numId w:val="5"/>
        </w:numPr>
        <w:rPr>
          <w:rFonts w:ascii="Times New Roman" w:hAnsi="Times New Roman"/>
          <w:color w:val="000000" w:themeColor="text1"/>
        </w:rPr>
      </w:pPr>
      <w:r w:rsidRPr="00603CE0">
        <w:rPr>
          <w:rFonts w:ascii="Times New Roman" w:hAnsi="Times New Roman"/>
          <w:color w:val="000000" w:themeColor="text1"/>
        </w:rPr>
        <w:t xml:space="preserve">If the Indiv passes the </w:t>
      </w:r>
      <w:r w:rsidR="00183DAE" w:rsidRPr="00603CE0">
        <w:rPr>
          <w:rFonts w:ascii="Times New Roman" w:hAnsi="Times New Roman"/>
          <w:color w:val="000000" w:themeColor="text1"/>
        </w:rPr>
        <w:t xml:space="preserve">attemptContact() </w:t>
      </w:r>
      <w:r w:rsidRPr="00603CE0">
        <w:rPr>
          <w:rFonts w:ascii="Times New Roman" w:hAnsi="Times New Roman"/>
          <w:color w:val="000000" w:themeColor="text1"/>
        </w:rPr>
        <w:t>logic gate, a partner is selected</w:t>
      </w:r>
      <w:r w:rsidR="00373EA2" w:rsidRPr="00603CE0">
        <w:rPr>
          <w:rFonts w:ascii="Times New Roman" w:hAnsi="Times New Roman"/>
          <w:color w:val="000000" w:themeColor="text1"/>
        </w:rPr>
        <w:t xml:space="preserve"> </w:t>
      </w:r>
      <w:r w:rsidR="00183DAE" w:rsidRPr="00603CE0">
        <w:rPr>
          <w:rFonts w:ascii="Times New Roman" w:hAnsi="Times New Roman"/>
          <w:color w:val="000000" w:themeColor="text1"/>
        </w:rPr>
        <w:t xml:space="preserve">using </w:t>
      </w:r>
      <w:r w:rsidR="00373EA2" w:rsidRPr="00603CE0">
        <w:rPr>
          <w:rFonts w:ascii="Times New Roman" w:hAnsi="Times New Roman"/>
          <w:color w:val="000000" w:themeColor="text1"/>
        </w:rPr>
        <w:t>method partnerSelect()</w:t>
      </w:r>
      <w:r w:rsidR="00DF1AD0" w:rsidRPr="00603CE0">
        <w:rPr>
          <w:rFonts w:ascii="Times New Roman" w:hAnsi="Times New Roman"/>
          <w:color w:val="000000" w:themeColor="text1"/>
        </w:rPr>
        <w:t xml:space="preserve">. </w:t>
      </w:r>
    </w:p>
    <w:p w14:paraId="4B3C9698" w14:textId="77777777" w:rsidR="00183DAE" w:rsidRPr="00603CE0" w:rsidRDefault="00DF1AD0" w:rsidP="00183DAE">
      <w:pPr>
        <w:pStyle w:val="ListParagraph"/>
        <w:numPr>
          <w:ilvl w:val="1"/>
          <w:numId w:val="5"/>
        </w:numPr>
        <w:rPr>
          <w:rFonts w:ascii="Times New Roman" w:hAnsi="Times New Roman"/>
          <w:color w:val="000000" w:themeColor="text1"/>
        </w:rPr>
      </w:pPr>
      <w:r w:rsidRPr="00603CE0">
        <w:rPr>
          <w:rFonts w:ascii="Times New Roman" w:hAnsi="Times New Roman"/>
          <w:color w:val="000000" w:themeColor="text1"/>
        </w:rPr>
        <w:lastRenderedPageBreak/>
        <w:t xml:space="preserve">It is first determined whether the partner should be selected from the same </w:t>
      </w:r>
      <w:r w:rsidR="00D93DDE" w:rsidRPr="00603CE0">
        <w:rPr>
          <w:rFonts w:ascii="Times New Roman" w:hAnsi="Times New Roman"/>
          <w:color w:val="000000" w:themeColor="text1"/>
        </w:rPr>
        <w:t xml:space="preserve">risk group </w:t>
      </w:r>
      <w:r w:rsidRPr="00603CE0">
        <w:rPr>
          <w:rFonts w:ascii="Times New Roman" w:hAnsi="Times New Roman"/>
          <w:color w:val="000000" w:themeColor="text1"/>
        </w:rPr>
        <w:t xml:space="preserve">or </w:t>
      </w:r>
      <w:r w:rsidR="00D93DDE" w:rsidRPr="00603CE0">
        <w:rPr>
          <w:rFonts w:ascii="Times New Roman" w:hAnsi="Times New Roman"/>
          <w:color w:val="000000" w:themeColor="text1"/>
        </w:rPr>
        <w:t xml:space="preserve">from the other risk group; this is done by comparing a randomly-generated value between 0.0 and 1.0 to the </w:t>
      </w:r>
      <w:r w:rsidR="00D93DDE" w:rsidRPr="00603CE0">
        <w:rPr>
          <w:rFonts w:ascii="Times New Roman" w:hAnsi="Times New Roman"/>
          <w:i/>
          <w:color w:val="000000" w:themeColor="text1"/>
        </w:rPr>
        <w:t>Assortativity</w:t>
      </w:r>
      <w:r w:rsidR="00D93DDE" w:rsidRPr="00603CE0">
        <w:rPr>
          <w:rFonts w:ascii="Times New Roman" w:hAnsi="Times New Roman"/>
          <w:color w:val="000000" w:themeColor="text1"/>
        </w:rPr>
        <w:t xml:space="preserve"> parameter. </w:t>
      </w:r>
    </w:p>
    <w:p w14:paraId="45E5BCD5" w14:textId="6C3C8530" w:rsidR="00914F4F" w:rsidRPr="00603CE0" w:rsidRDefault="00373EA2" w:rsidP="00B779B3">
      <w:pPr>
        <w:pStyle w:val="ListParagraph"/>
        <w:numPr>
          <w:ilvl w:val="1"/>
          <w:numId w:val="5"/>
        </w:numPr>
        <w:rPr>
          <w:rFonts w:ascii="Times New Roman" w:hAnsi="Times New Roman"/>
          <w:color w:val="000000" w:themeColor="text1"/>
        </w:rPr>
      </w:pPr>
      <w:r w:rsidRPr="00603CE0">
        <w:rPr>
          <w:rFonts w:ascii="Times New Roman" w:hAnsi="Times New Roman"/>
          <w:color w:val="000000" w:themeColor="text1"/>
        </w:rPr>
        <w:t xml:space="preserve">Then, the partner is selected randomly from the </w:t>
      </w:r>
      <w:r w:rsidR="00DB7699" w:rsidRPr="00603CE0">
        <w:rPr>
          <w:rFonts w:ascii="Times New Roman" w:hAnsi="Times New Roman"/>
          <w:color w:val="000000" w:themeColor="text1"/>
        </w:rPr>
        <w:t xml:space="preserve">appropriate risk group. It is also verified that </w:t>
      </w:r>
      <w:r w:rsidR="00914F4F" w:rsidRPr="00603CE0">
        <w:rPr>
          <w:rFonts w:ascii="Times New Roman" w:hAnsi="Times New Roman"/>
          <w:color w:val="000000" w:themeColor="text1"/>
        </w:rPr>
        <w:t>the</w:t>
      </w:r>
      <w:r w:rsidR="00DB7699" w:rsidRPr="00603CE0">
        <w:rPr>
          <w:rFonts w:ascii="Times New Roman" w:hAnsi="Times New Roman"/>
          <w:color w:val="000000" w:themeColor="text1"/>
        </w:rPr>
        <w:t xml:space="preserve"> partner</w:t>
      </w:r>
      <w:r w:rsidR="00914F4F" w:rsidRPr="00603CE0">
        <w:rPr>
          <w:rFonts w:ascii="Times New Roman" w:hAnsi="Times New Roman"/>
          <w:color w:val="000000" w:themeColor="text1"/>
        </w:rPr>
        <w:t xml:space="preserve"> </w:t>
      </w:r>
      <w:r w:rsidR="00DB7699" w:rsidRPr="00603CE0">
        <w:rPr>
          <w:rFonts w:ascii="Times New Roman" w:hAnsi="Times New Roman"/>
          <w:color w:val="000000" w:themeColor="text1"/>
        </w:rPr>
        <w:t xml:space="preserve">is </w:t>
      </w:r>
      <w:r w:rsidR="00914F4F" w:rsidRPr="00603CE0">
        <w:rPr>
          <w:rFonts w:ascii="Times New Roman" w:hAnsi="Times New Roman"/>
          <w:color w:val="000000" w:themeColor="text1"/>
        </w:rPr>
        <w:t>a different Indiv than the one currently searching for a</w:t>
      </w:r>
      <w:r w:rsidR="006F502D" w:rsidRPr="00603CE0">
        <w:rPr>
          <w:rFonts w:ascii="Times New Roman" w:hAnsi="Times New Roman"/>
          <w:color w:val="000000" w:themeColor="text1"/>
        </w:rPr>
        <w:t xml:space="preserve"> partner</w:t>
      </w:r>
      <w:r w:rsidR="00914F4F" w:rsidRPr="00603CE0">
        <w:rPr>
          <w:rFonts w:ascii="Times New Roman" w:hAnsi="Times New Roman"/>
          <w:color w:val="000000" w:themeColor="text1"/>
        </w:rPr>
        <w:t>. It was possible that the partner is an already-infected individual.</w:t>
      </w:r>
    </w:p>
    <w:p w14:paraId="02163B3F" w14:textId="64CC0635" w:rsidR="00914F4F" w:rsidRPr="00603CE0" w:rsidRDefault="00914F4F" w:rsidP="00914F4F">
      <w:pPr>
        <w:pStyle w:val="ListParagraph"/>
        <w:numPr>
          <w:ilvl w:val="0"/>
          <w:numId w:val="5"/>
        </w:numPr>
        <w:rPr>
          <w:rFonts w:ascii="Times New Roman" w:hAnsi="Times New Roman"/>
          <w:color w:val="000000" w:themeColor="text1"/>
        </w:rPr>
      </w:pPr>
      <w:r w:rsidRPr="00603CE0">
        <w:rPr>
          <w:rFonts w:ascii="Times New Roman" w:hAnsi="Times New Roman"/>
          <w:color w:val="000000" w:themeColor="text1"/>
        </w:rPr>
        <w:t>After selecting the partner, the Indiv infects the partner. The partner’s state is be set to 1, a new infection instance is created, and the partner’s new infection inherits the strain attribute from the Indiv’s infection. (If the partner is already infected</w:t>
      </w:r>
      <w:r w:rsidR="000F4FA7" w:rsidRPr="00603CE0">
        <w:rPr>
          <w:rFonts w:ascii="Times New Roman" w:hAnsi="Times New Roman"/>
          <w:color w:val="000000" w:themeColor="text1"/>
        </w:rPr>
        <w:t>, this is recorded as a “reinfection” and the partner</w:t>
      </w:r>
      <w:r w:rsidR="00BA4A67" w:rsidRPr="00603CE0">
        <w:rPr>
          <w:rFonts w:ascii="Times New Roman" w:hAnsi="Times New Roman"/>
          <w:color w:val="000000" w:themeColor="text1"/>
        </w:rPr>
        <w:t>’s current infection is overridden with a new infection with a later recovery time. If the partner is already infected</w:t>
      </w:r>
      <w:r w:rsidRPr="00603CE0">
        <w:rPr>
          <w:rFonts w:ascii="Times New Roman" w:hAnsi="Times New Roman"/>
          <w:color w:val="000000" w:themeColor="text1"/>
        </w:rPr>
        <w:t xml:space="preserve"> with a different resistant strain, the strains will combine to a multi-resistant strain in the </w:t>
      </w:r>
      <w:r w:rsidR="00BA4A67" w:rsidRPr="00603CE0">
        <w:rPr>
          <w:rFonts w:ascii="Times New Roman" w:hAnsi="Times New Roman"/>
          <w:color w:val="000000" w:themeColor="text1"/>
        </w:rPr>
        <w:t xml:space="preserve">new infection in the </w:t>
      </w:r>
      <w:r w:rsidRPr="00603CE0">
        <w:rPr>
          <w:rFonts w:ascii="Times New Roman" w:hAnsi="Times New Roman"/>
          <w:color w:val="000000" w:themeColor="text1"/>
        </w:rPr>
        <w:t>partner, but not the original Indiv.) At the point of infection, the partner’s future actions will be scheduled:</w:t>
      </w:r>
    </w:p>
    <w:p w14:paraId="61759AFF" w14:textId="77777777" w:rsidR="00914F4F" w:rsidRPr="00603CE0" w:rsidRDefault="00914F4F" w:rsidP="00914F4F">
      <w:pPr>
        <w:pStyle w:val="ListParagraph"/>
        <w:numPr>
          <w:ilvl w:val="1"/>
          <w:numId w:val="5"/>
        </w:numPr>
        <w:rPr>
          <w:rFonts w:ascii="Times New Roman" w:hAnsi="Times New Roman"/>
          <w:color w:val="000000" w:themeColor="text1"/>
        </w:rPr>
      </w:pPr>
      <w:r w:rsidRPr="00603CE0">
        <w:rPr>
          <w:rFonts w:ascii="Times New Roman" w:hAnsi="Times New Roman"/>
          <w:color w:val="000000" w:themeColor="text1"/>
        </w:rPr>
        <w:t>scheduleInfectiousActions: the infectiousActions procedure (steps 1-5, above) is scheduled to occur in the following timestep.</w:t>
      </w:r>
    </w:p>
    <w:p w14:paraId="77C80F10" w14:textId="68CE820A" w:rsidR="00914F4F" w:rsidRPr="00603CE0" w:rsidRDefault="00914F4F" w:rsidP="00914F4F">
      <w:pPr>
        <w:pStyle w:val="ListParagraph"/>
        <w:numPr>
          <w:ilvl w:val="1"/>
          <w:numId w:val="5"/>
        </w:numPr>
        <w:rPr>
          <w:rFonts w:ascii="Times New Roman" w:hAnsi="Times New Roman"/>
          <w:color w:val="000000" w:themeColor="text1"/>
        </w:rPr>
      </w:pPr>
      <w:r w:rsidRPr="00603CE0">
        <w:rPr>
          <w:rFonts w:ascii="Times New Roman" w:hAnsi="Times New Roman"/>
          <w:color w:val="000000" w:themeColor="text1"/>
        </w:rPr>
        <w:t xml:space="preserve">scheduleRecover: it is calculated when the natural recovery time for this infection will be, according to an exponential distribution determined by the parameter </w:t>
      </w:r>
      <w:r w:rsidR="00C615D7" w:rsidRPr="00603CE0">
        <w:rPr>
          <w:rFonts w:ascii="Times New Roman" w:hAnsi="Times New Roman"/>
          <w:i/>
          <w:color w:val="000000" w:themeColor="text1"/>
        </w:rPr>
        <w:t>Natural</w:t>
      </w:r>
      <w:r w:rsidRPr="00603CE0">
        <w:rPr>
          <w:rFonts w:ascii="Times New Roman" w:hAnsi="Times New Roman"/>
          <w:i/>
          <w:color w:val="000000" w:themeColor="text1"/>
        </w:rPr>
        <w:t>Recovery</w:t>
      </w:r>
      <w:r w:rsidR="00C615D7" w:rsidRPr="00603CE0">
        <w:rPr>
          <w:rFonts w:ascii="Times New Roman" w:hAnsi="Times New Roman"/>
          <w:i/>
          <w:color w:val="000000" w:themeColor="text1"/>
        </w:rPr>
        <w:t>Time</w:t>
      </w:r>
      <w:r w:rsidRPr="00603CE0">
        <w:rPr>
          <w:rFonts w:ascii="Times New Roman" w:hAnsi="Times New Roman"/>
          <w:color w:val="000000" w:themeColor="text1"/>
        </w:rPr>
        <w:t>. Then, natural recovery is scheduled, according to the value generated.</w:t>
      </w:r>
    </w:p>
    <w:p w14:paraId="50F6BE44" w14:textId="555FABBF" w:rsidR="00914F4F" w:rsidRPr="00603CE0" w:rsidRDefault="00914F4F" w:rsidP="00914F4F">
      <w:pPr>
        <w:pStyle w:val="ListParagraph"/>
        <w:numPr>
          <w:ilvl w:val="0"/>
          <w:numId w:val="5"/>
        </w:numPr>
        <w:rPr>
          <w:rFonts w:ascii="Times New Roman" w:hAnsi="Times New Roman"/>
          <w:color w:val="000000" w:themeColor="text1"/>
        </w:rPr>
      </w:pPr>
      <w:r w:rsidRPr="00603CE0">
        <w:rPr>
          <w:rFonts w:ascii="Times New Roman" w:hAnsi="Times New Roman"/>
          <w:color w:val="000000" w:themeColor="text1"/>
        </w:rPr>
        <w:t xml:space="preserve">The original Indiv will scheduleInfectiousActions for the next timestep, so that the above procedure will repeat until the Indiv was no longer infectious (i.e., either naturally </w:t>
      </w:r>
      <w:r w:rsidR="00C34914" w:rsidRPr="00603CE0">
        <w:rPr>
          <w:rFonts w:ascii="Times New Roman" w:hAnsi="Times New Roman"/>
          <w:color w:val="000000" w:themeColor="text1"/>
        </w:rPr>
        <w:t xml:space="preserve">cleared </w:t>
      </w:r>
      <w:r w:rsidRPr="00603CE0">
        <w:rPr>
          <w:rFonts w:ascii="Times New Roman" w:hAnsi="Times New Roman"/>
          <w:color w:val="000000" w:themeColor="text1"/>
        </w:rPr>
        <w:t>or treated successfully).</w:t>
      </w:r>
    </w:p>
    <w:p w14:paraId="24EE0E4C" w14:textId="77777777" w:rsidR="00914F4F" w:rsidRPr="00603CE0" w:rsidRDefault="00914F4F" w:rsidP="00914F4F">
      <w:pPr>
        <w:rPr>
          <w:rFonts w:ascii="Times New Roman" w:hAnsi="Times New Roman"/>
          <w:color w:val="000000" w:themeColor="text1"/>
        </w:rPr>
      </w:pPr>
    </w:p>
    <w:p w14:paraId="5BA73A0C"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Other events are scheduled by a step in InfectiousActions(), treatment, or infect(). These events can happen on fractional ticks, meaning that they take place between occurrences of the infectiousActions() method.</w:t>
      </w:r>
    </w:p>
    <w:p w14:paraId="396AC04B" w14:textId="53DE15C7" w:rsidR="00914F4F" w:rsidRPr="00603CE0" w:rsidRDefault="00914F4F" w:rsidP="00914F4F">
      <w:pPr>
        <w:pStyle w:val="ListParagraph"/>
        <w:numPr>
          <w:ilvl w:val="0"/>
          <w:numId w:val="1"/>
        </w:numPr>
        <w:rPr>
          <w:rFonts w:ascii="Times New Roman" w:hAnsi="Times New Roman"/>
          <w:color w:val="000000" w:themeColor="text1"/>
        </w:rPr>
      </w:pPr>
      <w:r w:rsidRPr="00603CE0">
        <w:rPr>
          <w:rFonts w:ascii="Times New Roman" w:hAnsi="Times New Roman"/>
          <w:i/>
          <w:color w:val="000000" w:themeColor="text1"/>
        </w:rPr>
        <w:t>Seek care and treatment.</w:t>
      </w:r>
      <w:r w:rsidRPr="00603CE0">
        <w:rPr>
          <w:rFonts w:ascii="Times New Roman" w:hAnsi="Times New Roman"/>
          <w:color w:val="000000" w:themeColor="text1"/>
        </w:rPr>
        <w:t xml:space="preserve"> Individuals with a symptomatic infection will seek medical care (class CareSeeking) after a delay. The delay is determined by a value drawn from an exponential distribution with the parameter </w:t>
      </w:r>
      <w:r w:rsidRPr="00603CE0">
        <w:rPr>
          <w:rFonts w:ascii="Times New Roman" w:hAnsi="Times New Roman"/>
          <w:i/>
          <w:color w:val="000000" w:themeColor="text1"/>
        </w:rPr>
        <w:t>delayToSeekCare</w:t>
      </w:r>
      <w:r w:rsidRPr="00603CE0">
        <w:rPr>
          <w:rFonts w:ascii="Times New Roman" w:hAnsi="Times New Roman"/>
          <w:color w:val="000000" w:themeColor="text1"/>
        </w:rPr>
        <w:t xml:space="preserve"> as the expected value. Upon seeking care, the individual will receive treatment (class Treatment; more detail </w:t>
      </w:r>
      <w:hyperlink w:anchor="_Treatment.">
        <w:r w:rsidRPr="00603CE0">
          <w:rPr>
            <w:rStyle w:val="Hyperlink"/>
            <w:rFonts w:ascii="Times New Roman" w:eastAsia="Calibri" w:hAnsi="Times New Roman"/>
            <w:color w:val="000000" w:themeColor="text1"/>
          </w:rPr>
          <w:t>here</w:t>
        </w:r>
      </w:hyperlink>
      <w:r w:rsidRPr="00603CE0">
        <w:rPr>
          <w:rFonts w:ascii="Times New Roman" w:hAnsi="Times New Roman"/>
          <w:color w:val="000000" w:themeColor="text1"/>
        </w:rPr>
        <w:t xml:space="preserve">). If the treatment is successful, the individual would go dormant without any further action. If the treatment results in a known failure (i.e., symptomatic infection, or test-of-cure treatment protocol), then retreatment is scheduled according to the </w:t>
      </w:r>
      <w:r w:rsidRPr="00603CE0">
        <w:rPr>
          <w:rFonts w:ascii="Times New Roman" w:hAnsi="Times New Roman"/>
          <w:i/>
          <w:color w:val="000000" w:themeColor="text1"/>
        </w:rPr>
        <w:t>delayToRetreatment</w:t>
      </w:r>
      <w:r w:rsidRPr="00603CE0">
        <w:rPr>
          <w:rFonts w:ascii="Times New Roman" w:hAnsi="Times New Roman"/>
          <w:color w:val="000000" w:themeColor="text1"/>
        </w:rPr>
        <w:t xml:space="preserve"> parameter. </w:t>
      </w:r>
    </w:p>
    <w:p w14:paraId="4F5FC03B" w14:textId="77777777" w:rsidR="00914F4F" w:rsidRPr="00603CE0" w:rsidRDefault="00914F4F" w:rsidP="00914F4F">
      <w:pPr>
        <w:pStyle w:val="ListParagraph"/>
        <w:numPr>
          <w:ilvl w:val="0"/>
          <w:numId w:val="1"/>
        </w:numPr>
        <w:rPr>
          <w:rFonts w:ascii="Times New Roman" w:hAnsi="Times New Roman"/>
          <w:color w:val="000000" w:themeColor="text1"/>
        </w:rPr>
      </w:pPr>
      <w:r w:rsidRPr="00603CE0">
        <w:rPr>
          <w:rFonts w:ascii="Times New Roman" w:hAnsi="Times New Roman"/>
          <w:i/>
          <w:color w:val="000000" w:themeColor="text1"/>
        </w:rPr>
        <w:t>Retreatment.</w:t>
      </w:r>
      <w:r w:rsidRPr="00603CE0">
        <w:rPr>
          <w:rFonts w:ascii="Times New Roman" w:hAnsi="Times New Roman"/>
          <w:color w:val="000000" w:themeColor="text1"/>
        </w:rPr>
        <w:t xml:space="preserve"> After a known treatment failure, the individual receives retreatment, following a delay. If retreatment also fails, a second retreatment (with drug X or E) is then scheduled, also using the </w:t>
      </w:r>
      <w:r w:rsidRPr="00603CE0">
        <w:rPr>
          <w:rFonts w:ascii="Times New Roman" w:hAnsi="Times New Roman"/>
          <w:i/>
          <w:color w:val="000000" w:themeColor="text1"/>
        </w:rPr>
        <w:t>delayToRetreatment</w:t>
      </w:r>
      <w:r w:rsidRPr="00603CE0">
        <w:rPr>
          <w:rFonts w:ascii="Times New Roman" w:hAnsi="Times New Roman"/>
          <w:color w:val="000000" w:themeColor="text1"/>
        </w:rPr>
        <w:t xml:space="preserve"> parameter. Through this process, treatment always results in recovery for symptomatic infections being treated through the CareSeeking route. </w:t>
      </w:r>
    </w:p>
    <w:p w14:paraId="275E801C" w14:textId="6324B073" w:rsidR="00914F4F" w:rsidRPr="00603CE0" w:rsidRDefault="00914F4F" w:rsidP="00914F4F">
      <w:pPr>
        <w:pStyle w:val="ListParagraph"/>
        <w:numPr>
          <w:ilvl w:val="0"/>
          <w:numId w:val="1"/>
        </w:numPr>
        <w:rPr>
          <w:rFonts w:ascii="Times New Roman" w:hAnsi="Times New Roman"/>
          <w:b/>
          <w:color w:val="000000" w:themeColor="text1"/>
        </w:rPr>
      </w:pPr>
      <w:r w:rsidRPr="00603CE0">
        <w:rPr>
          <w:rFonts w:ascii="Times New Roman" w:hAnsi="Times New Roman"/>
          <w:i/>
          <w:color w:val="000000" w:themeColor="text1"/>
        </w:rPr>
        <w:lastRenderedPageBreak/>
        <w:t>Natural recovery</w:t>
      </w:r>
      <w:r w:rsidRPr="00603CE0">
        <w:rPr>
          <w:rFonts w:ascii="Times New Roman" w:hAnsi="Times New Roman"/>
          <w:color w:val="000000" w:themeColor="text1"/>
        </w:rPr>
        <w:t xml:space="preserve">. At the time of transmission, all infections have a natural recovery time scheduled according to the </w:t>
      </w:r>
      <w:r w:rsidR="006F502D" w:rsidRPr="00603CE0">
        <w:rPr>
          <w:rFonts w:ascii="Times New Roman" w:hAnsi="Times New Roman"/>
          <w:i/>
          <w:color w:val="000000" w:themeColor="text1"/>
        </w:rPr>
        <w:t>NaturalRecoveryTime</w:t>
      </w:r>
      <w:r w:rsidR="006F502D" w:rsidRPr="00603CE0">
        <w:rPr>
          <w:rFonts w:ascii="Times New Roman" w:hAnsi="Times New Roman"/>
          <w:color w:val="000000" w:themeColor="text1"/>
        </w:rPr>
        <w:t xml:space="preserve"> </w:t>
      </w:r>
      <w:r w:rsidRPr="00603CE0">
        <w:rPr>
          <w:rFonts w:ascii="Times New Roman" w:hAnsi="Times New Roman"/>
          <w:color w:val="000000" w:themeColor="text1"/>
        </w:rPr>
        <w:t xml:space="preserve">parameter. Infections will naturally recover at this time if not previously recovered through treatment. </w:t>
      </w:r>
    </w:p>
    <w:p w14:paraId="6F65827E" w14:textId="77777777" w:rsidR="00914F4F" w:rsidRPr="00603CE0" w:rsidRDefault="00914F4F" w:rsidP="00914F4F">
      <w:pPr>
        <w:rPr>
          <w:rFonts w:ascii="Times New Roman" w:hAnsi="Times New Roman"/>
          <w:color w:val="000000" w:themeColor="text1"/>
        </w:rPr>
      </w:pPr>
    </w:p>
    <w:p w14:paraId="244C1130" w14:textId="20B5502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The Observer collects population-level data every 52 timesteps (i.e., annually), beginning with t=0. During the parameter sweep, the observer also checks every 4 timesteps (i.e., monthly) </w:t>
      </w:r>
      <w:r w:rsidR="003B310D" w:rsidRPr="00603CE0">
        <w:rPr>
          <w:rFonts w:ascii="Times New Roman" w:hAnsi="Times New Roman"/>
          <w:color w:val="000000" w:themeColor="text1"/>
        </w:rPr>
        <w:t xml:space="preserve">for the following conditions: </w:t>
      </w:r>
      <w:r w:rsidRPr="00603CE0">
        <w:rPr>
          <w:rFonts w:ascii="Times New Roman" w:hAnsi="Times New Roman"/>
          <w:color w:val="000000" w:themeColor="text1"/>
        </w:rPr>
        <w:t>whether the population has gone above 10% or below 0.05% prevalence</w:t>
      </w:r>
      <w:r w:rsidR="003B310D" w:rsidRPr="00603CE0">
        <w:rPr>
          <w:rFonts w:ascii="Times New Roman" w:hAnsi="Times New Roman"/>
          <w:color w:val="000000" w:themeColor="text1"/>
        </w:rPr>
        <w:t xml:space="preserve">; </w:t>
      </w:r>
      <w:r w:rsidR="007E17B8" w:rsidRPr="00603CE0">
        <w:rPr>
          <w:rFonts w:ascii="Times New Roman" w:hAnsi="Times New Roman"/>
          <w:color w:val="000000" w:themeColor="text1"/>
        </w:rPr>
        <w:t>whether</w:t>
      </w:r>
      <w:r w:rsidR="003B310D" w:rsidRPr="00603CE0">
        <w:rPr>
          <w:rFonts w:ascii="Times New Roman" w:hAnsi="Times New Roman"/>
          <w:color w:val="000000" w:themeColor="text1"/>
        </w:rPr>
        <w:t xml:space="preserve"> the low-risk group has </w:t>
      </w:r>
      <w:r w:rsidR="00E01C18" w:rsidRPr="00603CE0">
        <w:rPr>
          <w:rFonts w:ascii="Times New Roman" w:hAnsi="Times New Roman"/>
          <w:color w:val="000000" w:themeColor="text1"/>
        </w:rPr>
        <w:t>gonorrhea</w:t>
      </w:r>
      <w:r w:rsidR="0027175A" w:rsidRPr="00603CE0">
        <w:rPr>
          <w:rFonts w:ascii="Times New Roman" w:hAnsi="Times New Roman"/>
          <w:color w:val="000000" w:themeColor="text1"/>
        </w:rPr>
        <w:t xml:space="preserve"> prevalence greater than 4%; or </w:t>
      </w:r>
      <w:r w:rsidR="00232141" w:rsidRPr="00603CE0">
        <w:rPr>
          <w:rFonts w:ascii="Times New Roman" w:hAnsi="Times New Roman"/>
          <w:color w:val="000000" w:themeColor="text1"/>
        </w:rPr>
        <w:t>whether</w:t>
      </w:r>
      <w:r w:rsidR="0027175A" w:rsidRPr="00603CE0">
        <w:rPr>
          <w:rFonts w:ascii="Times New Roman" w:hAnsi="Times New Roman"/>
          <w:color w:val="000000" w:themeColor="text1"/>
        </w:rPr>
        <w:t xml:space="preserve"> the high-risk group has gonorrhea prevalence less than 5% or greater than 25%. If any of these conditions becomes true, </w:t>
      </w:r>
      <w:r w:rsidR="00001363" w:rsidRPr="00603CE0">
        <w:rPr>
          <w:rFonts w:ascii="Times New Roman" w:hAnsi="Times New Roman"/>
          <w:color w:val="000000" w:themeColor="text1"/>
        </w:rPr>
        <w:t>the Observer</w:t>
      </w:r>
      <w:r w:rsidRPr="00603CE0">
        <w:rPr>
          <w:rFonts w:ascii="Times New Roman" w:hAnsi="Times New Roman"/>
          <w:color w:val="000000" w:themeColor="text1"/>
        </w:rPr>
        <w:t xml:space="preserve"> stops the run from continuing </w:t>
      </w:r>
      <w:r w:rsidR="00001363" w:rsidRPr="00603CE0">
        <w:rPr>
          <w:rFonts w:ascii="Times New Roman" w:hAnsi="Times New Roman"/>
          <w:color w:val="000000" w:themeColor="text1"/>
        </w:rPr>
        <w:t>(</w:t>
      </w:r>
      <w:r w:rsidRPr="00603CE0">
        <w:rPr>
          <w:rFonts w:ascii="Times New Roman" w:hAnsi="Times New Roman"/>
          <w:color w:val="000000" w:themeColor="text1"/>
        </w:rPr>
        <w:t xml:space="preserve">method </w:t>
      </w:r>
      <w:r w:rsidRPr="00603CE0">
        <w:rPr>
          <w:rFonts w:ascii="Times New Roman" w:hAnsi="Times New Roman"/>
          <w:i/>
          <w:color w:val="000000" w:themeColor="text1"/>
        </w:rPr>
        <w:t>checkStopCondition</w:t>
      </w:r>
      <w:r w:rsidRPr="00603CE0">
        <w:rPr>
          <w:rFonts w:ascii="Times New Roman" w:hAnsi="Times New Roman"/>
          <w:color w:val="000000" w:themeColor="text1"/>
        </w:rPr>
        <w:t xml:space="preserve">()). </w:t>
      </w:r>
    </w:p>
    <w:p w14:paraId="153C2A31"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 </w:t>
      </w:r>
    </w:p>
    <w:p w14:paraId="402B65C7" w14:textId="77777777" w:rsidR="00914F4F" w:rsidRPr="00603CE0" w:rsidRDefault="00914F4F" w:rsidP="00222BC2">
      <w:pPr>
        <w:pStyle w:val="SH2"/>
      </w:pPr>
      <w:r w:rsidRPr="00603CE0">
        <w:t>Design concepts</w:t>
      </w:r>
    </w:p>
    <w:p w14:paraId="5BEC642D" w14:textId="77777777" w:rsidR="00914F4F" w:rsidRPr="00603CE0" w:rsidRDefault="00914F4F" w:rsidP="0017341A">
      <w:pPr>
        <w:pStyle w:val="SH3"/>
        <w:rPr>
          <w:rFonts w:ascii="Times New Roman" w:hAnsi="Times New Roman"/>
          <w:color w:val="000000" w:themeColor="text1"/>
        </w:rPr>
      </w:pPr>
      <w:r w:rsidRPr="00603CE0">
        <w:rPr>
          <w:rFonts w:ascii="Times New Roman" w:hAnsi="Times New Roman"/>
          <w:color w:val="000000" w:themeColor="text1"/>
        </w:rPr>
        <w:t>Basic principles</w:t>
      </w:r>
    </w:p>
    <w:p w14:paraId="16CBE6DF" w14:textId="2EBDF485"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At the most basic level, this model is an S-I</w:t>
      </w:r>
      <w:r w:rsidR="04A2614F" w:rsidRPr="00603CE0">
        <w:rPr>
          <w:rFonts w:ascii="Times New Roman" w:hAnsi="Times New Roman"/>
          <w:color w:val="000000" w:themeColor="text1"/>
        </w:rPr>
        <w:t>-S</w:t>
      </w:r>
      <w:r w:rsidRPr="00603CE0">
        <w:rPr>
          <w:rFonts w:ascii="Times New Roman" w:hAnsi="Times New Roman"/>
          <w:color w:val="000000" w:themeColor="text1"/>
        </w:rPr>
        <w:t xml:space="preserve"> model, where individuals move between states of susceptible and infectious. </w:t>
      </w:r>
    </w:p>
    <w:p w14:paraId="2764A84B"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 </w:t>
      </w:r>
    </w:p>
    <w:p w14:paraId="5B991053" w14:textId="77777777" w:rsidR="00914F4F" w:rsidRPr="00603CE0" w:rsidRDefault="00914F4F" w:rsidP="0017341A">
      <w:pPr>
        <w:pStyle w:val="SH3"/>
        <w:rPr>
          <w:rFonts w:ascii="Times New Roman" w:hAnsi="Times New Roman"/>
          <w:color w:val="000000" w:themeColor="text1"/>
        </w:rPr>
      </w:pPr>
      <w:r w:rsidRPr="00603CE0">
        <w:rPr>
          <w:rFonts w:ascii="Times New Roman" w:hAnsi="Times New Roman"/>
          <w:color w:val="000000" w:themeColor="text1"/>
        </w:rPr>
        <w:t>Emergence</w:t>
      </w:r>
    </w:p>
    <w:p w14:paraId="1A141A25" w14:textId="539B335F"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The infection dynamics in the population emerge from the agent behavior of seeking sexual contact, recovery, and screening, in combination with the treatment protocol. The level of resistance also emerges from the treatment protocols, which create different selective pressures on the bacteria population.</w:t>
      </w:r>
    </w:p>
    <w:p w14:paraId="103BB6B1" w14:textId="77777777" w:rsidR="00914F4F" w:rsidRPr="00603CE0" w:rsidRDefault="00914F4F" w:rsidP="0017341A">
      <w:pPr>
        <w:rPr>
          <w:rFonts w:ascii="Times New Roman" w:hAnsi="Times New Roman"/>
          <w:color w:val="000000" w:themeColor="text1"/>
        </w:rPr>
      </w:pPr>
    </w:p>
    <w:p w14:paraId="5DDC4F15" w14:textId="77777777" w:rsidR="00914F4F" w:rsidRPr="00603CE0" w:rsidRDefault="00914F4F" w:rsidP="0017341A">
      <w:pPr>
        <w:pStyle w:val="SH3"/>
        <w:rPr>
          <w:rFonts w:ascii="Times New Roman" w:hAnsi="Times New Roman"/>
          <w:color w:val="000000" w:themeColor="text1"/>
        </w:rPr>
      </w:pPr>
      <w:r w:rsidRPr="00603CE0">
        <w:rPr>
          <w:rFonts w:ascii="Times New Roman" w:hAnsi="Times New Roman"/>
          <w:color w:val="000000" w:themeColor="text1"/>
        </w:rPr>
        <w:t>Adaptation/Objectives</w:t>
      </w:r>
    </w:p>
    <w:p w14:paraId="29EB904B" w14:textId="5219FEB2"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There are currently two implicitly objective-seeking behaviors in the model. First, the infection’s objective is to be passed on to another Indiv. Second, the Indivs have the objective of getting treatment if they are experiencing symptoms. However, neither infections nor </w:t>
      </w:r>
      <w:r w:rsidR="002B7468" w:rsidRPr="00603CE0">
        <w:rPr>
          <w:rFonts w:ascii="Times New Roman" w:hAnsi="Times New Roman"/>
          <w:color w:val="000000" w:themeColor="text1"/>
        </w:rPr>
        <w:t>individuals</w:t>
      </w:r>
      <w:r w:rsidRPr="00603CE0">
        <w:rPr>
          <w:rFonts w:ascii="Times New Roman" w:hAnsi="Times New Roman"/>
          <w:color w:val="000000" w:themeColor="text1"/>
        </w:rPr>
        <w:t xml:space="preserve"> have adaptive methods of meeting their objectives. Once partner preferences are implemented, then the act of selecting the partner might be considered objective-seeking. If care-seeking also involves some stochasticity or decision based on other criteria (stigma avoidance, willingness to pay), then this may also become more explicitly objective-seeking.</w:t>
      </w:r>
    </w:p>
    <w:p w14:paraId="1D3467CE" w14:textId="77777777" w:rsidR="00914F4F" w:rsidRPr="00603CE0" w:rsidRDefault="00914F4F" w:rsidP="00914F4F">
      <w:pPr>
        <w:rPr>
          <w:rFonts w:ascii="Times New Roman" w:hAnsi="Times New Roman"/>
          <w:i/>
          <w:color w:val="000000" w:themeColor="text1"/>
        </w:rPr>
      </w:pPr>
    </w:p>
    <w:p w14:paraId="7E7F12F6" w14:textId="77777777" w:rsidR="00914F4F" w:rsidRPr="00603CE0" w:rsidRDefault="00914F4F" w:rsidP="0017341A">
      <w:pPr>
        <w:pStyle w:val="SH3"/>
        <w:rPr>
          <w:rFonts w:ascii="Times New Roman" w:hAnsi="Times New Roman"/>
          <w:color w:val="000000" w:themeColor="text1"/>
        </w:rPr>
      </w:pPr>
      <w:r w:rsidRPr="00603CE0">
        <w:rPr>
          <w:rFonts w:ascii="Times New Roman" w:hAnsi="Times New Roman"/>
          <w:color w:val="000000" w:themeColor="text1"/>
        </w:rPr>
        <w:t>Learning and Prediction</w:t>
      </w:r>
    </w:p>
    <w:p w14:paraId="6C07725B"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The agents do not have the ability to learn or predict future events in the model.</w:t>
      </w:r>
    </w:p>
    <w:p w14:paraId="74BB0B29" w14:textId="77777777" w:rsidR="00914F4F" w:rsidRPr="00603CE0" w:rsidRDefault="00914F4F" w:rsidP="0017341A">
      <w:pPr>
        <w:rPr>
          <w:rFonts w:ascii="Times New Roman" w:hAnsi="Times New Roman"/>
          <w:color w:val="000000" w:themeColor="text1"/>
        </w:rPr>
      </w:pPr>
    </w:p>
    <w:p w14:paraId="46A818B5" w14:textId="77777777" w:rsidR="00914F4F" w:rsidRPr="00603CE0" w:rsidRDefault="00914F4F" w:rsidP="0017341A">
      <w:pPr>
        <w:pStyle w:val="SH3"/>
        <w:rPr>
          <w:rFonts w:ascii="Times New Roman" w:hAnsi="Times New Roman"/>
          <w:color w:val="000000" w:themeColor="text1"/>
        </w:rPr>
      </w:pPr>
      <w:r w:rsidRPr="00603CE0">
        <w:rPr>
          <w:rFonts w:ascii="Times New Roman" w:hAnsi="Times New Roman"/>
          <w:color w:val="000000" w:themeColor="text1"/>
        </w:rPr>
        <w:lastRenderedPageBreak/>
        <w:t>Sensing</w:t>
      </w:r>
    </w:p>
    <w:p w14:paraId="39C8B87D" w14:textId="5262C92E"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Conceptually, Indivs can only sense if they have symptoms or not. Within the program, Indivs can sense their state (susceptible or infectious) and attributes of their infection (symptoms, strain). </w:t>
      </w:r>
    </w:p>
    <w:p w14:paraId="645A59FE"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 </w:t>
      </w:r>
    </w:p>
    <w:p w14:paraId="793B4328" w14:textId="77777777" w:rsidR="00914F4F" w:rsidRPr="00603CE0" w:rsidRDefault="00914F4F" w:rsidP="0017341A">
      <w:pPr>
        <w:pStyle w:val="SH3"/>
        <w:rPr>
          <w:rFonts w:ascii="Times New Roman" w:hAnsi="Times New Roman"/>
          <w:color w:val="000000" w:themeColor="text1"/>
        </w:rPr>
      </w:pPr>
      <w:r w:rsidRPr="00603CE0">
        <w:rPr>
          <w:rFonts w:ascii="Times New Roman" w:hAnsi="Times New Roman"/>
          <w:color w:val="000000" w:themeColor="text1"/>
        </w:rPr>
        <w:t>Interaction</w:t>
      </w:r>
    </w:p>
    <w:p w14:paraId="718C4638"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Agents engage in direct interaction in the form of partner selection and infection. After initialization, infection only occurs through interaction among agents. Agents also inherit the strain from another agent through the infection. </w:t>
      </w:r>
    </w:p>
    <w:p w14:paraId="2D6ED9BE"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 </w:t>
      </w:r>
    </w:p>
    <w:p w14:paraId="10A40A32" w14:textId="77777777" w:rsidR="00914F4F" w:rsidRPr="00603CE0" w:rsidRDefault="00914F4F" w:rsidP="0017341A">
      <w:pPr>
        <w:pStyle w:val="SH3"/>
        <w:rPr>
          <w:rFonts w:ascii="Times New Roman" w:hAnsi="Times New Roman"/>
          <w:color w:val="000000" w:themeColor="text1"/>
        </w:rPr>
      </w:pPr>
      <w:r w:rsidRPr="00603CE0">
        <w:rPr>
          <w:rFonts w:ascii="Times New Roman" w:hAnsi="Times New Roman"/>
          <w:color w:val="000000" w:themeColor="text1"/>
        </w:rPr>
        <w:t>Stochasticity</w:t>
      </w:r>
    </w:p>
    <w:p w14:paraId="0027CE2D" w14:textId="3F912AF4"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There are many processes in the model which involve randomness or pseudorandom numbers. These include: whether a new infection is symptomatic or asymptomatic; whether an infectious Indiv will transmit the infection this week; time to natural recovery of infection; duration of the screening intervals (see below, Submodels: Screen Interval generation); the number of infected </w:t>
      </w:r>
      <w:r w:rsidR="002B7468" w:rsidRPr="00603CE0">
        <w:rPr>
          <w:rFonts w:ascii="Times New Roman" w:hAnsi="Times New Roman"/>
          <w:color w:val="000000" w:themeColor="text1"/>
        </w:rPr>
        <w:t>individuals</w:t>
      </w:r>
      <w:r w:rsidRPr="00603CE0">
        <w:rPr>
          <w:rFonts w:ascii="Times New Roman" w:hAnsi="Times New Roman"/>
          <w:color w:val="000000" w:themeColor="text1"/>
        </w:rPr>
        <w:t xml:space="preserve"> at </w:t>
      </w:r>
      <w:r w:rsidR="005F4BD0" w:rsidRPr="00603CE0">
        <w:rPr>
          <w:rFonts w:ascii="Times New Roman" w:hAnsi="Times New Roman"/>
          <w:color w:val="000000" w:themeColor="text1"/>
        </w:rPr>
        <w:t xml:space="preserve">the </w:t>
      </w:r>
      <w:r w:rsidRPr="00603CE0">
        <w:rPr>
          <w:rFonts w:ascii="Times New Roman" w:hAnsi="Times New Roman"/>
          <w:color w:val="000000" w:themeColor="text1"/>
        </w:rPr>
        <w:t xml:space="preserve">beginning of </w:t>
      </w:r>
      <w:r w:rsidR="005F4BD0" w:rsidRPr="00603CE0">
        <w:rPr>
          <w:rFonts w:ascii="Times New Roman" w:hAnsi="Times New Roman"/>
          <w:color w:val="000000" w:themeColor="text1"/>
        </w:rPr>
        <w:t xml:space="preserve">the </w:t>
      </w:r>
      <w:r w:rsidRPr="00603CE0">
        <w:rPr>
          <w:rFonts w:ascii="Times New Roman" w:hAnsi="Times New Roman"/>
          <w:color w:val="000000" w:themeColor="text1"/>
        </w:rPr>
        <w:t>simulation</w:t>
      </w:r>
      <w:r w:rsidR="00F307A0" w:rsidRPr="00603CE0">
        <w:rPr>
          <w:rFonts w:ascii="Times New Roman" w:hAnsi="Times New Roman"/>
          <w:color w:val="000000" w:themeColor="text1"/>
        </w:rPr>
        <w:t xml:space="preserve">; </w:t>
      </w:r>
      <w:r w:rsidR="00BC2897" w:rsidRPr="00603CE0">
        <w:rPr>
          <w:rFonts w:ascii="Times New Roman" w:hAnsi="Times New Roman"/>
          <w:color w:val="000000" w:themeColor="text1"/>
        </w:rPr>
        <w:t>the exact amount of cases resistant to drug A that are imported</w:t>
      </w:r>
      <w:r w:rsidR="00DE47C5" w:rsidRPr="00603CE0">
        <w:rPr>
          <w:rFonts w:ascii="Times New Roman" w:hAnsi="Times New Roman"/>
          <w:color w:val="000000" w:themeColor="text1"/>
        </w:rPr>
        <w:t xml:space="preserve"> after the calibration period</w:t>
      </w:r>
      <w:r w:rsidR="00BC2897" w:rsidRPr="00603CE0">
        <w:rPr>
          <w:rFonts w:ascii="Times New Roman" w:hAnsi="Times New Roman"/>
          <w:color w:val="000000" w:themeColor="text1"/>
        </w:rPr>
        <w:t xml:space="preserve">; </w:t>
      </w:r>
      <w:r w:rsidR="006E2E3D" w:rsidRPr="00603CE0">
        <w:rPr>
          <w:rFonts w:ascii="Times New Roman" w:hAnsi="Times New Roman"/>
          <w:color w:val="000000" w:themeColor="text1"/>
        </w:rPr>
        <w:t xml:space="preserve">and </w:t>
      </w:r>
      <w:r w:rsidR="007674BF" w:rsidRPr="00603CE0">
        <w:rPr>
          <w:rFonts w:ascii="Times New Roman" w:hAnsi="Times New Roman"/>
          <w:color w:val="000000" w:themeColor="text1"/>
        </w:rPr>
        <w:t xml:space="preserve">the time interval between importation events for </w:t>
      </w:r>
      <w:r w:rsidR="00F64CF2" w:rsidRPr="00603CE0">
        <w:rPr>
          <w:rFonts w:ascii="Times New Roman" w:hAnsi="Times New Roman"/>
          <w:color w:val="000000" w:themeColor="text1"/>
        </w:rPr>
        <w:t>resistance to drug B</w:t>
      </w:r>
      <w:r w:rsidRPr="00603CE0">
        <w:rPr>
          <w:rFonts w:ascii="Times New Roman" w:hAnsi="Times New Roman"/>
          <w:color w:val="000000" w:themeColor="text1"/>
        </w:rPr>
        <w:t>.</w:t>
      </w:r>
    </w:p>
    <w:p w14:paraId="121D35B2" w14:textId="77777777" w:rsidR="00914F4F" w:rsidRPr="00603CE0" w:rsidRDefault="00914F4F" w:rsidP="00914F4F">
      <w:pPr>
        <w:rPr>
          <w:rFonts w:ascii="Times New Roman" w:hAnsi="Times New Roman"/>
          <w:color w:val="000000" w:themeColor="text1"/>
        </w:rPr>
      </w:pPr>
    </w:p>
    <w:p w14:paraId="05A19AA0" w14:textId="77777777" w:rsidR="00914F4F" w:rsidRPr="00603CE0" w:rsidRDefault="00914F4F" w:rsidP="0017341A">
      <w:pPr>
        <w:pStyle w:val="SH3"/>
        <w:rPr>
          <w:rFonts w:ascii="Times New Roman" w:hAnsi="Times New Roman"/>
          <w:color w:val="000000" w:themeColor="text1"/>
        </w:rPr>
      </w:pPr>
      <w:r w:rsidRPr="00603CE0">
        <w:rPr>
          <w:rFonts w:ascii="Times New Roman" w:hAnsi="Times New Roman"/>
          <w:color w:val="000000" w:themeColor="text1"/>
        </w:rPr>
        <w:t>Collectives</w:t>
      </w:r>
    </w:p>
    <w:p w14:paraId="23B5AD5F"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The population (class Population) was a collective of all the individuals in the model. </w:t>
      </w:r>
    </w:p>
    <w:p w14:paraId="0BC8D8DB" w14:textId="77777777" w:rsidR="00914F4F" w:rsidRPr="00603CE0" w:rsidRDefault="00914F4F" w:rsidP="00914F4F">
      <w:pPr>
        <w:rPr>
          <w:rFonts w:ascii="Times New Roman" w:hAnsi="Times New Roman"/>
          <w:color w:val="000000" w:themeColor="text1"/>
        </w:rPr>
      </w:pPr>
    </w:p>
    <w:p w14:paraId="33341038" w14:textId="77777777" w:rsidR="00914F4F" w:rsidRPr="00603CE0" w:rsidRDefault="00914F4F" w:rsidP="0017341A">
      <w:pPr>
        <w:pStyle w:val="SH3"/>
        <w:rPr>
          <w:rFonts w:ascii="Times New Roman" w:hAnsi="Times New Roman"/>
          <w:color w:val="000000" w:themeColor="text1"/>
        </w:rPr>
      </w:pPr>
      <w:r w:rsidRPr="00603CE0">
        <w:rPr>
          <w:rFonts w:ascii="Times New Roman" w:hAnsi="Times New Roman"/>
          <w:color w:val="000000" w:themeColor="text1"/>
        </w:rPr>
        <w:t xml:space="preserve">Observation </w:t>
      </w:r>
    </w:p>
    <w:p w14:paraId="6F5EF2D5"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Observation is conducted by a single “Observer” agent in the simulation context. When new infections occur or new detections occur, the Observer’s counts are updated appropriately. Every 52 timesteps, the Observer analyzes all the Indivs in the context for various summary statistics (i.e., prevalence), outputs these as a row of a .csv file, and then sets its counters to 0. </w:t>
      </w:r>
    </w:p>
    <w:p w14:paraId="3A9B68C2" w14:textId="77777777" w:rsidR="00914F4F" w:rsidRPr="00603CE0" w:rsidRDefault="00914F4F" w:rsidP="00914F4F">
      <w:pPr>
        <w:rPr>
          <w:rFonts w:ascii="Times New Roman" w:hAnsi="Times New Roman"/>
          <w:color w:val="000000" w:themeColor="text1"/>
        </w:rPr>
      </w:pPr>
    </w:p>
    <w:p w14:paraId="770EC060" w14:textId="77777777" w:rsidR="00914F4F" w:rsidRPr="00603CE0" w:rsidRDefault="00914F4F" w:rsidP="00222BC2">
      <w:pPr>
        <w:pStyle w:val="SH2"/>
      </w:pPr>
      <w:bookmarkStart w:id="376" w:name="_Ref192235635"/>
      <w:r w:rsidRPr="00603CE0">
        <w:t>Initialization</w:t>
      </w:r>
      <w:bookmarkEnd w:id="376"/>
    </w:p>
    <w:p w14:paraId="0BF72448"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Each simulation run was initialized by a unique instance of the SingleRun class. The SingleRun object was initialized with the path to the correct output directory and the parameter values, having been passed from either the parameter sweep or files containing the calibrated values. </w:t>
      </w:r>
    </w:p>
    <w:p w14:paraId="4D0B4DC3" w14:textId="5DAEC351"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The SingleRun instance begins the simulation with the setup() method. A new schedule (Class ThreadSafeSchedule) is created, and then a randomHelper (ThreadSafeRandomHelper) is created and registers all the needed distributions with the appropriate random seed and parameter values. </w:t>
      </w:r>
      <w:r w:rsidRPr="00603CE0">
        <w:rPr>
          <w:rFonts w:ascii="Times New Roman" w:hAnsi="Times New Roman"/>
          <w:color w:val="000000" w:themeColor="text1"/>
        </w:rPr>
        <w:lastRenderedPageBreak/>
        <w:t xml:space="preserve">Then, the output file is created (class CustomFileOutput), specific to this simulation run. Subsequently, the observer (Class observer), surveillance program (Class SurveillanceProgram), population (Class Population), and individuals within the population (Class Indiv) are created. </w:t>
      </w:r>
      <w:r w:rsidR="0032417A" w:rsidRPr="00603CE0">
        <w:rPr>
          <w:rFonts w:ascii="Times New Roman" w:hAnsi="Times New Roman"/>
          <w:color w:val="000000" w:themeColor="text1"/>
        </w:rPr>
        <w:t xml:space="preserve">The high-risk group individuals </w:t>
      </w:r>
      <w:r w:rsidR="00F914D0" w:rsidRPr="00603CE0">
        <w:rPr>
          <w:rFonts w:ascii="Times New Roman" w:hAnsi="Times New Roman"/>
          <w:color w:val="000000" w:themeColor="text1"/>
        </w:rPr>
        <w:t>were created first</w:t>
      </w:r>
      <w:r w:rsidR="00707C2F" w:rsidRPr="00603CE0">
        <w:rPr>
          <w:rFonts w:ascii="Times New Roman" w:hAnsi="Times New Roman"/>
          <w:color w:val="000000" w:themeColor="text1"/>
        </w:rPr>
        <w:t xml:space="preserve">; the </w:t>
      </w:r>
      <w:r w:rsidR="00F21B9E" w:rsidRPr="00603CE0">
        <w:rPr>
          <w:rFonts w:ascii="Times New Roman" w:hAnsi="Times New Roman"/>
          <w:color w:val="000000" w:themeColor="text1"/>
        </w:rPr>
        <w:t>number</w:t>
      </w:r>
      <w:r w:rsidR="00707C2F" w:rsidRPr="00603CE0">
        <w:rPr>
          <w:rFonts w:ascii="Times New Roman" w:hAnsi="Times New Roman"/>
          <w:color w:val="000000" w:themeColor="text1"/>
        </w:rPr>
        <w:t xml:space="preserve"> of </w:t>
      </w:r>
      <w:r w:rsidR="00D3490D" w:rsidRPr="00603CE0">
        <w:rPr>
          <w:rFonts w:ascii="Times New Roman" w:hAnsi="Times New Roman"/>
          <w:color w:val="000000" w:themeColor="text1"/>
        </w:rPr>
        <w:t xml:space="preserve">individuals in the </w:t>
      </w:r>
      <w:r w:rsidR="00707C2F" w:rsidRPr="00603CE0">
        <w:rPr>
          <w:rFonts w:ascii="Times New Roman" w:hAnsi="Times New Roman"/>
          <w:color w:val="000000" w:themeColor="text1"/>
        </w:rPr>
        <w:t xml:space="preserve">high-risk </w:t>
      </w:r>
      <w:r w:rsidR="00D3490D" w:rsidRPr="00603CE0">
        <w:rPr>
          <w:rFonts w:ascii="Times New Roman" w:hAnsi="Times New Roman"/>
          <w:color w:val="000000" w:themeColor="text1"/>
        </w:rPr>
        <w:t xml:space="preserve">group </w:t>
      </w:r>
      <w:r w:rsidR="00707C2F" w:rsidRPr="00603CE0">
        <w:rPr>
          <w:rFonts w:ascii="Times New Roman" w:hAnsi="Times New Roman"/>
          <w:color w:val="000000" w:themeColor="text1"/>
        </w:rPr>
        <w:t>to create was calculated</w:t>
      </w:r>
      <w:r w:rsidR="00F914D0" w:rsidRPr="00603CE0">
        <w:rPr>
          <w:rFonts w:ascii="Times New Roman" w:hAnsi="Times New Roman"/>
          <w:color w:val="000000" w:themeColor="text1"/>
        </w:rPr>
        <w:t xml:space="preserve"> by </w:t>
      </w:r>
      <w:r w:rsidR="00CC24E6" w:rsidRPr="00603CE0">
        <w:rPr>
          <w:rFonts w:ascii="Times New Roman" w:hAnsi="Times New Roman"/>
          <w:color w:val="000000" w:themeColor="text1"/>
        </w:rPr>
        <w:t>(</w:t>
      </w:r>
      <w:r w:rsidR="00CC24E6" w:rsidRPr="00603CE0">
        <w:rPr>
          <w:rFonts w:ascii="Times New Roman" w:hAnsi="Times New Roman"/>
          <w:i/>
          <w:color w:val="000000" w:themeColor="text1"/>
        </w:rPr>
        <w:t>propHighRisk</w:t>
      </w:r>
      <w:r w:rsidR="00CC24E6" w:rsidRPr="00603CE0">
        <w:rPr>
          <w:rFonts w:ascii="Times New Roman" w:hAnsi="Times New Roman"/>
          <w:color w:val="000000" w:themeColor="text1"/>
        </w:rPr>
        <w:t xml:space="preserve"> * 100,000)</w:t>
      </w:r>
      <w:r w:rsidR="00EA2DC5" w:rsidRPr="00603CE0">
        <w:rPr>
          <w:rFonts w:ascii="Times New Roman" w:hAnsi="Times New Roman"/>
          <w:color w:val="000000" w:themeColor="text1"/>
        </w:rPr>
        <w:t xml:space="preserve">. Then, enough </w:t>
      </w:r>
      <w:r w:rsidR="00D3490D" w:rsidRPr="00603CE0">
        <w:rPr>
          <w:rFonts w:ascii="Times New Roman" w:hAnsi="Times New Roman"/>
          <w:color w:val="000000" w:themeColor="text1"/>
        </w:rPr>
        <w:t xml:space="preserve">of </w:t>
      </w:r>
      <w:r w:rsidR="00EA2DC5" w:rsidRPr="00603CE0">
        <w:rPr>
          <w:rFonts w:ascii="Times New Roman" w:hAnsi="Times New Roman"/>
          <w:color w:val="000000" w:themeColor="text1"/>
        </w:rPr>
        <w:t>the low-risk group individuals were created to reach a total population size of 100,000.</w:t>
      </w:r>
      <w:r w:rsidRPr="00603CE0">
        <w:rPr>
          <w:rFonts w:ascii="Times New Roman" w:hAnsi="Times New Roman"/>
          <w:color w:val="000000" w:themeColor="text1"/>
        </w:rPr>
        <w:t xml:space="preserve"> Next, the individuals who will be infected at the start of the simulation have their infections scheduled to occur at tick = -0.5. Finally, the insertion of resistant infections is created (Class InsertResistanc</w:t>
      </w:r>
      <w:r w:rsidR="00B560DC" w:rsidRPr="00603CE0">
        <w:rPr>
          <w:rFonts w:ascii="Times New Roman" w:hAnsi="Times New Roman"/>
          <w:color w:val="000000" w:themeColor="text1"/>
        </w:rPr>
        <w:t>e</w:t>
      </w:r>
      <w:r w:rsidRPr="00603CE0">
        <w:rPr>
          <w:rFonts w:ascii="Times New Roman" w:hAnsi="Times New Roman"/>
          <w:color w:val="000000" w:themeColor="text1"/>
        </w:rPr>
        <w:t xml:space="preserve">), and the conversion of infections to resistant to A and importation of infections resistant to B are scheduled to occur. </w:t>
      </w:r>
    </w:p>
    <w:p w14:paraId="241A59B3" w14:textId="77777777" w:rsidR="00914F4F" w:rsidRPr="00603CE0" w:rsidRDefault="00914F4F" w:rsidP="00222BC2">
      <w:pPr>
        <w:pStyle w:val="SH2"/>
      </w:pPr>
      <w:r w:rsidRPr="00603CE0">
        <w:t>Input data</w:t>
      </w:r>
    </w:p>
    <w:p w14:paraId="21EFF821"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The model does not use input data to represent time-varying processes.</w:t>
      </w:r>
    </w:p>
    <w:p w14:paraId="0E0EC423" w14:textId="77777777" w:rsidR="00914F4F" w:rsidRPr="00603CE0" w:rsidRDefault="00914F4F" w:rsidP="00222BC2">
      <w:pPr>
        <w:pStyle w:val="SH2"/>
      </w:pPr>
      <w:bookmarkStart w:id="377" w:name="_Ref175043244"/>
      <w:r w:rsidRPr="00603CE0">
        <w:t>Submodels</w:t>
      </w:r>
      <w:bookmarkEnd w:id="377"/>
    </w:p>
    <w:p w14:paraId="67872464" w14:textId="77777777" w:rsidR="00914F4F" w:rsidRPr="00603CE0" w:rsidRDefault="00914F4F" w:rsidP="0017341A">
      <w:pPr>
        <w:pStyle w:val="SH3"/>
        <w:rPr>
          <w:rFonts w:ascii="Times New Roman" w:hAnsi="Times New Roman"/>
          <w:color w:val="000000" w:themeColor="text1"/>
        </w:rPr>
      </w:pPr>
      <w:r w:rsidRPr="00603CE0">
        <w:rPr>
          <w:rFonts w:ascii="Times New Roman" w:hAnsi="Times New Roman"/>
          <w:color w:val="000000" w:themeColor="text1"/>
        </w:rPr>
        <w:t xml:space="preserve">Partner selection. </w:t>
      </w:r>
    </w:p>
    <w:p w14:paraId="45B30B61" w14:textId="0D696C71"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Indivs select their </w:t>
      </w:r>
      <w:r w:rsidR="007D07A9" w:rsidRPr="00603CE0">
        <w:rPr>
          <w:rFonts w:ascii="Times New Roman" w:hAnsi="Times New Roman"/>
          <w:color w:val="000000" w:themeColor="text1"/>
        </w:rPr>
        <w:t>casual</w:t>
      </w:r>
      <w:r w:rsidR="008C402B" w:rsidRPr="00603CE0">
        <w:rPr>
          <w:rFonts w:ascii="Times New Roman" w:hAnsi="Times New Roman"/>
          <w:color w:val="000000" w:themeColor="text1"/>
        </w:rPr>
        <w:t xml:space="preserve"> </w:t>
      </w:r>
      <w:r w:rsidRPr="00603CE0">
        <w:rPr>
          <w:rFonts w:ascii="Times New Roman" w:hAnsi="Times New Roman"/>
          <w:color w:val="000000" w:themeColor="text1"/>
        </w:rPr>
        <w:t xml:space="preserve">partners </w:t>
      </w:r>
      <w:r w:rsidR="00945430" w:rsidRPr="00603CE0">
        <w:rPr>
          <w:rFonts w:ascii="Times New Roman" w:hAnsi="Times New Roman"/>
          <w:color w:val="000000" w:themeColor="text1"/>
        </w:rPr>
        <w:t xml:space="preserve">randomly </w:t>
      </w:r>
      <w:r w:rsidRPr="00603CE0">
        <w:rPr>
          <w:rFonts w:ascii="Times New Roman" w:hAnsi="Times New Roman"/>
          <w:color w:val="000000" w:themeColor="text1"/>
        </w:rPr>
        <w:t xml:space="preserve">from </w:t>
      </w:r>
      <w:r w:rsidR="00945430" w:rsidRPr="00603CE0">
        <w:rPr>
          <w:rFonts w:ascii="Times New Roman" w:hAnsi="Times New Roman"/>
          <w:color w:val="000000" w:themeColor="text1"/>
        </w:rPr>
        <w:t xml:space="preserve">either their own or the opposite </w:t>
      </w:r>
      <w:r w:rsidR="0020502A" w:rsidRPr="00603CE0">
        <w:rPr>
          <w:rFonts w:ascii="Times New Roman" w:hAnsi="Times New Roman"/>
          <w:color w:val="000000" w:themeColor="text1"/>
        </w:rPr>
        <w:t>activity</w:t>
      </w:r>
      <w:r w:rsidR="00945430" w:rsidRPr="00603CE0">
        <w:rPr>
          <w:rFonts w:ascii="Times New Roman" w:hAnsi="Times New Roman"/>
          <w:color w:val="000000" w:themeColor="text1"/>
        </w:rPr>
        <w:t xml:space="preserve"> group, depending on </w:t>
      </w:r>
      <w:r w:rsidR="00D55C6B" w:rsidRPr="00603CE0">
        <w:rPr>
          <w:rFonts w:ascii="Times New Roman" w:hAnsi="Times New Roman"/>
          <w:i/>
          <w:color w:val="000000" w:themeColor="text1"/>
        </w:rPr>
        <w:t>Assortativity</w:t>
      </w:r>
      <w:r w:rsidR="00D55C6B" w:rsidRPr="00603CE0">
        <w:rPr>
          <w:rFonts w:ascii="Times New Roman" w:hAnsi="Times New Roman"/>
          <w:color w:val="000000" w:themeColor="text1"/>
        </w:rPr>
        <w:t xml:space="preserve"> and a random number generator</w:t>
      </w:r>
      <w:r w:rsidRPr="00603CE0">
        <w:rPr>
          <w:rFonts w:ascii="Times New Roman" w:hAnsi="Times New Roman"/>
          <w:color w:val="000000" w:themeColor="text1"/>
        </w:rPr>
        <w:t xml:space="preserve">. The only criteria for partner selection are that the partner is not the Indiv themselves. More realistically, Indivs should have to choose partners more selectively based on their own </w:t>
      </w:r>
      <w:r w:rsidR="00B77DDB">
        <w:rPr>
          <w:rFonts w:ascii="Times New Roman" w:hAnsi="Times New Roman"/>
          <w:color w:val="000000" w:themeColor="text1"/>
        </w:rPr>
        <w:t>sex</w:t>
      </w:r>
      <w:r w:rsidRPr="00603CE0">
        <w:rPr>
          <w:rFonts w:ascii="Times New Roman" w:hAnsi="Times New Roman"/>
          <w:color w:val="000000" w:themeColor="text1"/>
        </w:rPr>
        <w:t xml:space="preserve">, preference for </w:t>
      </w:r>
      <w:r w:rsidR="00B77DDB">
        <w:rPr>
          <w:rFonts w:ascii="Times New Roman" w:hAnsi="Times New Roman"/>
          <w:color w:val="000000" w:themeColor="text1"/>
        </w:rPr>
        <w:t xml:space="preserve">sex </w:t>
      </w:r>
      <w:r w:rsidRPr="00603CE0">
        <w:rPr>
          <w:rFonts w:ascii="Times New Roman" w:hAnsi="Times New Roman"/>
          <w:color w:val="000000" w:themeColor="text1"/>
        </w:rPr>
        <w:t xml:space="preserve">of partner, partner’s </w:t>
      </w:r>
      <w:r w:rsidR="00B77DDB">
        <w:rPr>
          <w:rFonts w:ascii="Times New Roman" w:hAnsi="Times New Roman"/>
          <w:color w:val="000000" w:themeColor="text1"/>
        </w:rPr>
        <w:t>sex</w:t>
      </w:r>
      <w:r w:rsidRPr="00603CE0">
        <w:rPr>
          <w:rFonts w:ascii="Times New Roman" w:hAnsi="Times New Roman"/>
          <w:color w:val="000000" w:themeColor="text1"/>
        </w:rPr>
        <w:t xml:space="preserve">, and partner’s preference. </w:t>
      </w:r>
      <w:r w:rsidR="007A3C5A" w:rsidRPr="00603CE0">
        <w:rPr>
          <w:rFonts w:ascii="Times New Roman" w:hAnsi="Times New Roman"/>
          <w:color w:val="000000" w:themeColor="text1"/>
        </w:rPr>
        <w:t>The model only represents</w:t>
      </w:r>
      <w:r w:rsidR="00F1388B" w:rsidRPr="00603CE0">
        <w:rPr>
          <w:rFonts w:ascii="Times New Roman" w:hAnsi="Times New Roman"/>
          <w:color w:val="000000" w:themeColor="text1"/>
        </w:rPr>
        <w:t xml:space="preserve"> instantaneous,</w:t>
      </w:r>
      <w:r w:rsidRPr="00603CE0">
        <w:rPr>
          <w:rFonts w:ascii="Times New Roman" w:hAnsi="Times New Roman"/>
          <w:color w:val="000000" w:themeColor="text1"/>
        </w:rPr>
        <w:t xml:space="preserve"> casual (one-time) contacts. </w:t>
      </w:r>
      <w:r w:rsidR="00A5488C" w:rsidRPr="00603CE0">
        <w:rPr>
          <w:rFonts w:ascii="Times New Roman" w:hAnsi="Times New Roman"/>
          <w:color w:val="000000" w:themeColor="text1"/>
        </w:rPr>
        <w:t>H</w:t>
      </w:r>
      <w:r w:rsidRPr="00603CE0">
        <w:rPr>
          <w:rFonts w:ascii="Times New Roman" w:hAnsi="Times New Roman"/>
          <w:color w:val="000000" w:themeColor="text1"/>
        </w:rPr>
        <w:t>eterogeneity in frequency of seeking contact among Indivs</w:t>
      </w:r>
      <w:r w:rsidR="00A5488C" w:rsidRPr="00603CE0">
        <w:rPr>
          <w:rFonts w:ascii="Times New Roman" w:hAnsi="Times New Roman"/>
          <w:color w:val="000000" w:themeColor="text1"/>
        </w:rPr>
        <w:t xml:space="preserve"> only comes from the two </w:t>
      </w:r>
      <w:r w:rsidR="00C256CA" w:rsidRPr="00603CE0">
        <w:rPr>
          <w:rFonts w:ascii="Times New Roman" w:hAnsi="Times New Roman"/>
          <w:color w:val="000000" w:themeColor="text1"/>
        </w:rPr>
        <w:t>activity</w:t>
      </w:r>
      <w:r w:rsidR="00A5488C" w:rsidRPr="00603CE0">
        <w:rPr>
          <w:rFonts w:ascii="Times New Roman" w:hAnsi="Times New Roman"/>
          <w:color w:val="000000" w:themeColor="text1"/>
        </w:rPr>
        <w:t xml:space="preserve"> groups (high-</w:t>
      </w:r>
      <w:r w:rsidR="0020502A" w:rsidRPr="00603CE0">
        <w:rPr>
          <w:rFonts w:ascii="Times New Roman" w:hAnsi="Times New Roman"/>
          <w:color w:val="000000" w:themeColor="text1"/>
        </w:rPr>
        <w:t>activity</w:t>
      </w:r>
      <w:r w:rsidR="00A5488C" w:rsidRPr="00603CE0">
        <w:rPr>
          <w:rFonts w:ascii="Times New Roman" w:hAnsi="Times New Roman"/>
          <w:color w:val="000000" w:themeColor="text1"/>
        </w:rPr>
        <w:t xml:space="preserve"> and low-</w:t>
      </w:r>
      <w:r w:rsidR="0020502A" w:rsidRPr="00603CE0">
        <w:rPr>
          <w:rFonts w:ascii="Times New Roman" w:hAnsi="Times New Roman"/>
          <w:color w:val="000000" w:themeColor="text1"/>
        </w:rPr>
        <w:t>activity</w:t>
      </w:r>
      <w:r w:rsidR="00A5488C" w:rsidRPr="00603CE0">
        <w:rPr>
          <w:rFonts w:ascii="Times New Roman" w:hAnsi="Times New Roman"/>
          <w:color w:val="000000" w:themeColor="text1"/>
        </w:rPr>
        <w:t xml:space="preserve">) </w:t>
      </w:r>
      <w:r w:rsidR="002A07E2" w:rsidRPr="00603CE0">
        <w:rPr>
          <w:rFonts w:ascii="Times New Roman" w:hAnsi="Times New Roman"/>
          <w:color w:val="000000" w:themeColor="text1"/>
        </w:rPr>
        <w:t xml:space="preserve">and is controlled by the </w:t>
      </w:r>
      <w:r w:rsidR="00C256CA" w:rsidRPr="00603CE0">
        <w:rPr>
          <w:rFonts w:ascii="Times New Roman" w:hAnsi="Times New Roman"/>
          <w:i/>
          <w:color w:val="000000" w:themeColor="text1"/>
        </w:rPr>
        <w:t>Activity</w:t>
      </w:r>
      <w:r w:rsidR="00314C41" w:rsidRPr="00603CE0">
        <w:rPr>
          <w:rFonts w:ascii="Times New Roman" w:hAnsi="Times New Roman"/>
          <w:i/>
          <w:color w:val="000000" w:themeColor="text1"/>
        </w:rPr>
        <w:t>GroupTransmissionRatio</w:t>
      </w:r>
      <w:r w:rsidR="00314C41" w:rsidRPr="00603CE0">
        <w:rPr>
          <w:rFonts w:ascii="Times New Roman" w:hAnsi="Times New Roman"/>
          <w:color w:val="000000" w:themeColor="text1"/>
        </w:rPr>
        <w:t xml:space="preserve"> parameter.</w:t>
      </w:r>
    </w:p>
    <w:p w14:paraId="0318C8FA"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 </w:t>
      </w:r>
    </w:p>
    <w:p w14:paraId="68E2BDB0" w14:textId="77777777" w:rsidR="00914F4F" w:rsidRPr="00603CE0" w:rsidRDefault="00914F4F" w:rsidP="0017341A">
      <w:pPr>
        <w:pStyle w:val="SH3"/>
        <w:rPr>
          <w:rFonts w:ascii="Times New Roman" w:hAnsi="Times New Roman"/>
          <w:color w:val="000000" w:themeColor="text1"/>
        </w:rPr>
      </w:pPr>
      <w:bookmarkStart w:id="378" w:name="_Screen_interval_generation."/>
      <w:r w:rsidRPr="00603CE0">
        <w:rPr>
          <w:rFonts w:ascii="Times New Roman" w:hAnsi="Times New Roman"/>
          <w:color w:val="000000" w:themeColor="text1"/>
        </w:rPr>
        <w:t>Screen interval generation.</w:t>
      </w:r>
      <w:bookmarkEnd w:id="378"/>
      <w:r w:rsidRPr="00603CE0">
        <w:rPr>
          <w:rFonts w:ascii="Times New Roman" w:hAnsi="Times New Roman"/>
          <w:color w:val="000000" w:themeColor="text1"/>
        </w:rPr>
        <w:t xml:space="preserve"> </w:t>
      </w:r>
    </w:p>
    <w:p w14:paraId="5D9402D9"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Screenings are created for each Indiv at initialization, but most screenings are not actually “realized” in the model. </w:t>
      </w:r>
    </w:p>
    <w:p w14:paraId="17DEAC15"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For each Indiv, their list of screenings begins with a value chosen according to a uniform distribution, between 0 and the parameter screenInterval. Then, a value is drawn from a normal distribution which has a mean of screenInterval and a standard deviation of screenInterval/10. This interval is added to the first value, to give the timestep at which the second screening should take place. Then, this is appended to the list of screenings. Another value is drawn from the normal distribution, added to the current final value of the list of screenings, and then appended to the list. This process continues until the final value of the list of screenings is greater than the time limit of the simulation (i.e., would take place after the end of the simulation run). </w:t>
      </w:r>
    </w:p>
    <w:p w14:paraId="547C528E"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During the simulation run, the screening values are only accessed if an Indiv is currently infectious, and therefore would receive treatment as a result of the screening. Negative screenings are, implicitly, all the values in all the screening lists that were never accessed. </w:t>
      </w:r>
    </w:p>
    <w:p w14:paraId="334834B5" w14:textId="77777777" w:rsidR="00914F4F" w:rsidRPr="00603CE0" w:rsidRDefault="00914F4F" w:rsidP="0017341A">
      <w:pPr>
        <w:rPr>
          <w:rFonts w:ascii="Times New Roman" w:hAnsi="Times New Roman"/>
          <w:color w:val="000000" w:themeColor="text1"/>
        </w:rPr>
      </w:pPr>
      <w:bookmarkStart w:id="379" w:name="_Treatment."/>
    </w:p>
    <w:p w14:paraId="084B711D" w14:textId="77777777" w:rsidR="00D31185" w:rsidRPr="00603CE0" w:rsidRDefault="00D31185" w:rsidP="008C4B88">
      <w:pPr>
        <w:rPr>
          <w:rFonts w:ascii="Times New Roman" w:hAnsi="Times New Roman"/>
          <w:color w:val="000000" w:themeColor="text1"/>
        </w:rPr>
      </w:pPr>
    </w:p>
    <w:p w14:paraId="741AC46A" w14:textId="587E81EE" w:rsidR="00914F4F" w:rsidRPr="00603CE0" w:rsidRDefault="00914F4F" w:rsidP="0017341A">
      <w:pPr>
        <w:pStyle w:val="SH3"/>
        <w:rPr>
          <w:rFonts w:ascii="Times New Roman" w:hAnsi="Times New Roman"/>
          <w:color w:val="000000" w:themeColor="text1"/>
        </w:rPr>
      </w:pPr>
      <w:r w:rsidRPr="00603CE0">
        <w:rPr>
          <w:rFonts w:ascii="Times New Roman" w:hAnsi="Times New Roman"/>
          <w:color w:val="000000" w:themeColor="text1"/>
        </w:rPr>
        <w:t>Treatment under Counterfactuals.</w:t>
      </w:r>
      <w:bookmarkEnd w:id="379"/>
    </w:p>
    <w:p w14:paraId="41EE0D58" w14:textId="433702BB"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First-line treatments available are drug A, drug B, and drug X. If X is not yet available, the last-line treatment available is ertapenem. Infections can be resistant to drug A, drug B, or both. There is no potential for resistance to drug X or </w:t>
      </w:r>
      <w:r w:rsidR="0003082D" w:rsidRPr="00603CE0">
        <w:rPr>
          <w:rFonts w:ascii="Times New Roman" w:hAnsi="Times New Roman"/>
          <w:color w:val="000000" w:themeColor="text1"/>
        </w:rPr>
        <w:t>ertapenem</w:t>
      </w:r>
      <w:r w:rsidRPr="00603CE0">
        <w:rPr>
          <w:rFonts w:ascii="Times New Roman" w:hAnsi="Times New Roman"/>
          <w:color w:val="000000" w:themeColor="text1"/>
        </w:rPr>
        <w:t xml:space="preserve"> within the model.</w:t>
      </w:r>
    </w:p>
    <w:p w14:paraId="6482C5F4" w14:textId="3758F2FA"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The </w:t>
      </w:r>
      <w:r w:rsidRPr="00603CE0">
        <w:rPr>
          <w:rFonts w:ascii="Times New Roman" w:hAnsi="Times New Roman"/>
          <w:b/>
          <w:color w:val="000000" w:themeColor="text1"/>
        </w:rPr>
        <w:t>default</w:t>
      </w:r>
      <w:r w:rsidRPr="00603CE0">
        <w:rPr>
          <w:rFonts w:ascii="Times New Roman" w:hAnsi="Times New Roman"/>
          <w:color w:val="000000" w:themeColor="text1"/>
        </w:rPr>
        <w:t xml:space="preserve"> treatment method</w:t>
      </w:r>
      <w:r w:rsidR="009A56A0" w:rsidRPr="00603CE0">
        <w:rPr>
          <w:rFonts w:ascii="Times New Roman" w:hAnsi="Times New Roman"/>
          <w:color w:val="000000" w:themeColor="text1"/>
        </w:rPr>
        <w:t xml:space="preserve"> (i.e., </w:t>
      </w:r>
      <w:r w:rsidR="00AC4B80" w:rsidRPr="00603CE0">
        <w:rPr>
          <w:rFonts w:ascii="Times New Roman" w:hAnsi="Times New Roman"/>
          <w:color w:val="000000" w:themeColor="text1"/>
        </w:rPr>
        <w:t>for all cases</w:t>
      </w:r>
      <w:r w:rsidR="002526E8" w:rsidRPr="00603CE0">
        <w:rPr>
          <w:rFonts w:ascii="Times New Roman" w:hAnsi="Times New Roman"/>
          <w:color w:val="000000" w:themeColor="text1"/>
        </w:rPr>
        <w:t xml:space="preserve"> in all strategies</w:t>
      </w:r>
      <w:r w:rsidR="00AC4B80" w:rsidRPr="00603CE0">
        <w:rPr>
          <w:rFonts w:ascii="Times New Roman" w:hAnsi="Times New Roman"/>
          <w:color w:val="000000" w:themeColor="text1"/>
        </w:rPr>
        <w:t xml:space="preserve"> </w:t>
      </w:r>
      <w:r w:rsidR="009A56A0" w:rsidRPr="00603CE0">
        <w:rPr>
          <w:rFonts w:ascii="Times New Roman" w:hAnsi="Times New Roman"/>
          <w:color w:val="000000" w:themeColor="text1"/>
        </w:rPr>
        <w:t>during the calibration period</w:t>
      </w:r>
      <w:r w:rsidR="00AC4B80" w:rsidRPr="00603CE0">
        <w:rPr>
          <w:rFonts w:ascii="Times New Roman" w:hAnsi="Times New Roman"/>
          <w:color w:val="000000" w:themeColor="text1"/>
        </w:rPr>
        <w:t>, for non-adherent TOC cases and for non-covered DST cases)</w:t>
      </w:r>
      <w:r w:rsidRPr="00603CE0">
        <w:rPr>
          <w:rFonts w:ascii="Times New Roman" w:hAnsi="Times New Roman"/>
          <w:color w:val="000000" w:themeColor="text1"/>
        </w:rPr>
        <w:t xml:space="preserve"> is to “tryDrugA()”.</w:t>
      </w:r>
    </w:p>
    <w:p w14:paraId="07F10B71" w14:textId="77777777" w:rsidR="00914F4F" w:rsidRPr="00603CE0" w:rsidRDefault="00914F4F" w:rsidP="00914F4F">
      <w:pPr>
        <w:pStyle w:val="ListParagraph"/>
        <w:numPr>
          <w:ilvl w:val="0"/>
          <w:numId w:val="4"/>
        </w:numPr>
        <w:rPr>
          <w:rFonts w:ascii="Times New Roman" w:hAnsi="Times New Roman"/>
          <w:color w:val="000000" w:themeColor="text1"/>
        </w:rPr>
      </w:pPr>
      <w:r w:rsidRPr="00603CE0">
        <w:rPr>
          <w:rFonts w:ascii="Times New Roman" w:hAnsi="Times New Roman"/>
          <w:color w:val="000000" w:themeColor="text1"/>
        </w:rPr>
        <w:t>Cost of drug A is added to cumulative costs.</w:t>
      </w:r>
    </w:p>
    <w:p w14:paraId="4550B3CF" w14:textId="77777777" w:rsidR="00914F4F" w:rsidRPr="00603CE0" w:rsidRDefault="00914F4F" w:rsidP="00914F4F">
      <w:pPr>
        <w:pStyle w:val="ListParagraph"/>
        <w:numPr>
          <w:ilvl w:val="0"/>
          <w:numId w:val="4"/>
        </w:numPr>
        <w:rPr>
          <w:rFonts w:ascii="Times New Roman" w:hAnsi="Times New Roman"/>
          <w:color w:val="000000" w:themeColor="text1"/>
        </w:rPr>
      </w:pPr>
      <w:r w:rsidRPr="00603CE0">
        <w:rPr>
          <w:rFonts w:ascii="Times New Roman" w:hAnsi="Times New Roman"/>
          <w:color w:val="000000" w:themeColor="text1"/>
        </w:rPr>
        <w:t>All infections susceptible to A (symptomatic or asymptomatic) recover.</w:t>
      </w:r>
    </w:p>
    <w:p w14:paraId="440EEA29" w14:textId="77777777" w:rsidR="00914F4F" w:rsidRPr="00603CE0" w:rsidRDefault="00914F4F" w:rsidP="00914F4F">
      <w:pPr>
        <w:pStyle w:val="ListParagraph"/>
        <w:numPr>
          <w:ilvl w:val="0"/>
          <w:numId w:val="4"/>
        </w:numPr>
        <w:rPr>
          <w:rFonts w:ascii="Times New Roman" w:hAnsi="Times New Roman"/>
          <w:color w:val="000000" w:themeColor="text1"/>
        </w:rPr>
      </w:pPr>
      <w:r w:rsidRPr="00603CE0">
        <w:rPr>
          <w:rFonts w:ascii="Times New Roman" w:hAnsi="Times New Roman"/>
          <w:color w:val="000000" w:themeColor="text1"/>
        </w:rPr>
        <w:t>Infections resistant to A but with symptoms become a “symptomaticTreatmentFailure()” [see below]. All symptomatic infections ultimately recover.</w:t>
      </w:r>
    </w:p>
    <w:p w14:paraId="0B39F832" w14:textId="3379B436" w:rsidR="00914F4F" w:rsidRPr="00603CE0" w:rsidRDefault="00914F4F" w:rsidP="00914F4F">
      <w:pPr>
        <w:pStyle w:val="ListParagraph"/>
        <w:numPr>
          <w:ilvl w:val="0"/>
          <w:numId w:val="4"/>
        </w:numPr>
        <w:rPr>
          <w:rFonts w:ascii="Times New Roman" w:hAnsi="Times New Roman"/>
          <w:color w:val="000000" w:themeColor="text1"/>
        </w:rPr>
      </w:pPr>
      <w:r w:rsidRPr="00603CE0">
        <w:rPr>
          <w:rFonts w:ascii="Times New Roman" w:hAnsi="Times New Roman"/>
          <w:color w:val="000000" w:themeColor="text1"/>
        </w:rPr>
        <w:t>Infections resistant to A and without symptoms are true treatment failures, which can continue to be transmitted.</w:t>
      </w:r>
    </w:p>
    <w:p w14:paraId="49F34CB6" w14:textId="6BD0DBAA" w:rsidR="00914F4F" w:rsidRPr="00603CE0" w:rsidRDefault="004502D9" w:rsidP="00914F4F">
      <w:pPr>
        <w:rPr>
          <w:rFonts w:ascii="Times New Roman" w:hAnsi="Times New Roman"/>
          <w:color w:val="000000" w:themeColor="text1"/>
        </w:rPr>
      </w:pPr>
      <w:r w:rsidRPr="00603CE0">
        <w:rPr>
          <w:rFonts w:ascii="Times New Roman" w:hAnsi="Times New Roman"/>
          <w:color w:val="000000" w:themeColor="text1"/>
        </w:rPr>
        <w:t xml:space="preserve">Under </w:t>
      </w:r>
      <w:r w:rsidRPr="00603CE0">
        <w:rPr>
          <w:rFonts w:ascii="Times New Roman" w:hAnsi="Times New Roman"/>
          <w:b/>
          <w:color w:val="000000" w:themeColor="text1"/>
        </w:rPr>
        <w:t>GISP</w:t>
      </w:r>
      <w:r w:rsidRPr="00603CE0">
        <w:rPr>
          <w:rFonts w:ascii="Times New Roman" w:hAnsi="Times New Roman"/>
          <w:color w:val="000000" w:themeColor="text1"/>
        </w:rPr>
        <w:t xml:space="preserve">, the </w:t>
      </w:r>
      <w:r w:rsidR="00054386" w:rsidRPr="00603CE0">
        <w:rPr>
          <w:rFonts w:ascii="Times New Roman" w:hAnsi="Times New Roman"/>
          <w:color w:val="000000" w:themeColor="text1"/>
        </w:rPr>
        <w:t>starting</w:t>
      </w:r>
      <w:r w:rsidRPr="00603CE0">
        <w:rPr>
          <w:rFonts w:ascii="Times New Roman" w:hAnsi="Times New Roman"/>
          <w:color w:val="000000" w:themeColor="text1"/>
        </w:rPr>
        <w:t xml:space="preserve"> treatment strategy</w:t>
      </w:r>
      <w:r w:rsidR="00464FDB" w:rsidRPr="00603CE0">
        <w:rPr>
          <w:rFonts w:ascii="Times New Roman" w:hAnsi="Times New Roman"/>
          <w:color w:val="000000" w:themeColor="text1"/>
        </w:rPr>
        <w:t xml:space="preserve"> (after the calibration period)</w:t>
      </w:r>
      <w:r w:rsidRPr="00603CE0">
        <w:rPr>
          <w:rFonts w:ascii="Times New Roman" w:hAnsi="Times New Roman"/>
          <w:color w:val="000000" w:themeColor="text1"/>
        </w:rPr>
        <w:t xml:space="preserve"> is that all detected infections </w:t>
      </w:r>
      <w:r w:rsidR="00464FDB" w:rsidRPr="00603CE0">
        <w:rPr>
          <w:rFonts w:ascii="Times New Roman" w:hAnsi="Times New Roman"/>
          <w:color w:val="000000" w:themeColor="text1"/>
        </w:rPr>
        <w:t>have a</w:t>
      </w:r>
      <w:r w:rsidR="00B67EF6" w:rsidRPr="00603CE0">
        <w:rPr>
          <w:rFonts w:ascii="Times New Roman" w:hAnsi="Times New Roman"/>
          <w:color w:val="000000" w:themeColor="text1"/>
        </w:rPr>
        <w:t xml:space="preserve">n equal </w:t>
      </w:r>
      <w:r w:rsidR="00464FDB" w:rsidRPr="00603CE0">
        <w:rPr>
          <w:rFonts w:ascii="Times New Roman" w:hAnsi="Times New Roman"/>
          <w:color w:val="000000" w:themeColor="text1"/>
        </w:rPr>
        <w:t xml:space="preserve">chance of </w:t>
      </w:r>
      <w:r w:rsidR="00054386" w:rsidRPr="00603CE0">
        <w:rPr>
          <w:rFonts w:ascii="Times New Roman" w:hAnsi="Times New Roman"/>
          <w:color w:val="000000" w:themeColor="text1"/>
        </w:rPr>
        <w:t xml:space="preserve">initially </w:t>
      </w:r>
      <w:r w:rsidR="00464FDB" w:rsidRPr="00603CE0">
        <w:rPr>
          <w:rFonts w:ascii="Times New Roman" w:hAnsi="Times New Roman"/>
          <w:color w:val="000000" w:themeColor="text1"/>
        </w:rPr>
        <w:t xml:space="preserve">being treated with drug A or drug B. </w:t>
      </w:r>
      <w:r w:rsidR="00054CAE" w:rsidRPr="00603CE0">
        <w:rPr>
          <w:rFonts w:ascii="Times New Roman" w:hAnsi="Times New Roman"/>
          <w:color w:val="000000" w:themeColor="text1"/>
        </w:rPr>
        <w:t xml:space="preserve">Over time, drugs A and/or B can be removed from the </w:t>
      </w:r>
      <w:r w:rsidR="00122EFD" w:rsidRPr="00603CE0">
        <w:rPr>
          <w:rFonts w:ascii="Times New Roman" w:hAnsi="Times New Roman"/>
          <w:color w:val="000000" w:themeColor="text1"/>
        </w:rPr>
        <w:t>possible first-line treatments</w:t>
      </w:r>
      <w:r w:rsidR="00F87E10" w:rsidRPr="00603CE0">
        <w:rPr>
          <w:rFonts w:ascii="Times New Roman" w:hAnsi="Times New Roman"/>
          <w:color w:val="000000" w:themeColor="text1"/>
        </w:rPr>
        <w:t xml:space="preserve"> as the surveillance mechanism estimates the population resistance to that drug is &gt;5%. </w:t>
      </w:r>
      <w:r w:rsidR="00B10B5C" w:rsidRPr="00603CE0">
        <w:rPr>
          <w:rFonts w:ascii="Times New Roman" w:hAnsi="Times New Roman"/>
          <w:color w:val="000000" w:themeColor="text1"/>
        </w:rPr>
        <w:t xml:space="preserve">If both drug A and drug B have individually been removed from </w:t>
      </w:r>
      <w:r w:rsidR="005B1750" w:rsidRPr="00603CE0">
        <w:rPr>
          <w:rFonts w:ascii="Times New Roman" w:hAnsi="Times New Roman"/>
          <w:color w:val="000000" w:themeColor="text1"/>
        </w:rPr>
        <w:t>first-line treatment possibilities, but drug X is not yet available, the first-line therapy becomes</w:t>
      </w:r>
      <w:r w:rsidR="00A2459C" w:rsidRPr="00603CE0">
        <w:rPr>
          <w:rFonts w:ascii="Times New Roman" w:hAnsi="Times New Roman"/>
          <w:color w:val="000000" w:themeColor="text1"/>
        </w:rPr>
        <w:t xml:space="preserve"> drugs A and B together</w:t>
      </w:r>
      <w:r w:rsidR="00806743" w:rsidRPr="00603CE0">
        <w:rPr>
          <w:rFonts w:ascii="Times New Roman" w:hAnsi="Times New Roman"/>
          <w:color w:val="000000" w:themeColor="text1"/>
        </w:rPr>
        <w:t xml:space="preserve"> (i.e., combination therapy). Combination therapy will be the first-line treatment until either drug X becomes available or </w:t>
      </w:r>
      <w:r w:rsidR="005211E8" w:rsidRPr="00603CE0">
        <w:rPr>
          <w:rFonts w:ascii="Times New Roman" w:hAnsi="Times New Roman"/>
          <w:color w:val="000000" w:themeColor="text1"/>
        </w:rPr>
        <w:t>multi-resistance is estimated to be &gt;5%.</w:t>
      </w:r>
      <w:r w:rsidR="00D32BC5" w:rsidRPr="00603CE0">
        <w:rPr>
          <w:rFonts w:ascii="Times New Roman" w:hAnsi="Times New Roman"/>
          <w:color w:val="000000" w:themeColor="text1"/>
        </w:rPr>
        <w:t xml:space="preserve"> </w:t>
      </w:r>
      <w:r w:rsidR="009726A0" w:rsidRPr="00603CE0">
        <w:rPr>
          <w:rFonts w:ascii="Times New Roman" w:hAnsi="Times New Roman"/>
          <w:color w:val="000000" w:themeColor="text1"/>
        </w:rPr>
        <w:t xml:space="preserve">Whenever multiple possible first-line treatments are recommended, </w:t>
      </w:r>
      <w:r w:rsidR="006C78A9" w:rsidRPr="00603CE0">
        <w:rPr>
          <w:rFonts w:ascii="Times New Roman" w:hAnsi="Times New Roman"/>
          <w:color w:val="000000" w:themeColor="text1"/>
        </w:rPr>
        <w:t>all have an equal chance of being selected. A</w:t>
      </w:r>
      <w:r w:rsidR="008C6A77" w:rsidRPr="00603CE0">
        <w:rPr>
          <w:rFonts w:ascii="Times New Roman" w:hAnsi="Times New Roman"/>
          <w:color w:val="000000" w:themeColor="text1"/>
        </w:rPr>
        <w:t>ll the possible first-line treatment pools under GISP are:</w:t>
      </w:r>
    </w:p>
    <w:p w14:paraId="6BAEAADA" w14:textId="38702E31" w:rsidR="009C711C" w:rsidRPr="00603CE0" w:rsidRDefault="001338BC" w:rsidP="009C711C">
      <w:pPr>
        <w:pStyle w:val="ListParagraph"/>
        <w:numPr>
          <w:ilvl w:val="0"/>
          <w:numId w:val="28"/>
        </w:numPr>
        <w:rPr>
          <w:rFonts w:ascii="Times New Roman" w:hAnsi="Times New Roman"/>
          <w:color w:val="000000" w:themeColor="text1"/>
        </w:rPr>
      </w:pPr>
      <w:r w:rsidRPr="00603CE0">
        <w:rPr>
          <w:rFonts w:ascii="Times New Roman" w:hAnsi="Times New Roman"/>
          <w:color w:val="000000" w:themeColor="text1"/>
        </w:rPr>
        <w:t>[</w:t>
      </w:r>
      <w:r w:rsidR="008C6A77" w:rsidRPr="00603CE0">
        <w:rPr>
          <w:rFonts w:ascii="Times New Roman" w:hAnsi="Times New Roman"/>
          <w:color w:val="000000" w:themeColor="text1"/>
        </w:rPr>
        <w:t>A</w:t>
      </w:r>
      <w:r w:rsidRPr="00603CE0">
        <w:rPr>
          <w:rFonts w:ascii="Times New Roman" w:hAnsi="Times New Roman"/>
          <w:color w:val="000000" w:themeColor="text1"/>
        </w:rPr>
        <w:t>,</w:t>
      </w:r>
      <w:r w:rsidR="008C6A77" w:rsidRPr="00603CE0">
        <w:rPr>
          <w:rFonts w:ascii="Times New Roman" w:hAnsi="Times New Roman"/>
          <w:color w:val="000000" w:themeColor="text1"/>
        </w:rPr>
        <w:t xml:space="preserve"> B</w:t>
      </w:r>
      <w:r w:rsidRPr="00603CE0">
        <w:rPr>
          <w:rFonts w:ascii="Times New Roman" w:hAnsi="Times New Roman"/>
          <w:color w:val="000000" w:themeColor="text1"/>
        </w:rPr>
        <w:t>]</w:t>
      </w:r>
      <w:r w:rsidR="00695F9C" w:rsidRPr="00603CE0">
        <w:rPr>
          <w:rFonts w:ascii="Times New Roman" w:hAnsi="Times New Roman"/>
          <w:color w:val="000000" w:themeColor="text1"/>
        </w:rPr>
        <w:t>,</w:t>
      </w:r>
      <w:r w:rsidR="00FF4C5E" w:rsidRPr="00603CE0">
        <w:rPr>
          <w:rFonts w:ascii="Times New Roman" w:hAnsi="Times New Roman"/>
          <w:color w:val="000000" w:themeColor="text1"/>
        </w:rPr>
        <w:t xml:space="preserve"> </w:t>
      </w:r>
      <w:r w:rsidR="00695F9C" w:rsidRPr="00603CE0">
        <w:rPr>
          <w:rFonts w:ascii="Times New Roman" w:hAnsi="Times New Roman"/>
          <w:color w:val="000000" w:themeColor="text1"/>
        </w:rPr>
        <w:t xml:space="preserve">if </w:t>
      </w:r>
      <w:r w:rsidR="005C0A8A" w:rsidRPr="00603CE0">
        <w:rPr>
          <w:rFonts w:ascii="Times New Roman" w:hAnsi="Times New Roman"/>
          <w:color w:val="000000" w:themeColor="text1"/>
        </w:rPr>
        <w:t>X not yet available</w:t>
      </w:r>
    </w:p>
    <w:p w14:paraId="6D1346FA" w14:textId="01904677" w:rsidR="005C0A8A" w:rsidRPr="00603CE0" w:rsidRDefault="005C0A8A" w:rsidP="009C711C">
      <w:pPr>
        <w:pStyle w:val="ListParagraph"/>
        <w:numPr>
          <w:ilvl w:val="0"/>
          <w:numId w:val="28"/>
        </w:numPr>
        <w:rPr>
          <w:rFonts w:ascii="Times New Roman" w:hAnsi="Times New Roman"/>
          <w:color w:val="000000" w:themeColor="text1"/>
        </w:rPr>
      </w:pPr>
      <w:r w:rsidRPr="00603CE0">
        <w:rPr>
          <w:rFonts w:ascii="Times New Roman" w:hAnsi="Times New Roman"/>
          <w:color w:val="000000" w:themeColor="text1"/>
        </w:rPr>
        <w:t>[A],</w:t>
      </w:r>
      <w:r w:rsidR="00695F9C" w:rsidRPr="00603CE0">
        <w:rPr>
          <w:rFonts w:ascii="Times New Roman" w:hAnsi="Times New Roman"/>
          <w:color w:val="000000" w:themeColor="text1"/>
        </w:rPr>
        <w:t xml:space="preserve"> if </w:t>
      </w:r>
      <w:r w:rsidR="00230B08" w:rsidRPr="00603CE0">
        <w:rPr>
          <w:rFonts w:ascii="Times New Roman" w:hAnsi="Times New Roman"/>
          <w:color w:val="000000" w:themeColor="text1"/>
        </w:rPr>
        <w:t xml:space="preserve">resistB </w:t>
      </w:r>
      <w:r w:rsidRPr="00603CE0">
        <w:rPr>
          <w:rFonts w:ascii="Times New Roman" w:hAnsi="Times New Roman"/>
          <w:color w:val="000000" w:themeColor="text1"/>
        </w:rPr>
        <w:t>&gt; 5%</w:t>
      </w:r>
      <w:r w:rsidR="008F0C4E" w:rsidRPr="00603CE0">
        <w:rPr>
          <w:rFonts w:ascii="Times New Roman" w:hAnsi="Times New Roman"/>
          <w:color w:val="000000" w:themeColor="text1"/>
        </w:rPr>
        <w:t xml:space="preserve"> and</w:t>
      </w:r>
      <w:r w:rsidRPr="00603CE0">
        <w:rPr>
          <w:rFonts w:ascii="Times New Roman" w:hAnsi="Times New Roman"/>
          <w:color w:val="000000" w:themeColor="text1"/>
        </w:rPr>
        <w:t xml:space="preserve"> X not yet available</w:t>
      </w:r>
    </w:p>
    <w:p w14:paraId="27B84A01" w14:textId="1E9F0C38" w:rsidR="005C0A8A" w:rsidRPr="00603CE0" w:rsidRDefault="005C0A8A" w:rsidP="005C0A8A">
      <w:pPr>
        <w:pStyle w:val="ListParagraph"/>
        <w:numPr>
          <w:ilvl w:val="0"/>
          <w:numId w:val="28"/>
        </w:numPr>
        <w:rPr>
          <w:rFonts w:ascii="Times New Roman" w:hAnsi="Times New Roman"/>
          <w:color w:val="000000" w:themeColor="text1"/>
        </w:rPr>
      </w:pPr>
      <w:r w:rsidRPr="00603CE0">
        <w:rPr>
          <w:rFonts w:ascii="Times New Roman" w:hAnsi="Times New Roman"/>
          <w:color w:val="000000" w:themeColor="text1"/>
        </w:rPr>
        <w:t>[B], if resistA &gt; 5%</w:t>
      </w:r>
      <w:r w:rsidR="008F0C4E" w:rsidRPr="00603CE0">
        <w:rPr>
          <w:rFonts w:ascii="Times New Roman" w:hAnsi="Times New Roman"/>
          <w:color w:val="000000" w:themeColor="text1"/>
        </w:rPr>
        <w:t xml:space="preserve"> and</w:t>
      </w:r>
      <w:r w:rsidRPr="00603CE0">
        <w:rPr>
          <w:rFonts w:ascii="Times New Roman" w:hAnsi="Times New Roman"/>
          <w:color w:val="000000" w:themeColor="text1"/>
        </w:rPr>
        <w:t xml:space="preserve"> X not yet available</w:t>
      </w:r>
    </w:p>
    <w:p w14:paraId="733F9BF2" w14:textId="7F0F0F0C" w:rsidR="005C0A8A" w:rsidRPr="00603CE0" w:rsidRDefault="00A74B07" w:rsidP="009C711C">
      <w:pPr>
        <w:pStyle w:val="ListParagraph"/>
        <w:numPr>
          <w:ilvl w:val="0"/>
          <w:numId w:val="28"/>
        </w:numPr>
        <w:rPr>
          <w:rFonts w:ascii="Times New Roman" w:hAnsi="Times New Roman"/>
          <w:color w:val="000000" w:themeColor="text1"/>
        </w:rPr>
      </w:pPr>
      <w:r w:rsidRPr="00603CE0">
        <w:rPr>
          <w:rFonts w:ascii="Times New Roman" w:hAnsi="Times New Roman"/>
          <w:color w:val="000000" w:themeColor="text1"/>
        </w:rPr>
        <w:t xml:space="preserve">[A+B], </w:t>
      </w:r>
      <w:r w:rsidR="009809CE" w:rsidRPr="00603CE0">
        <w:rPr>
          <w:rFonts w:ascii="Times New Roman" w:hAnsi="Times New Roman"/>
          <w:color w:val="000000" w:themeColor="text1"/>
        </w:rPr>
        <w:t xml:space="preserve">if resistA &gt; 5%, resistB &gt; 5%, </w:t>
      </w:r>
      <w:r w:rsidR="008F0C4E" w:rsidRPr="00603CE0">
        <w:rPr>
          <w:rFonts w:ascii="Times New Roman" w:hAnsi="Times New Roman"/>
          <w:color w:val="000000" w:themeColor="text1"/>
        </w:rPr>
        <w:t xml:space="preserve">and </w:t>
      </w:r>
      <w:r w:rsidR="009809CE" w:rsidRPr="00603CE0">
        <w:rPr>
          <w:rFonts w:ascii="Times New Roman" w:hAnsi="Times New Roman"/>
          <w:color w:val="000000" w:themeColor="text1"/>
        </w:rPr>
        <w:t>X not yet available</w:t>
      </w:r>
    </w:p>
    <w:p w14:paraId="60A1FBAA" w14:textId="115ABE4D" w:rsidR="00DA6E48" w:rsidRPr="00603CE0" w:rsidRDefault="00DA6E48" w:rsidP="00DA6E48">
      <w:pPr>
        <w:pStyle w:val="ListParagraph"/>
        <w:numPr>
          <w:ilvl w:val="0"/>
          <w:numId w:val="28"/>
        </w:numPr>
        <w:rPr>
          <w:rFonts w:ascii="Times New Roman" w:hAnsi="Times New Roman"/>
          <w:color w:val="000000" w:themeColor="text1"/>
        </w:rPr>
      </w:pPr>
      <w:r w:rsidRPr="00603CE0">
        <w:rPr>
          <w:rFonts w:ascii="Times New Roman" w:hAnsi="Times New Roman"/>
          <w:color w:val="000000" w:themeColor="text1"/>
        </w:rPr>
        <w:t>[Ertapenem], if all resistance strains &gt; 5%</w:t>
      </w:r>
      <w:r w:rsidR="008F0C4E" w:rsidRPr="00603CE0">
        <w:rPr>
          <w:rFonts w:ascii="Times New Roman" w:hAnsi="Times New Roman"/>
          <w:color w:val="000000" w:themeColor="text1"/>
        </w:rPr>
        <w:t xml:space="preserve"> and</w:t>
      </w:r>
      <w:r w:rsidRPr="00603CE0">
        <w:rPr>
          <w:rFonts w:ascii="Times New Roman" w:hAnsi="Times New Roman"/>
          <w:color w:val="000000" w:themeColor="text1"/>
        </w:rPr>
        <w:t xml:space="preserve"> X not yet available</w:t>
      </w:r>
    </w:p>
    <w:p w14:paraId="3942921B" w14:textId="5F3E55DF" w:rsidR="009809CE" w:rsidRPr="00603CE0" w:rsidRDefault="00E22E7F" w:rsidP="009C711C">
      <w:pPr>
        <w:pStyle w:val="ListParagraph"/>
        <w:numPr>
          <w:ilvl w:val="0"/>
          <w:numId w:val="28"/>
        </w:numPr>
        <w:rPr>
          <w:rFonts w:ascii="Times New Roman" w:hAnsi="Times New Roman"/>
          <w:color w:val="000000" w:themeColor="text1"/>
        </w:rPr>
      </w:pPr>
      <w:r w:rsidRPr="00603CE0">
        <w:rPr>
          <w:rFonts w:ascii="Times New Roman" w:hAnsi="Times New Roman"/>
          <w:color w:val="000000" w:themeColor="text1"/>
        </w:rPr>
        <w:t>[A, B, X]</w:t>
      </w:r>
    </w:p>
    <w:p w14:paraId="04BBD38B" w14:textId="54E37C1F" w:rsidR="00E22E7F" w:rsidRPr="00603CE0" w:rsidRDefault="00E22E7F" w:rsidP="009C711C">
      <w:pPr>
        <w:pStyle w:val="ListParagraph"/>
        <w:numPr>
          <w:ilvl w:val="0"/>
          <w:numId w:val="28"/>
        </w:numPr>
        <w:rPr>
          <w:rFonts w:ascii="Times New Roman" w:hAnsi="Times New Roman"/>
          <w:color w:val="000000" w:themeColor="text1"/>
        </w:rPr>
      </w:pPr>
      <w:r w:rsidRPr="00603CE0">
        <w:rPr>
          <w:rFonts w:ascii="Times New Roman" w:hAnsi="Times New Roman"/>
          <w:color w:val="000000" w:themeColor="text1"/>
        </w:rPr>
        <w:t>[A, X]</w:t>
      </w:r>
      <w:r w:rsidR="00964E03" w:rsidRPr="00603CE0">
        <w:rPr>
          <w:rFonts w:ascii="Times New Roman" w:hAnsi="Times New Roman"/>
          <w:color w:val="000000" w:themeColor="text1"/>
        </w:rPr>
        <w:t>, if resistB &gt; 5%</w:t>
      </w:r>
    </w:p>
    <w:p w14:paraId="1229D026" w14:textId="7F4003EC" w:rsidR="00E22E7F" w:rsidRPr="00603CE0" w:rsidRDefault="00E22E7F" w:rsidP="009C711C">
      <w:pPr>
        <w:pStyle w:val="ListParagraph"/>
        <w:numPr>
          <w:ilvl w:val="0"/>
          <w:numId w:val="28"/>
        </w:numPr>
        <w:rPr>
          <w:rFonts w:ascii="Times New Roman" w:hAnsi="Times New Roman"/>
          <w:color w:val="000000" w:themeColor="text1"/>
        </w:rPr>
      </w:pPr>
      <w:r w:rsidRPr="00603CE0">
        <w:rPr>
          <w:rFonts w:ascii="Times New Roman" w:hAnsi="Times New Roman"/>
          <w:color w:val="000000" w:themeColor="text1"/>
        </w:rPr>
        <w:t>[B, X</w:t>
      </w:r>
      <w:r w:rsidR="00964E03" w:rsidRPr="00603CE0">
        <w:rPr>
          <w:rFonts w:ascii="Times New Roman" w:hAnsi="Times New Roman"/>
          <w:color w:val="000000" w:themeColor="text1"/>
        </w:rPr>
        <w:t>], if resistA &gt; 5%</w:t>
      </w:r>
    </w:p>
    <w:p w14:paraId="427F1A2B" w14:textId="361D912C" w:rsidR="00333A41" w:rsidRPr="00603CE0" w:rsidRDefault="00333A41" w:rsidP="00B779B3">
      <w:pPr>
        <w:pStyle w:val="ListParagraph"/>
        <w:numPr>
          <w:ilvl w:val="0"/>
          <w:numId w:val="28"/>
        </w:numPr>
        <w:rPr>
          <w:rFonts w:ascii="Times New Roman" w:hAnsi="Times New Roman"/>
          <w:color w:val="000000" w:themeColor="text1"/>
        </w:rPr>
      </w:pPr>
      <w:r w:rsidRPr="00603CE0">
        <w:rPr>
          <w:rFonts w:ascii="Times New Roman" w:hAnsi="Times New Roman"/>
          <w:color w:val="000000" w:themeColor="text1"/>
        </w:rPr>
        <w:t>[X], if resistA &gt; 5%</w:t>
      </w:r>
      <w:r w:rsidR="008F0C4E" w:rsidRPr="00603CE0">
        <w:rPr>
          <w:rFonts w:ascii="Times New Roman" w:hAnsi="Times New Roman"/>
          <w:color w:val="000000" w:themeColor="text1"/>
        </w:rPr>
        <w:t xml:space="preserve"> and</w:t>
      </w:r>
      <w:r w:rsidRPr="00603CE0">
        <w:rPr>
          <w:rFonts w:ascii="Times New Roman" w:hAnsi="Times New Roman"/>
          <w:color w:val="000000" w:themeColor="text1"/>
        </w:rPr>
        <w:t xml:space="preserve"> resistB &gt; 5%</w:t>
      </w:r>
    </w:p>
    <w:p w14:paraId="15D2C4F3" w14:textId="7255F743" w:rsidR="00914F4F" w:rsidRPr="00603CE0" w:rsidRDefault="00537DE1" w:rsidP="00914F4F">
      <w:pPr>
        <w:rPr>
          <w:rFonts w:ascii="Times New Roman" w:hAnsi="Times New Roman"/>
          <w:color w:val="000000" w:themeColor="text1"/>
        </w:rPr>
      </w:pPr>
      <w:r w:rsidRPr="00603CE0">
        <w:rPr>
          <w:rFonts w:ascii="Times New Roman" w:hAnsi="Times New Roman"/>
          <w:color w:val="000000" w:themeColor="text1"/>
        </w:rPr>
        <w:t>Once the first-line treatment for a particular case has been selected, the following procedure takes place.</w:t>
      </w:r>
    </w:p>
    <w:p w14:paraId="51DA6828" w14:textId="66FBC850" w:rsidR="00914F4F" w:rsidRPr="00603CE0" w:rsidRDefault="00914F4F" w:rsidP="00914F4F">
      <w:pPr>
        <w:pStyle w:val="ListParagraph"/>
        <w:numPr>
          <w:ilvl w:val="0"/>
          <w:numId w:val="3"/>
        </w:numPr>
        <w:rPr>
          <w:rFonts w:ascii="Times New Roman" w:hAnsi="Times New Roman"/>
          <w:color w:val="000000" w:themeColor="text1"/>
        </w:rPr>
      </w:pPr>
      <w:r w:rsidRPr="00603CE0">
        <w:rPr>
          <w:rFonts w:ascii="Times New Roman" w:hAnsi="Times New Roman"/>
          <w:color w:val="000000" w:themeColor="text1"/>
        </w:rPr>
        <w:t xml:space="preserve">Cost of </w:t>
      </w:r>
      <w:r w:rsidR="00537DE1" w:rsidRPr="00603CE0">
        <w:rPr>
          <w:rFonts w:ascii="Times New Roman" w:hAnsi="Times New Roman"/>
          <w:color w:val="000000" w:themeColor="text1"/>
        </w:rPr>
        <w:t xml:space="preserve">selected </w:t>
      </w:r>
      <w:r w:rsidRPr="00603CE0">
        <w:rPr>
          <w:rFonts w:ascii="Times New Roman" w:hAnsi="Times New Roman"/>
          <w:color w:val="000000" w:themeColor="text1"/>
        </w:rPr>
        <w:t>drug is added to cumulative costs.</w:t>
      </w:r>
    </w:p>
    <w:p w14:paraId="42DAA41E" w14:textId="64409262" w:rsidR="00914F4F" w:rsidRPr="00603CE0" w:rsidRDefault="00914F4F" w:rsidP="00914F4F">
      <w:pPr>
        <w:pStyle w:val="ListParagraph"/>
        <w:numPr>
          <w:ilvl w:val="0"/>
          <w:numId w:val="3"/>
        </w:numPr>
        <w:rPr>
          <w:rFonts w:ascii="Times New Roman" w:hAnsi="Times New Roman"/>
          <w:color w:val="000000" w:themeColor="text1"/>
        </w:rPr>
      </w:pPr>
      <w:r w:rsidRPr="00603CE0">
        <w:rPr>
          <w:rFonts w:ascii="Times New Roman" w:hAnsi="Times New Roman"/>
          <w:color w:val="000000" w:themeColor="text1"/>
        </w:rPr>
        <w:t xml:space="preserve">All infections susceptible to </w:t>
      </w:r>
      <w:r w:rsidR="000E4459" w:rsidRPr="00603CE0">
        <w:rPr>
          <w:rFonts w:ascii="Times New Roman" w:hAnsi="Times New Roman"/>
          <w:color w:val="000000" w:themeColor="text1"/>
        </w:rPr>
        <w:t>selected drug</w:t>
      </w:r>
      <w:r w:rsidRPr="00603CE0">
        <w:rPr>
          <w:rFonts w:ascii="Times New Roman" w:hAnsi="Times New Roman"/>
          <w:color w:val="000000" w:themeColor="text1"/>
        </w:rPr>
        <w:t xml:space="preserve"> (symptomatic or asymptomatic) recover.</w:t>
      </w:r>
    </w:p>
    <w:p w14:paraId="58D6E7B7" w14:textId="1C3C93F8" w:rsidR="00914F4F" w:rsidRPr="00603CE0" w:rsidRDefault="00914F4F" w:rsidP="00914F4F">
      <w:pPr>
        <w:pStyle w:val="ListParagraph"/>
        <w:numPr>
          <w:ilvl w:val="0"/>
          <w:numId w:val="3"/>
        </w:numPr>
        <w:rPr>
          <w:rFonts w:ascii="Times New Roman" w:hAnsi="Times New Roman"/>
          <w:color w:val="000000" w:themeColor="text1"/>
        </w:rPr>
      </w:pPr>
      <w:r w:rsidRPr="00603CE0">
        <w:rPr>
          <w:rFonts w:ascii="Times New Roman" w:hAnsi="Times New Roman"/>
          <w:color w:val="000000" w:themeColor="text1"/>
        </w:rPr>
        <w:lastRenderedPageBreak/>
        <w:t xml:space="preserve">Infections resistant to </w:t>
      </w:r>
      <w:r w:rsidR="000E4459" w:rsidRPr="00603CE0">
        <w:rPr>
          <w:rFonts w:ascii="Times New Roman" w:hAnsi="Times New Roman"/>
          <w:color w:val="000000" w:themeColor="text1"/>
        </w:rPr>
        <w:t>selected drug</w:t>
      </w:r>
      <w:r w:rsidRPr="00603CE0">
        <w:rPr>
          <w:rFonts w:ascii="Times New Roman" w:hAnsi="Times New Roman"/>
          <w:color w:val="000000" w:themeColor="text1"/>
        </w:rPr>
        <w:t xml:space="preserve"> but with symptoms become a “symptomaticTreatmentFailure()” [see below]. All symptomatic infections ultimately recover via either drug X or </w:t>
      </w:r>
      <w:r w:rsidR="0003082D" w:rsidRPr="00603CE0">
        <w:rPr>
          <w:rFonts w:ascii="Times New Roman" w:hAnsi="Times New Roman"/>
          <w:color w:val="000000" w:themeColor="text1"/>
        </w:rPr>
        <w:t>ertapenem</w:t>
      </w:r>
      <w:r w:rsidRPr="00603CE0">
        <w:rPr>
          <w:rFonts w:ascii="Times New Roman" w:hAnsi="Times New Roman"/>
          <w:color w:val="000000" w:themeColor="text1"/>
        </w:rPr>
        <w:t>.</w:t>
      </w:r>
    </w:p>
    <w:p w14:paraId="478448FF" w14:textId="5B0546D1" w:rsidR="00914F4F" w:rsidRPr="00603CE0" w:rsidRDefault="00914F4F" w:rsidP="00914F4F">
      <w:pPr>
        <w:pStyle w:val="ListParagraph"/>
        <w:numPr>
          <w:ilvl w:val="0"/>
          <w:numId w:val="3"/>
        </w:numPr>
        <w:rPr>
          <w:rFonts w:ascii="Times New Roman" w:hAnsi="Times New Roman"/>
          <w:color w:val="000000" w:themeColor="text1"/>
        </w:rPr>
      </w:pPr>
      <w:r w:rsidRPr="00603CE0">
        <w:rPr>
          <w:rFonts w:ascii="Times New Roman" w:hAnsi="Times New Roman"/>
          <w:color w:val="000000" w:themeColor="text1"/>
        </w:rPr>
        <w:t xml:space="preserve">Infections resistant to </w:t>
      </w:r>
      <w:r w:rsidR="000E4459" w:rsidRPr="00603CE0">
        <w:rPr>
          <w:rFonts w:ascii="Times New Roman" w:hAnsi="Times New Roman"/>
          <w:color w:val="000000" w:themeColor="text1"/>
        </w:rPr>
        <w:t>selected drug</w:t>
      </w:r>
      <w:r w:rsidRPr="00603CE0">
        <w:rPr>
          <w:rFonts w:ascii="Times New Roman" w:hAnsi="Times New Roman"/>
          <w:color w:val="000000" w:themeColor="text1"/>
        </w:rPr>
        <w:t xml:space="preserve"> and without symptoms are true treatment failures, which </w:t>
      </w:r>
      <w:r w:rsidR="000E4459" w:rsidRPr="00603CE0">
        <w:rPr>
          <w:rFonts w:ascii="Times New Roman" w:hAnsi="Times New Roman"/>
          <w:color w:val="000000" w:themeColor="text1"/>
        </w:rPr>
        <w:t xml:space="preserve">return to an undetected state and </w:t>
      </w:r>
      <w:r w:rsidRPr="00603CE0">
        <w:rPr>
          <w:rFonts w:ascii="Times New Roman" w:hAnsi="Times New Roman"/>
          <w:color w:val="000000" w:themeColor="text1"/>
        </w:rPr>
        <w:t>can continue to be transmitted</w:t>
      </w:r>
      <w:r w:rsidR="00736D79" w:rsidRPr="00603CE0">
        <w:rPr>
          <w:rFonts w:ascii="Times New Roman" w:hAnsi="Times New Roman"/>
          <w:color w:val="000000" w:themeColor="text1"/>
        </w:rPr>
        <w:t xml:space="preserve"> until natural recovery or re-detection and re-treatment</w:t>
      </w:r>
      <w:r w:rsidRPr="00603CE0">
        <w:rPr>
          <w:rFonts w:ascii="Times New Roman" w:hAnsi="Times New Roman"/>
          <w:color w:val="000000" w:themeColor="text1"/>
        </w:rPr>
        <w:t>.</w:t>
      </w:r>
    </w:p>
    <w:p w14:paraId="38F13F98" w14:textId="77777777" w:rsidR="00914F4F" w:rsidRPr="00603CE0" w:rsidRDefault="00914F4F" w:rsidP="00914F4F">
      <w:pPr>
        <w:rPr>
          <w:rFonts w:ascii="Times New Roman" w:hAnsi="Times New Roman"/>
          <w:color w:val="000000" w:themeColor="text1"/>
        </w:rPr>
      </w:pPr>
    </w:p>
    <w:p w14:paraId="1A2185B5" w14:textId="376CC229"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Under </w:t>
      </w:r>
      <w:r w:rsidRPr="00603CE0">
        <w:rPr>
          <w:rFonts w:ascii="Times New Roman" w:hAnsi="Times New Roman"/>
          <w:b/>
          <w:color w:val="000000" w:themeColor="text1"/>
        </w:rPr>
        <w:t>randomized</w:t>
      </w:r>
      <w:r w:rsidRPr="00603CE0">
        <w:rPr>
          <w:rFonts w:ascii="Times New Roman" w:hAnsi="Times New Roman"/>
          <w:color w:val="000000" w:themeColor="text1"/>
        </w:rPr>
        <w:t xml:space="preserve"> treatment, all</w:t>
      </w:r>
      <w:r w:rsidR="004502D9" w:rsidRPr="00603CE0">
        <w:rPr>
          <w:rFonts w:ascii="Times New Roman" w:hAnsi="Times New Roman"/>
          <w:color w:val="000000" w:themeColor="text1"/>
        </w:rPr>
        <w:t xml:space="preserve"> detected</w:t>
      </w:r>
      <w:r w:rsidRPr="00603CE0">
        <w:rPr>
          <w:rFonts w:ascii="Times New Roman" w:hAnsi="Times New Roman"/>
          <w:color w:val="000000" w:themeColor="text1"/>
        </w:rPr>
        <w:t xml:space="preserve"> infections have a 33.3% chance of being treated first with drug A (“tryDrugA()”), drug B (“tryDrugB()”), or drugs X or </w:t>
      </w:r>
      <w:r w:rsidR="0003082D" w:rsidRPr="00603CE0">
        <w:rPr>
          <w:rFonts w:ascii="Times New Roman" w:hAnsi="Times New Roman"/>
          <w:color w:val="000000" w:themeColor="text1"/>
        </w:rPr>
        <w:t>ertapenem</w:t>
      </w:r>
      <w:r w:rsidRPr="00603CE0">
        <w:rPr>
          <w:rFonts w:ascii="Times New Roman" w:hAnsi="Times New Roman"/>
          <w:color w:val="000000" w:themeColor="text1"/>
        </w:rPr>
        <w:t>, depending on availability (“tryDrugXorE()”). Symptomatic cases which are resistant to the initial treatment lead to symptomaticTreatmentFailure() and ultimate recovery. Asymptomatic cases which are resistant to the initial treatment are true treatment failures, which can continue to be transmitted.</w:t>
      </w:r>
    </w:p>
    <w:p w14:paraId="13134247" w14:textId="77777777" w:rsidR="00914F4F" w:rsidRPr="00603CE0" w:rsidRDefault="00914F4F" w:rsidP="00914F4F">
      <w:pPr>
        <w:rPr>
          <w:rFonts w:ascii="Times New Roman" w:hAnsi="Times New Roman"/>
          <w:color w:val="000000" w:themeColor="text1"/>
        </w:rPr>
      </w:pPr>
    </w:p>
    <w:p w14:paraId="64E2693E" w14:textId="7777777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Under </w:t>
      </w:r>
      <w:r w:rsidRPr="00603CE0">
        <w:rPr>
          <w:rFonts w:ascii="Times New Roman" w:hAnsi="Times New Roman"/>
          <w:b/>
          <w:color w:val="000000" w:themeColor="text1"/>
        </w:rPr>
        <w:t>test-of-cure</w:t>
      </w:r>
      <w:r w:rsidRPr="00603CE0">
        <w:rPr>
          <w:rFonts w:ascii="Times New Roman" w:hAnsi="Times New Roman"/>
          <w:color w:val="000000" w:themeColor="text1"/>
        </w:rPr>
        <w:t>, the treatment pathway depends on adherence. If a case under test-of-cure is selected for non-adherence, it follows “tryDrugA()”. If a case is selected to adhere to test-of-cure protocol:</w:t>
      </w:r>
    </w:p>
    <w:p w14:paraId="5CEC6C5A" w14:textId="77777777" w:rsidR="00914F4F" w:rsidRPr="00603CE0" w:rsidRDefault="00914F4F" w:rsidP="00914F4F">
      <w:pPr>
        <w:pStyle w:val="ListParagraph"/>
        <w:numPr>
          <w:ilvl w:val="0"/>
          <w:numId w:val="2"/>
        </w:numPr>
        <w:rPr>
          <w:rFonts w:ascii="Times New Roman" w:hAnsi="Times New Roman"/>
          <w:color w:val="000000" w:themeColor="text1"/>
        </w:rPr>
      </w:pPr>
      <w:r w:rsidRPr="00603CE0">
        <w:rPr>
          <w:rFonts w:ascii="Times New Roman" w:hAnsi="Times New Roman"/>
          <w:color w:val="000000" w:themeColor="text1"/>
        </w:rPr>
        <w:t>Cost of drug A is added to cumulative costs.</w:t>
      </w:r>
    </w:p>
    <w:p w14:paraId="7505AA0F" w14:textId="77777777" w:rsidR="00914F4F" w:rsidRPr="00603CE0" w:rsidRDefault="00914F4F" w:rsidP="00914F4F">
      <w:pPr>
        <w:pStyle w:val="ListParagraph"/>
        <w:numPr>
          <w:ilvl w:val="0"/>
          <w:numId w:val="2"/>
        </w:numPr>
        <w:rPr>
          <w:rFonts w:ascii="Times New Roman" w:hAnsi="Times New Roman"/>
          <w:color w:val="000000" w:themeColor="text1"/>
        </w:rPr>
      </w:pPr>
      <w:r w:rsidRPr="00603CE0">
        <w:rPr>
          <w:rFonts w:ascii="Times New Roman" w:hAnsi="Times New Roman"/>
          <w:color w:val="000000" w:themeColor="text1"/>
        </w:rPr>
        <w:t>All infections susceptible to A (symptomatic or asymptomatic) recover. The cost of a test is added to cumulative costs, representing the negative test after recovery. Therefore, total costs here are drug A x 1 and test x 1.</w:t>
      </w:r>
    </w:p>
    <w:p w14:paraId="7559FAD5" w14:textId="77777777" w:rsidR="00914F4F" w:rsidRPr="00603CE0" w:rsidRDefault="00914F4F" w:rsidP="00914F4F">
      <w:pPr>
        <w:pStyle w:val="ListParagraph"/>
        <w:numPr>
          <w:ilvl w:val="0"/>
          <w:numId w:val="2"/>
        </w:numPr>
        <w:rPr>
          <w:rFonts w:ascii="Times New Roman" w:hAnsi="Times New Roman"/>
          <w:color w:val="000000" w:themeColor="text1"/>
        </w:rPr>
      </w:pPr>
      <w:r w:rsidRPr="00603CE0">
        <w:rPr>
          <w:rFonts w:ascii="Times New Roman" w:hAnsi="Times New Roman"/>
          <w:color w:val="000000" w:themeColor="text1"/>
        </w:rPr>
        <w:t>Infections resistant to A but susceptible to B will have initial treatment failure detected through one test, and then be successfully treated by drug B. Another test represents the negative test after recovery. Therefore, total costs here are drug A x 1, drug B x 1, and test x 2.</w:t>
      </w:r>
    </w:p>
    <w:p w14:paraId="17F8A11C" w14:textId="3C0368E7" w:rsidR="00914F4F" w:rsidRPr="00603CE0" w:rsidRDefault="00914F4F" w:rsidP="00914F4F">
      <w:pPr>
        <w:pStyle w:val="ListParagraph"/>
        <w:numPr>
          <w:ilvl w:val="0"/>
          <w:numId w:val="2"/>
        </w:numPr>
        <w:rPr>
          <w:rFonts w:ascii="Times New Roman" w:hAnsi="Times New Roman"/>
          <w:color w:val="000000" w:themeColor="text1"/>
        </w:rPr>
      </w:pPr>
      <w:r w:rsidRPr="00603CE0">
        <w:rPr>
          <w:rFonts w:ascii="Times New Roman" w:hAnsi="Times New Roman"/>
          <w:color w:val="000000" w:themeColor="text1"/>
        </w:rPr>
        <w:t xml:space="preserve">Infections resistant to both drugs will have both initial and secondary treatment failure detected by tests. Costs of treatment with drug B are added once, to represent the failure of drug B, and then the cost of either </w:t>
      </w:r>
      <w:r w:rsidR="0003082D" w:rsidRPr="00603CE0">
        <w:rPr>
          <w:rFonts w:ascii="Times New Roman" w:hAnsi="Times New Roman"/>
          <w:color w:val="000000" w:themeColor="text1"/>
        </w:rPr>
        <w:t>ertapenem</w:t>
      </w:r>
      <w:r w:rsidRPr="00603CE0">
        <w:rPr>
          <w:rFonts w:ascii="Times New Roman" w:hAnsi="Times New Roman"/>
          <w:color w:val="000000" w:themeColor="text1"/>
        </w:rPr>
        <w:t xml:space="preserve"> or drug X, depending on availability, were added. The total costs here are drug A x 1, drug B x 1, [</w:t>
      </w:r>
      <w:r w:rsidR="0003082D" w:rsidRPr="00603CE0">
        <w:rPr>
          <w:rFonts w:ascii="Times New Roman" w:hAnsi="Times New Roman"/>
          <w:color w:val="000000" w:themeColor="text1"/>
        </w:rPr>
        <w:t>ertapenem</w:t>
      </w:r>
      <w:r w:rsidRPr="00603CE0">
        <w:rPr>
          <w:rFonts w:ascii="Times New Roman" w:hAnsi="Times New Roman"/>
          <w:color w:val="000000" w:themeColor="text1"/>
        </w:rPr>
        <w:t xml:space="preserve"> x 1 OR drug X x 1], and test x 3.</w:t>
      </w:r>
    </w:p>
    <w:p w14:paraId="38498005" w14:textId="77777777" w:rsidR="00914F4F" w:rsidRPr="00603CE0" w:rsidRDefault="00914F4F" w:rsidP="00914F4F">
      <w:pPr>
        <w:rPr>
          <w:rFonts w:ascii="Times New Roman" w:hAnsi="Times New Roman"/>
          <w:color w:val="000000" w:themeColor="text1"/>
        </w:rPr>
      </w:pPr>
    </w:p>
    <w:p w14:paraId="4E751748" w14:textId="46A0B2E7" w:rsidR="00914F4F" w:rsidRPr="00603CE0" w:rsidRDefault="00914F4F" w:rsidP="00914F4F">
      <w:pPr>
        <w:rPr>
          <w:rFonts w:ascii="Times New Roman" w:hAnsi="Times New Roman"/>
          <w:color w:val="000000" w:themeColor="text1"/>
        </w:rPr>
      </w:pPr>
      <w:r w:rsidRPr="00603CE0">
        <w:rPr>
          <w:rFonts w:ascii="Times New Roman" w:hAnsi="Times New Roman"/>
          <w:color w:val="000000" w:themeColor="text1"/>
        </w:rPr>
        <w:t xml:space="preserve">For </w:t>
      </w:r>
      <w:r w:rsidRPr="00603CE0">
        <w:rPr>
          <w:rFonts w:ascii="Times New Roman" w:hAnsi="Times New Roman"/>
          <w:b/>
          <w:color w:val="000000" w:themeColor="text1"/>
        </w:rPr>
        <w:t>symptomaticTreatmentFailure()</w:t>
      </w:r>
      <w:r w:rsidRPr="00603CE0">
        <w:rPr>
          <w:rFonts w:ascii="Times New Roman" w:hAnsi="Times New Roman"/>
          <w:color w:val="000000" w:themeColor="text1"/>
        </w:rPr>
        <w:t xml:space="preserve">, a retreatment event is scheduled according to the parameter delayToRetreatment. After the delay, the alternate treatment is attempted, and the cost of that treatment is added to the cumulative costs. If the infection is resistant to both drugs, then an additional retreatment event is scheduled with a delay. After that delay, the indiv is successfully treated with drug X or </w:t>
      </w:r>
      <w:r w:rsidR="0003082D" w:rsidRPr="00603CE0">
        <w:rPr>
          <w:rFonts w:ascii="Times New Roman" w:hAnsi="Times New Roman"/>
          <w:color w:val="000000" w:themeColor="text1"/>
        </w:rPr>
        <w:t>ertapenem</w:t>
      </w:r>
      <w:r w:rsidRPr="00603CE0">
        <w:rPr>
          <w:rFonts w:ascii="Times New Roman" w:hAnsi="Times New Roman"/>
          <w:color w:val="000000" w:themeColor="text1"/>
        </w:rPr>
        <w:t xml:space="preserve">, and an additional cost (either X or </w:t>
      </w:r>
      <w:r w:rsidR="0003082D" w:rsidRPr="00603CE0">
        <w:rPr>
          <w:rFonts w:ascii="Times New Roman" w:hAnsi="Times New Roman"/>
          <w:color w:val="000000" w:themeColor="text1"/>
        </w:rPr>
        <w:t>ertapenem</w:t>
      </w:r>
      <w:r w:rsidRPr="00603CE0">
        <w:rPr>
          <w:rFonts w:ascii="Times New Roman" w:hAnsi="Times New Roman"/>
          <w:color w:val="000000" w:themeColor="text1"/>
        </w:rPr>
        <w:t xml:space="preserve">) is incurred. </w:t>
      </w:r>
      <w:r w:rsidRPr="00603CE0">
        <w:rPr>
          <w:rFonts w:ascii="Times New Roman" w:hAnsi="Times New Roman"/>
          <w:i/>
          <w:color w:val="000000" w:themeColor="text1"/>
        </w:rPr>
        <w:t>All symptomatic infections ultimately recover.</w:t>
      </w:r>
    </w:p>
    <w:p w14:paraId="7D0B001E" w14:textId="77777777" w:rsidR="00914F4F" w:rsidRPr="00603CE0" w:rsidRDefault="00914F4F" w:rsidP="0017341A">
      <w:pPr>
        <w:rPr>
          <w:rFonts w:ascii="Times New Roman" w:hAnsi="Times New Roman"/>
          <w:color w:val="000000" w:themeColor="text1"/>
        </w:rPr>
      </w:pPr>
      <w:bookmarkStart w:id="380" w:name="_Ref158982806"/>
    </w:p>
    <w:p w14:paraId="2A106C5F" w14:textId="77777777" w:rsidR="00914F4F" w:rsidRPr="00603CE0" w:rsidRDefault="00914F4F" w:rsidP="0017341A">
      <w:pPr>
        <w:pStyle w:val="SH3"/>
        <w:rPr>
          <w:rFonts w:ascii="Times New Roman" w:hAnsi="Times New Roman"/>
          <w:color w:val="000000" w:themeColor="text1"/>
        </w:rPr>
      </w:pPr>
      <w:r w:rsidRPr="00603CE0">
        <w:rPr>
          <w:rFonts w:ascii="Times New Roman" w:hAnsi="Times New Roman"/>
          <w:color w:val="000000" w:themeColor="text1"/>
        </w:rPr>
        <w:t>Availability of Drug X</w:t>
      </w:r>
      <w:bookmarkEnd w:id="380"/>
    </w:p>
    <w:p w14:paraId="1D91474F" w14:textId="77777777" w:rsidR="002508DF" w:rsidRPr="00603CE0" w:rsidRDefault="00914F4F" w:rsidP="00914F4F">
      <w:pPr>
        <w:ind w:firstLine="720"/>
        <w:rPr>
          <w:rFonts w:ascii="Times New Roman" w:hAnsi="Times New Roman"/>
          <w:color w:val="000000" w:themeColor="text1"/>
        </w:rPr>
      </w:pPr>
      <w:r w:rsidRPr="00603CE0">
        <w:rPr>
          <w:rFonts w:ascii="Times New Roman" w:hAnsi="Times New Roman"/>
          <w:color w:val="000000" w:themeColor="text1"/>
        </w:rPr>
        <w:lastRenderedPageBreak/>
        <w:t xml:space="preserve">The success of some counterfactual scenarios appeared to depend greatly on consumption of drug X, while in others, drug X was used very rarely. Since it is unknown when new antibiotics suitable to gonorrhea therapy may become available, we created different scenarios for when in the future “drug X” might be available, and assessed how this impacted the outcomes under the different counterfactual scenarios. These full results are presented in </w:t>
      </w:r>
      <w:r w:rsidR="00C016FD" w:rsidRPr="00603CE0">
        <w:rPr>
          <w:rFonts w:ascii="Times New Roman" w:hAnsi="Times New Roman"/>
          <w:color w:val="000000" w:themeColor="text1"/>
        </w:rPr>
        <w:t>§</w:t>
      </w:r>
      <w:r w:rsidR="00C016FD" w:rsidRPr="00603CE0">
        <w:rPr>
          <w:rFonts w:ascii="Times New Roman" w:hAnsi="Times New Roman"/>
          <w:color w:val="000000" w:themeColor="text1"/>
        </w:rPr>
        <w:fldChar w:fldCharType="begin"/>
      </w:r>
      <w:r w:rsidR="00C016FD" w:rsidRPr="00603CE0">
        <w:rPr>
          <w:rFonts w:ascii="Times New Roman" w:hAnsi="Times New Roman"/>
          <w:color w:val="000000" w:themeColor="text1"/>
        </w:rPr>
        <w:instrText xml:space="preserve"> REF _Ref172713350 \r \h </w:instrText>
      </w:r>
      <w:r w:rsidR="00C77B9D" w:rsidRPr="00603CE0">
        <w:rPr>
          <w:rFonts w:ascii="Times New Roman" w:hAnsi="Times New Roman"/>
          <w:color w:val="000000" w:themeColor="text1"/>
        </w:rPr>
        <w:instrText xml:space="preserve"> \* MERGEFORMAT </w:instrText>
      </w:r>
      <w:r w:rsidR="00C016FD" w:rsidRPr="00603CE0">
        <w:rPr>
          <w:rFonts w:ascii="Times New Roman" w:hAnsi="Times New Roman"/>
          <w:color w:val="000000" w:themeColor="text1"/>
        </w:rPr>
      </w:r>
      <w:r w:rsidR="00C016FD"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S3</w:t>
      </w:r>
      <w:r w:rsidR="00C016FD" w:rsidRPr="00603CE0">
        <w:rPr>
          <w:rFonts w:ascii="Times New Roman" w:hAnsi="Times New Roman"/>
          <w:color w:val="000000" w:themeColor="text1"/>
        </w:rPr>
        <w:fldChar w:fldCharType="end"/>
      </w:r>
      <w:r w:rsidR="00C016FD" w:rsidRPr="00603CE0">
        <w:rPr>
          <w:rFonts w:ascii="Times New Roman" w:hAnsi="Times New Roman"/>
          <w:color w:val="000000" w:themeColor="text1"/>
        </w:rPr>
        <w:t>.</w:t>
      </w:r>
      <w:r w:rsidRPr="00603CE0">
        <w:rPr>
          <w:rFonts w:ascii="Times New Roman" w:hAnsi="Times New Roman"/>
          <w:color w:val="000000" w:themeColor="text1"/>
        </w:rPr>
        <w:t xml:space="preserve">The levels of availability of drug X were: drug X available starting in year 10; drug X available starting in year 15; drug X available starting in year 20; and drug X never available up to year </w:t>
      </w:r>
      <w:r w:rsidR="00875769" w:rsidRPr="00603CE0">
        <w:rPr>
          <w:rFonts w:ascii="Times New Roman" w:hAnsi="Times New Roman"/>
          <w:color w:val="000000" w:themeColor="text1"/>
        </w:rPr>
        <w:t>25</w:t>
      </w:r>
      <w:r w:rsidRPr="00603CE0">
        <w:rPr>
          <w:rFonts w:ascii="Times New Roman" w:hAnsi="Times New Roman"/>
          <w:color w:val="000000" w:themeColor="text1"/>
        </w:rPr>
        <w:t>.</w:t>
      </w:r>
    </w:p>
    <w:p w14:paraId="0D9B7B7B" w14:textId="09BAC59B" w:rsidR="002508DF" w:rsidRPr="00603CE0" w:rsidRDefault="006C4E8F" w:rsidP="00222BC2">
      <w:pPr>
        <w:pStyle w:val="SH2"/>
      </w:pPr>
      <w:r w:rsidRPr="00603CE0">
        <w:t>References</w:t>
      </w:r>
    </w:p>
    <w:p w14:paraId="428DDBBF" w14:textId="77777777" w:rsidR="003168F3" w:rsidRPr="00603CE0" w:rsidRDefault="002508DF" w:rsidP="003168F3">
      <w:pPr>
        <w:pStyle w:val="EndNoteBibliography"/>
        <w:spacing w:after="0"/>
        <w:rPr>
          <w:noProof/>
          <w:color w:val="000000" w:themeColor="text1"/>
        </w:rPr>
      </w:pP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ADDIN EN.SECTION.REFLIST </w:instrText>
      </w:r>
      <w:r w:rsidRPr="00603CE0">
        <w:rPr>
          <w:rFonts w:ascii="Times New Roman" w:hAnsi="Times New Roman"/>
          <w:color w:val="000000" w:themeColor="text1"/>
        </w:rPr>
        <w:fldChar w:fldCharType="separate"/>
      </w:r>
      <w:r w:rsidR="003168F3" w:rsidRPr="00603CE0">
        <w:rPr>
          <w:noProof/>
          <w:color w:val="000000" w:themeColor="text1"/>
        </w:rPr>
        <w:t>1.</w:t>
      </w:r>
      <w:r w:rsidR="003168F3" w:rsidRPr="00603CE0">
        <w:rPr>
          <w:noProof/>
          <w:color w:val="000000" w:themeColor="text1"/>
        </w:rPr>
        <w:tab/>
        <w:t xml:space="preserve">Johnson Jones ML, Chapin-Bardales J, Bizune D, et al. Extragenital Chlamydia and Gonorrhea Among Community Venue–Attending Men Who Have Sex with Men — Five Cities, United States, 2017. </w:t>
      </w:r>
      <w:r w:rsidR="003168F3" w:rsidRPr="00603CE0">
        <w:rPr>
          <w:i/>
          <w:noProof/>
          <w:color w:val="000000" w:themeColor="text1"/>
        </w:rPr>
        <w:t>MMWR Morbidity and Mortality Weekly Report</w:t>
      </w:r>
      <w:r w:rsidR="003168F3" w:rsidRPr="00603CE0">
        <w:rPr>
          <w:noProof/>
          <w:color w:val="000000" w:themeColor="text1"/>
        </w:rPr>
        <w:t xml:space="preserve"> 2019; </w:t>
      </w:r>
      <w:r w:rsidR="003168F3" w:rsidRPr="00603CE0">
        <w:rPr>
          <w:b/>
          <w:noProof/>
          <w:color w:val="000000" w:themeColor="text1"/>
        </w:rPr>
        <w:t>68</w:t>
      </w:r>
      <w:r w:rsidR="003168F3" w:rsidRPr="00603CE0">
        <w:rPr>
          <w:noProof/>
          <w:color w:val="000000" w:themeColor="text1"/>
        </w:rPr>
        <w:t>(14): 321-5.</w:t>
      </w:r>
    </w:p>
    <w:p w14:paraId="132AC430" w14:textId="77777777" w:rsidR="003168F3" w:rsidRPr="00603CE0" w:rsidRDefault="003168F3" w:rsidP="003168F3">
      <w:pPr>
        <w:pStyle w:val="EndNoteBibliography"/>
        <w:spacing w:after="0"/>
        <w:rPr>
          <w:noProof/>
          <w:color w:val="000000" w:themeColor="text1"/>
        </w:rPr>
      </w:pPr>
      <w:r w:rsidRPr="00603CE0">
        <w:rPr>
          <w:noProof/>
          <w:color w:val="000000" w:themeColor="text1"/>
        </w:rPr>
        <w:t>2.</w:t>
      </w:r>
      <w:r w:rsidRPr="00603CE0">
        <w:rPr>
          <w:noProof/>
          <w:color w:val="000000" w:themeColor="text1"/>
        </w:rPr>
        <w:tab/>
        <w:t>Centers for Disease Control and Prevention. Sexually Transmitted Disease Surveillance 2018, 2019.</w:t>
      </w:r>
    </w:p>
    <w:p w14:paraId="38CE325B" w14:textId="77777777" w:rsidR="003168F3" w:rsidRPr="00603CE0" w:rsidRDefault="003168F3" w:rsidP="003168F3">
      <w:pPr>
        <w:pStyle w:val="EndNoteBibliography"/>
        <w:rPr>
          <w:noProof/>
          <w:color w:val="000000" w:themeColor="text1"/>
        </w:rPr>
      </w:pPr>
      <w:r w:rsidRPr="00603CE0">
        <w:rPr>
          <w:noProof/>
          <w:color w:val="000000" w:themeColor="text1"/>
        </w:rPr>
        <w:t>3.</w:t>
      </w:r>
      <w:r w:rsidRPr="00603CE0">
        <w:rPr>
          <w:noProof/>
          <w:color w:val="000000" w:themeColor="text1"/>
        </w:rPr>
        <w:tab/>
        <w:t xml:space="preserve">Newman LM, Dowell D, Bernstein K, et al. A Tale of Two Gonorrhea Epidemics: Results from the STD Surveillance Network. </w:t>
      </w:r>
      <w:r w:rsidRPr="00603CE0">
        <w:rPr>
          <w:i/>
          <w:noProof/>
          <w:color w:val="000000" w:themeColor="text1"/>
        </w:rPr>
        <w:t>Public Health Reports</w:t>
      </w:r>
      <w:r w:rsidRPr="00603CE0">
        <w:rPr>
          <w:noProof/>
          <w:color w:val="000000" w:themeColor="text1"/>
        </w:rPr>
        <w:t xml:space="preserve"> 2012; </w:t>
      </w:r>
      <w:r w:rsidRPr="00603CE0">
        <w:rPr>
          <w:b/>
          <w:noProof/>
          <w:color w:val="000000" w:themeColor="text1"/>
        </w:rPr>
        <w:t>127</w:t>
      </w:r>
      <w:r w:rsidRPr="00603CE0">
        <w:rPr>
          <w:noProof/>
          <w:color w:val="000000" w:themeColor="text1"/>
        </w:rPr>
        <w:t>(3): 282-92.</w:t>
      </w:r>
    </w:p>
    <w:p w14:paraId="0A82F1CB" w14:textId="41CB8C32" w:rsidR="002508DF" w:rsidRPr="00603CE0" w:rsidRDefault="002508DF" w:rsidP="00914F4F">
      <w:pPr>
        <w:ind w:firstLine="720"/>
        <w:rPr>
          <w:rFonts w:ascii="Times New Roman" w:hAnsi="Times New Roman"/>
          <w:color w:val="000000" w:themeColor="text1"/>
        </w:rPr>
      </w:pPr>
      <w:r w:rsidRPr="00603CE0">
        <w:rPr>
          <w:rFonts w:ascii="Times New Roman" w:hAnsi="Times New Roman"/>
          <w:color w:val="000000" w:themeColor="text1"/>
        </w:rPr>
        <w:fldChar w:fldCharType="end"/>
      </w:r>
    </w:p>
    <w:p w14:paraId="6A1640DC" w14:textId="6B969299" w:rsidR="002508DF" w:rsidRPr="00603CE0" w:rsidRDefault="002508DF" w:rsidP="00914F4F">
      <w:pPr>
        <w:ind w:firstLine="720"/>
        <w:rPr>
          <w:rFonts w:ascii="Times New Roman" w:hAnsi="Times New Roman"/>
          <w:color w:val="000000" w:themeColor="text1"/>
        </w:rPr>
        <w:sectPr w:rsidR="002508DF" w:rsidRPr="00603CE0" w:rsidSect="00BE6C11">
          <w:type w:val="continuous"/>
          <w:pgSz w:w="12240" w:h="15840"/>
          <w:pgMar w:top="1440" w:right="1440" w:bottom="1440" w:left="1440" w:header="720" w:footer="720" w:gutter="0"/>
          <w:cols w:space="720"/>
          <w:docGrid w:linePitch="360"/>
        </w:sectPr>
      </w:pPr>
    </w:p>
    <w:p w14:paraId="531A3A86" w14:textId="4B7AE62F" w:rsidR="00D56B8D" w:rsidRPr="00603CE0" w:rsidRDefault="00D56B8D" w:rsidP="00914F4F">
      <w:pPr>
        <w:ind w:firstLine="720"/>
        <w:rPr>
          <w:rFonts w:ascii="Times New Roman" w:hAnsi="Times New Roman"/>
          <w:color w:val="000000" w:themeColor="text1"/>
        </w:rPr>
      </w:pPr>
    </w:p>
    <w:p w14:paraId="1EEB30AE" w14:textId="77777777" w:rsidR="00D56B8D" w:rsidRPr="00603CE0" w:rsidRDefault="00D56B8D">
      <w:pPr>
        <w:spacing w:after="160" w:line="259" w:lineRule="auto"/>
        <w:rPr>
          <w:rFonts w:ascii="Times New Roman" w:hAnsi="Times New Roman"/>
          <w:color w:val="000000" w:themeColor="text1"/>
        </w:rPr>
      </w:pPr>
      <w:r w:rsidRPr="00603CE0">
        <w:rPr>
          <w:rFonts w:ascii="Times New Roman" w:hAnsi="Times New Roman"/>
          <w:color w:val="000000" w:themeColor="text1"/>
        </w:rPr>
        <w:br w:type="page"/>
      </w:r>
    </w:p>
    <w:p w14:paraId="167BCE0E" w14:textId="45E06C87" w:rsidR="002D4E51" w:rsidRPr="00603CE0" w:rsidRDefault="002D4E51" w:rsidP="00B779B3">
      <w:pPr>
        <w:pStyle w:val="Caption"/>
        <w:keepNext/>
        <w:rPr>
          <w:rFonts w:ascii="Times New Roman" w:hAnsi="Times New Roman"/>
          <w:color w:val="000000" w:themeColor="text1"/>
        </w:rPr>
      </w:pPr>
      <w:r w:rsidRPr="00603CE0">
        <w:rPr>
          <w:rFonts w:ascii="Times New Roman" w:hAnsi="Times New Roman"/>
          <w:color w:val="000000" w:themeColor="text1"/>
        </w:rPr>
        <w:lastRenderedPageBreak/>
        <w:t xml:space="preserve">Table S </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Table_S \* ARABIC </w:instrText>
      </w:r>
      <w:r w:rsidRPr="00603CE0">
        <w:rPr>
          <w:rFonts w:ascii="Times New Roman" w:hAnsi="Times New Roman"/>
          <w:color w:val="000000" w:themeColor="text1"/>
        </w:rPr>
        <w:fldChar w:fldCharType="separate"/>
      </w:r>
      <w:r w:rsidR="00631528" w:rsidRPr="00603CE0">
        <w:rPr>
          <w:rFonts w:ascii="Times New Roman" w:hAnsi="Times New Roman"/>
          <w:noProof/>
          <w:color w:val="000000" w:themeColor="text1"/>
        </w:rPr>
        <w:t>5</w:t>
      </w:r>
      <w:r w:rsidRPr="00603CE0">
        <w:rPr>
          <w:rFonts w:ascii="Times New Roman" w:hAnsi="Times New Roman"/>
          <w:color w:val="000000" w:themeColor="text1"/>
        </w:rPr>
        <w:fldChar w:fldCharType="end"/>
      </w:r>
      <w:r w:rsidRPr="00603CE0">
        <w:rPr>
          <w:rFonts w:ascii="Times New Roman" w:hAnsi="Times New Roman"/>
          <w:color w:val="000000" w:themeColor="text1"/>
        </w:rPr>
        <w:t>: Model entities and their state variables (i.e., attributes).</w:t>
      </w:r>
    </w:p>
    <w:tbl>
      <w:tblPr>
        <w:tblStyle w:val="TableGrid"/>
        <w:tblW w:w="9170" w:type="dxa"/>
        <w:tblLayout w:type="fixed"/>
        <w:tblLook w:val="04A0" w:firstRow="1" w:lastRow="0" w:firstColumn="1" w:lastColumn="0" w:noHBand="0" w:noVBand="1"/>
      </w:tblPr>
      <w:tblGrid>
        <w:gridCol w:w="1880"/>
        <w:gridCol w:w="3690"/>
        <w:gridCol w:w="3600"/>
      </w:tblGrid>
      <w:tr w:rsidR="00603CE0" w:rsidRPr="00603CE0" w14:paraId="11B16AF2" w14:textId="77777777" w:rsidTr="0035236D">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7E39C329" w14:textId="77777777" w:rsidR="005D1931" w:rsidRPr="00603CE0" w:rsidRDefault="005D1931" w:rsidP="00B779B3">
            <w:pPr>
              <w:spacing w:after="0" w:line="240" w:lineRule="auto"/>
              <w:rPr>
                <w:rFonts w:ascii="Times New Roman" w:hAnsi="Times New Roman"/>
                <w:b/>
                <w:color w:val="000000" w:themeColor="text1"/>
              </w:rPr>
            </w:pPr>
            <w:r w:rsidRPr="00603CE0">
              <w:rPr>
                <w:rFonts w:ascii="Times New Roman" w:hAnsi="Times New Roman"/>
                <w:b/>
                <w:color w:val="000000" w:themeColor="text1"/>
              </w:rPr>
              <w:t>Agent and class name</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tcPr>
          <w:p w14:paraId="090105FE" w14:textId="77777777" w:rsidR="005D1931" w:rsidRPr="00603CE0" w:rsidRDefault="005D1931" w:rsidP="00B779B3">
            <w:pPr>
              <w:spacing w:after="0" w:line="240" w:lineRule="auto"/>
              <w:rPr>
                <w:rFonts w:ascii="Times New Roman" w:hAnsi="Times New Roman"/>
                <w:b/>
                <w:color w:val="000000" w:themeColor="text1"/>
              </w:rPr>
            </w:pPr>
            <w:r w:rsidRPr="00603CE0">
              <w:rPr>
                <w:rFonts w:ascii="Times New Roman" w:hAnsi="Times New Roman"/>
                <w:b/>
                <w:color w:val="000000" w:themeColor="text1"/>
              </w:rPr>
              <w:t>Description</w:t>
            </w:r>
          </w:p>
        </w:tc>
        <w:tc>
          <w:tcPr>
            <w:tcW w:w="3600" w:type="dxa"/>
            <w:tcBorders>
              <w:top w:val="single" w:sz="8" w:space="0" w:color="auto"/>
              <w:left w:val="single" w:sz="8" w:space="0" w:color="auto"/>
              <w:bottom w:val="single" w:sz="8" w:space="0" w:color="auto"/>
              <w:right w:val="single" w:sz="8" w:space="0" w:color="auto"/>
            </w:tcBorders>
            <w:tcMar>
              <w:left w:w="108" w:type="dxa"/>
              <w:right w:w="108" w:type="dxa"/>
            </w:tcMar>
          </w:tcPr>
          <w:p w14:paraId="074F8BC3" w14:textId="77777777" w:rsidR="005D1931" w:rsidRPr="00603CE0" w:rsidRDefault="005D1931" w:rsidP="00B779B3">
            <w:pPr>
              <w:spacing w:after="0" w:line="240" w:lineRule="auto"/>
              <w:rPr>
                <w:rFonts w:ascii="Times New Roman" w:hAnsi="Times New Roman"/>
                <w:b/>
                <w:color w:val="000000" w:themeColor="text1"/>
              </w:rPr>
            </w:pPr>
            <w:r w:rsidRPr="00603CE0">
              <w:rPr>
                <w:rFonts w:ascii="Times New Roman" w:hAnsi="Times New Roman"/>
                <w:b/>
                <w:color w:val="000000" w:themeColor="text1"/>
              </w:rPr>
              <w:t>Unique attributes (type)</w:t>
            </w:r>
          </w:p>
        </w:tc>
      </w:tr>
      <w:tr w:rsidR="00603CE0" w:rsidRPr="00603CE0" w14:paraId="217A7C77" w14:textId="77777777" w:rsidTr="0035236D">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5E6074BE"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Population, Population.java</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tcPr>
          <w:p w14:paraId="356B8B05" w14:textId="44E8B0A3"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 xml:space="preserve">An object representing the entire population of 100,000, containing reference to all Indivs in the model (also contains methods for subsetting population, e.g., getting a stream of all infected </w:t>
            </w:r>
            <w:r w:rsidR="002B7468" w:rsidRPr="00603CE0">
              <w:rPr>
                <w:rFonts w:ascii="Times New Roman" w:hAnsi="Times New Roman"/>
                <w:color w:val="000000" w:themeColor="text1"/>
              </w:rPr>
              <w:t>individuals</w:t>
            </w:r>
            <w:r w:rsidRPr="00603CE0">
              <w:rPr>
                <w:rFonts w:ascii="Times New Roman" w:hAnsi="Times New Roman"/>
                <w:color w:val="000000" w:themeColor="text1"/>
              </w:rPr>
              <w:t>)</w:t>
            </w:r>
          </w:p>
        </w:tc>
        <w:tc>
          <w:tcPr>
            <w:tcW w:w="3600" w:type="dxa"/>
            <w:tcBorders>
              <w:top w:val="single" w:sz="8" w:space="0" w:color="auto"/>
              <w:left w:val="single" w:sz="8" w:space="0" w:color="auto"/>
              <w:bottom w:val="single" w:sz="8" w:space="0" w:color="auto"/>
              <w:right w:val="single" w:sz="8" w:space="0" w:color="auto"/>
            </w:tcBorders>
            <w:tcMar>
              <w:left w:w="108" w:type="dxa"/>
              <w:right w:w="108" w:type="dxa"/>
            </w:tcMar>
          </w:tcPr>
          <w:p w14:paraId="79C10B2A"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Indivs (Collection &lt;Indiv&gt;)</w:t>
            </w:r>
          </w:p>
          <w:p w14:paraId="7DD64DFA"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msmList (List &lt;Indiv&gt;)</w:t>
            </w:r>
          </w:p>
        </w:tc>
      </w:tr>
      <w:tr w:rsidR="00603CE0" w:rsidRPr="00603CE0" w14:paraId="3D12F432" w14:textId="77777777" w:rsidTr="0035236D">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73059275"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Individual, Indiv.java</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tcPr>
          <w:p w14:paraId="37D0794E"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Individual in the human population</w:t>
            </w:r>
          </w:p>
        </w:tc>
        <w:tc>
          <w:tcPr>
            <w:tcW w:w="3600" w:type="dxa"/>
            <w:tcBorders>
              <w:top w:val="single" w:sz="8" w:space="0" w:color="auto"/>
              <w:left w:val="single" w:sz="8" w:space="0" w:color="auto"/>
              <w:bottom w:val="single" w:sz="8" w:space="0" w:color="auto"/>
              <w:right w:val="single" w:sz="8" w:space="0" w:color="auto"/>
            </w:tcBorders>
            <w:tcMar>
              <w:left w:w="108" w:type="dxa"/>
              <w:right w:w="108" w:type="dxa"/>
            </w:tcMar>
          </w:tcPr>
          <w:p w14:paraId="53CA8744"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state (int)</w:t>
            </w:r>
          </w:p>
          <w:p w14:paraId="1BB4250E"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abstaining (Boolean)</w:t>
            </w:r>
          </w:p>
          <w:p w14:paraId="68FE4C65"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infection (Infection; see below)</w:t>
            </w:r>
          </w:p>
          <w:p w14:paraId="7EC5B560"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seekCareScheduled (Boolean)</w:t>
            </w:r>
          </w:p>
          <w:p w14:paraId="01CC194B"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screenings (List of int)</w:t>
            </w:r>
          </w:p>
          <w:p w14:paraId="0DF2F7A4"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LTR (Boolean)</w:t>
            </w:r>
          </w:p>
        </w:tc>
      </w:tr>
      <w:tr w:rsidR="00603CE0" w:rsidRPr="00603CE0" w14:paraId="5E79A098" w14:textId="77777777" w:rsidTr="0035236D">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1B2EF3B0"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Infection, Infection.java</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tcPr>
          <w:p w14:paraId="73477263"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 xml:space="preserve">Population of </w:t>
            </w:r>
            <w:r w:rsidRPr="00603CE0">
              <w:rPr>
                <w:rFonts w:ascii="Times New Roman" w:hAnsi="Times New Roman"/>
                <w:i/>
                <w:color w:val="000000" w:themeColor="text1"/>
              </w:rPr>
              <w:t xml:space="preserve">N. gonorrhoeae </w:t>
            </w:r>
            <w:r w:rsidRPr="00603CE0">
              <w:rPr>
                <w:rFonts w:ascii="Times New Roman" w:hAnsi="Times New Roman"/>
                <w:color w:val="000000" w:themeColor="text1"/>
              </w:rPr>
              <w:t>within a single human host</w:t>
            </w:r>
          </w:p>
        </w:tc>
        <w:tc>
          <w:tcPr>
            <w:tcW w:w="3600" w:type="dxa"/>
            <w:tcBorders>
              <w:top w:val="single" w:sz="8" w:space="0" w:color="auto"/>
              <w:left w:val="single" w:sz="8" w:space="0" w:color="auto"/>
              <w:bottom w:val="single" w:sz="8" w:space="0" w:color="auto"/>
              <w:right w:val="single" w:sz="8" w:space="0" w:color="auto"/>
            </w:tcBorders>
            <w:tcMar>
              <w:left w:w="108" w:type="dxa"/>
              <w:right w:w="108" w:type="dxa"/>
            </w:tcMar>
          </w:tcPr>
          <w:p w14:paraId="16FC3CCC"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strain (String)</w:t>
            </w:r>
          </w:p>
          <w:p w14:paraId="65B5291C"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resistantToA (Boolean)</w:t>
            </w:r>
          </w:p>
          <w:p w14:paraId="71F7108E"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resistantToB (Boolean)</w:t>
            </w:r>
          </w:p>
          <w:p w14:paraId="2E42FB51"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current (Boolean)</w:t>
            </w:r>
          </w:p>
          <w:p w14:paraId="5AB02346"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symptoms(Boolean)</w:t>
            </w:r>
          </w:p>
          <w:p w14:paraId="32460DE5"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starting (Boolean)</w:t>
            </w:r>
          </w:p>
          <w:p w14:paraId="448FDF63"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naturalRecoveryTime (double)</w:t>
            </w:r>
          </w:p>
        </w:tc>
      </w:tr>
      <w:tr w:rsidR="00603CE0" w:rsidRPr="00603CE0" w14:paraId="50484373" w14:textId="77777777" w:rsidTr="0035236D">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7B12D9EE"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 xml:space="preserve">Observer, </w:t>
            </w:r>
          </w:p>
          <w:p w14:paraId="1D3F8330"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Observer.java</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tcPr>
          <w:p w14:paraId="2898885A"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Object which collects data on the human population and its infections</w:t>
            </w:r>
          </w:p>
        </w:tc>
        <w:tc>
          <w:tcPr>
            <w:tcW w:w="3600" w:type="dxa"/>
            <w:tcBorders>
              <w:top w:val="single" w:sz="8" w:space="0" w:color="auto"/>
              <w:left w:val="single" w:sz="8" w:space="0" w:color="auto"/>
              <w:bottom w:val="single" w:sz="8" w:space="0" w:color="auto"/>
              <w:right w:val="single" w:sz="8" w:space="0" w:color="auto"/>
            </w:tcBorders>
            <w:tcMar>
              <w:left w:w="108" w:type="dxa"/>
              <w:right w:w="108" w:type="dxa"/>
            </w:tcMar>
          </w:tcPr>
          <w:p w14:paraId="7EB3BC35"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All model parameters, all model outputs</w:t>
            </w:r>
          </w:p>
        </w:tc>
      </w:tr>
      <w:tr w:rsidR="00603CE0" w:rsidRPr="00603CE0" w14:paraId="5BB59AA2" w14:textId="77777777" w:rsidTr="0035236D">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7F5078E7"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Treatment,</w:t>
            </w:r>
          </w:p>
          <w:p w14:paraId="4D3B25DC"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Treatment.java</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tcPr>
          <w:p w14:paraId="712850FF"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Object which records and executes a course of treatment for a detected infection</w:t>
            </w:r>
          </w:p>
        </w:tc>
        <w:tc>
          <w:tcPr>
            <w:tcW w:w="3600" w:type="dxa"/>
            <w:tcBorders>
              <w:top w:val="single" w:sz="8" w:space="0" w:color="auto"/>
              <w:left w:val="single" w:sz="8" w:space="0" w:color="auto"/>
              <w:bottom w:val="single" w:sz="8" w:space="0" w:color="auto"/>
              <w:right w:val="single" w:sz="8" w:space="0" w:color="auto"/>
            </w:tcBorders>
            <w:tcMar>
              <w:left w:w="108" w:type="dxa"/>
              <w:right w:w="108" w:type="dxa"/>
            </w:tcMar>
          </w:tcPr>
          <w:p w14:paraId="32B82BF1"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indiv (Indiv)</w:t>
            </w:r>
          </w:p>
          <w:p w14:paraId="5E7A8634"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infection (Infection)</w:t>
            </w:r>
          </w:p>
          <w:p w14:paraId="1D7B67F0"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resistance (String)</w:t>
            </w:r>
          </w:p>
          <w:p w14:paraId="224F1D02"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switchToB (Boolean)</w:t>
            </w:r>
          </w:p>
          <w:p w14:paraId="50189FC1"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switchToX (Boolean)</w:t>
            </w:r>
          </w:p>
        </w:tc>
      </w:tr>
      <w:tr w:rsidR="00603CE0" w:rsidRPr="00603CE0" w14:paraId="653B9E2A" w14:textId="77777777" w:rsidTr="0035236D">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60FA2BCA"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Testing, Testing.java</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tcPr>
          <w:p w14:paraId="786ED6A5"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Object which executes either a diagnostic or drug susceptibility test on a indiv or infection, respectively</w:t>
            </w:r>
          </w:p>
        </w:tc>
        <w:tc>
          <w:tcPr>
            <w:tcW w:w="3600" w:type="dxa"/>
            <w:tcBorders>
              <w:top w:val="single" w:sz="8" w:space="0" w:color="auto"/>
              <w:left w:val="single" w:sz="8" w:space="0" w:color="auto"/>
              <w:bottom w:val="single" w:sz="8" w:space="0" w:color="auto"/>
              <w:right w:val="single" w:sz="8" w:space="0" w:color="auto"/>
            </w:tcBorders>
            <w:tcMar>
              <w:left w:w="108" w:type="dxa"/>
              <w:right w:w="108" w:type="dxa"/>
            </w:tcMar>
          </w:tcPr>
          <w:p w14:paraId="4F2D7838"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indiv (Indiv)</w:t>
            </w:r>
          </w:p>
          <w:p w14:paraId="1E69D4FC"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infection (Infection)</w:t>
            </w:r>
          </w:p>
          <w:p w14:paraId="5D1C9CD0"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sensitivity (double)</w:t>
            </w:r>
          </w:p>
          <w:p w14:paraId="2DB8CC87"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specificity (double)</w:t>
            </w:r>
          </w:p>
          <w:p w14:paraId="258B1F47"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testsUniform (Uniform)</w:t>
            </w:r>
          </w:p>
        </w:tc>
      </w:tr>
      <w:tr w:rsidR="00603CE0" w:rsidRPr="00603CE0" w14:paraId="44224945" w14:textId="77777777" w:rsidTr="0035236D">
        <w:trPr>
          <w:trHeight w:val="300"/>
        </w:trPr>
        <w:tc>
          <w:tcPr>
            <w:tcW w:w="1880" w:type="dxa"/>
            <w:tcBorders>
              <w:top w:val="single" w:sz="8" w:space="0" w:color="auto"/>
              <w:left w:val="single" w:sz="8" w:space="0" w:color="auto"/>
              <w:bottom w:val="single" w:sz="8" w:space="0" w:color="auto"/>
              <w:right w:val="single" w:sz="8" w:space="0" w:color="auto"/>
            </w:tcBorders>
            <w:tcMar>
              <w:left w:w="108" w:type="dxa"/>
              <w:right w:w="108" w:type="dxa"/>
            </w:tcMar>
          </w:tcPr>
          <w:p w14:paraId="3B2F9404"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Cost calculator,</w:t>
            </w:r>
          </w:p>
          <w:p w14:paraId="2B4E205E"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CostCalc.java</w:t>
            </w:r>
          </w:p>
        </w:tc>
        <w:tc>
          <w:tcPr>
            <w:tcW w:w="3690" w:type="dxa"/>
            <w:tcBorders>
              <w:top w:val="single" w:sz="8" w:space="0" w:color="auto"/>
              <w:left w:val="single" w:sz="8" w:space="0" w:color="auto"/>
              <w:bottom w:val="single" w:sz="8" w:space="0" w:color="auto"/>
              <w:right w:val="single" w:sz="8" w:space="0" w:color="auto"/>
            </w:tcBorders>
            <w:tcMar>
              <w:left w:w="108" w:type="dxa"/>
              <w:right w:w="108" w:type="dxa"/>
            </w:tcMar>
          </w:tcPr>
          <w:p w14:paraId="6F3C717D"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Object created by observer to calculate and record costs of testing and treatments</w:t>
            </w:r>
          </w:p>
        </w:tc>
        <w:tc>
          <w:tcPr>
            <w:tcW w:w="3600" w:type="dxa"/>
            <w:tcBorders>
              <w:top w:val="single" w:sz="8" w:space="0" w:color="auto"/>
              <w:left w:val="single" w:sz="8" w:space="0" w:color="auto"/>
              <w:bottom w:val="single" w:sz="8" w:space="0" w:color="auto"/>
              <w:right w:val="single" w:sz="8" w:space="0" w:color="auto"/>
            </w:tcBorders>
            <w:tcMar>
              <w:left w:w="108" w:type="dxa"/>
              <w:right w:w="108" w:type="dxa"/>
            </w:tcMar>
          </w:tcPr>
          <w:p w14:paraId="7CDAC337"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All cost parameters (see Table 3)</w:t>
            </w:r>
          </w:p>
          <w:p w14:paraId="6F800A17"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monetaryCostCumulative (double)</w:t>
            </w:r>
          </w:p>
          <w:p w14:paraId="1E1010F7"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monetaryCostAnnual (double)</w:t>
            </w:r>
          </w:p>
          <w:p w14:paraId="696789E7" w14:textId="77777777" w:rsidR="005D1931" w:rsidRPr="00603CE0" w:rsidRDefault="005D1931" w:rsidP="00B779B3">
            <w:pPr>
              <w:spacing w:after="0" w:line="240" w:lineRule="auto"/>
              <w:rPr>
                <w:rFonts w:ascii="Times New Roman" w:hAnsi="Times New Roman"/>
                <w:color w:val="000000" w:themeColor="text1"/>
              </w:rPr>
            </w:pPr>
            <w:r w:rsidRPr="00603CE0">
              <w:rPr>
                <w:rFonts w:ascii="Times New Roman" w:hAnsi="Times New Roman"/>
                <w:color w:val="000000" w:themeColor="text1"/>
              </w:rPr>
              <w:t>QALYsLost (double)</w:t>
            </w:r>
          </w:p>
        </w:tc>
      </w:tr>
    </w:tbl>
    <w:p w14:paraId="588E0E3C" w14:textId="77777777" w:rsidR="009F0771" w:rsidRPr="00603CE0" w:rsidRDefault="009F0771">
      <w:pPr>
        <w:spacing w:after="160" w:line="259" w:lineRule="auto"/>
        <w:rPr>
          <w:rFonts w:ascii="Times New Roman" w:hAnsi="Times New Roman"/>
          <w:color w:val="000000" w:themeColor="text1"/>
        </w:rPr>
        <w:sectPr w:rsidR="009F0771" w:rsidRPr="00603CE0" w:rsidSect="00BE6C11">
          <w:type w:val="continuous"/>
          <w:pgSz w:w="12240" w:h="15840"/>
          <w:pgMar w:top="1440" w:right="1440" w:bottom="1440" w:left="1440" w:header="720" w:footer="720" w:gutter="0"/>
          <w:cols w:space="720"/>
          <w:docGrid w:linePitch="360"/>
        </w:sectPr>
      </w:pPr>
    </w:p>
    <w:p w14:paraId="7998E3C7" w14:textId="77777777" w:rsidR="00914F4F" w:rsidRPr="00603CE0" w:rsidRDefault="00914F4F">
      <w:pPr>
        <w:spacing w:after="160" w:line="259" w:lineRule="auto"/>
        <w:rPr>
          <w:rFonts w:ascii="Times New Roman" w:eastAsiaTheme="majorEastAsia" w:hAnsi="Times New Roman"/>
          <w:b/>
          <w:color w:val="000000" w:themeColor="text1"/>
          <w:sz w:val="28"/>
        </w:rPr>
      </w:pPr>
      <w:r w:rsidRPr="00603CE0">
        <w:rPr>
          <w:rFonts w:ascii="Times New Roman" w:hAnsi="Times New Roman"/>
          <w:color w:val="000000" w:themeColor="text1"/>
        </w:rPr>
        <w:br w:type="page"/>
      </w:r>
    </w:p>
    <w:p w14:paraId="0A57D376" w14:textId="40DFD771" w:rsidR="00C42438" w:rsidRPr="00603CE0" w:rsidRDefault="00C42438" w:rsidP="008058CE">
      <w:pPr>
        <w:pStyle w:val="SH1"/>
      </w:pPr>
      <w:bookmarkStart w:id="381" w:name="_Ref197011485"/>
      <w:bookmarkStart w:id="382" w:name="_Ref172713350"/>
      <w:r w:rsidRPr="00603CE0">
        <w:lastRenderedPageBreak/>
        <w:t>CHEERS Checklist</w:t>
      </w:r>
      <w:bookmarkEnd w:id="381"/>
    </w:p>
    <w:p w14:paraId="5DA529D1" w14:textId="77777777" w:rsidR="00C42438" w:rsidRPr="00603CE0" w:rsidRDefault="00C42438" w:rsidP="00C42438">
      <w:pPr>
        <w:pStyle w:val="Heading1"/>
        <w:rPr>
          <w:color w:val="000000" w:themeColor="text1"/>
        </w:rPr>
      </w:pPr>
      <w:bookmarkStart w:id="383" w:name="cheers-2022-checklist"/>
      <w:r w:rsidRPr="00603CE0">
        <w:rPr>
          <w:color w:val="000000" w:themeColor="text1"/>
        </w:rPr>
        <w:t>CHEERS 2022 Checklist</w:t>
      </w:r>
    </w:p>
    <w:tbl>
      <w:tblPr>
        <w:tblW w:w="0" w:type="auto"/>
        <w:jc w:val="center"/>
        <w:tblLook w:val="0420" w:firstRow="1" w:lastRow="0" w:firstColumn="0" w:lastColumn="0" w:noHBand="0" w:noVBand="1"/>
      </w:tblPr>
      <w:tblGrid>
        <w:gridCol w:w="2562"/>
        <w:gridCol w:w="542"/>
        <w:gridCol w:w="3458"/>
        <w:gridCol w:w="2778"/>
      </w:tblGrid>
      <w:tr w:rsidR="00603CE0" w:rsidRPr="00603CE0" w14:paraId="03F1C783" w14:textId="77777777" w:rsidTr="000A1685">
        <w:trPr>
          <w:cantSplit/>
          <w:tblHeader/>
          <w:jc w:val="center"/>
        </w:trPr>
        <w:tc>
          <w:tcPr>
            <w:tcW w:w="0" w:type="auto"/>
            <w:tcBorders>
              <w:top w:val="single" w:sz="8" w:space="0" w:color="000000"/>
              <w:left w:val="single" w:sz="8" w:space="0" w:color="000000"/>
              <w:bottom w:val="single" w:sz="8" w:space="0" w:color="000000"/>
            </w:tcBorders>
            <w:shd w:val="clear" w:color="auto" w:fill="63639A"/>
            <w:tcMar>
              <w:top w:w="0" w:type="dxa"/>
              <w:left w:w="0" w:type="dxa"/>
              <w:bottom w:w="0" w:type="dxa"/>
              <w:right w:w="0" w:type="dxa"/>
            </w:tcMar>
            <w:vAlign w:val="center"/>
          </w:tcPr>
          <w:p w14:paraId="2442260C"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Topic</w:t>
            </w:r>
          </w:p>
        </w:tc>
        <w:tc>
          <w:tcPr>
            <w:tcW w:w="0" w:type="auto"/>
            <w:tcBorders>
              <w:top w:val="single" w:sz="8" w:space="0" w:color="000000"/>
              <w:bottom w:val="single" w:sz="8" w:space="0" w:color="000000"/>
            </w:tcBorders>
            <w:shd w:val="clear" w:color="auto" w:fill="63639A"/>
            <w:tcMar>
              <w:top w:w="0" w:type="dxa"/>
              <w:left w:w="0" w:type="dxa"/>
              <w:bottom w:w="0" w:type="dxa"/>
              <w:right w:w="0" w:type="dxa"/>
            </w:tcMar>
            <w:vAlign w:val="center"/>
          </w:tcPr>
          <w:p w14:paraId="18BA5C26"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b/>
                <w:color w:val="000000" w:themeColor="text1"/>
                <w:sz w:val="18"/>
                <w:szCs w:val="18"/>
              </w:rPr>
              <w:t>No.</w:t>
            </w:r>
          </w:p>
        </w:tc>
        <w:tc>
          <w:tcPr>
            <w:tcW w:w="0" w:type="auto"/>
            <w:tcBorders>
              <w:top w:val="single" w:sz="8" w:space="0" w:color="000000"/>
              <w:bottom w:val="single" w:sz="8" w:space="0" w:color="000000"/>
            </w:tcBorders>
            <w:shd w:val="clear" w:color="auto" w:fill="63639A"/>
            <w:tcMar>
              <w:top w:w="0" w:type="dxa"/>
              <w:left w:w="0" w:type="dxa"/>
              <w:bottom w:w="0" w:type="dxa"/>
              <w:right w:w="0" w:type="dxa"/>
            </w:tcMar>
            <w:vAlign w:val="center"/>
          </w:tcPr>
          <w:p w14:paraId="406DE3B7"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Item</w:t>
            </w:r>
          </w:p>
        </w:tc>
        <w:tc>
          <w:tcPr>
            <w:tcW w:w="0" w:type="auto"/>
            <w:tcBorders>
              <w:top w:val="single" w:sz="8" w:space="0" w:color="000000"/>
              <w:bottom w:val="single" w:sz="8" w:space="0" w:color="000000"/>
              <w:right w:val="single" w:sz="8" w:space="0" w:color="000000"/>
            </w:tcBorders>
            <w:shd w:val="clear" w:color="auto" w:fill="63639A"/>
            <w:tcMar>
              <w:top w:w="0" w:type="dxa"/>
              <w:left w:w="0" w:type="dxa"/>
              <w:bottom w:w="0" w:type="dxa"/>
              <w:right w:w="0" w:type="dxa"/>
            </w:tcMar>
            <w:vAlign w:val="center"/>
          </w:tcPr>
          <w:p w14:paraId="52C5A903"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b/>
                <w:color w:val="000000" w:themeColor="text1"/>
                <w:sz w:val="18"/>
                <w:szCs w:val="18"/>
              </w:rPr>
              <w:t>Location where item is reported</w:t>
            </w:r>
          </w:p>
        </w:tc>
      </w:tr>
      <w:tr w:rsidR="00603CE0" w:rsidRPr="00603CE0" w14:paraId="41DE2549" w14:textId="77777777" w:rsidTr="000A1685">
        <w:trPr>
          <w:cantSplit/>
          <w:jc w:val="center"/>
        </w:trPr>
        <w:tc>
          <w:tcPr>
            <w:tcW w:w="0" w:type="auto"/>
            <w:vMerge w:val="restart"/>
            <w:tcBorders>
              <w:left w:val="single" w:sz="8" w:space="0" w:color="000000"/>
            </w:tcBorders>
            <w:shd w:val="clear" w:color="auto" w:fill="FFFFCC"/>
            <w:tcMar>
              <w:top w:w="0" w:type="dxa"/>
              <w:left w:w="0" w:type="dxa"/>
              <w:bottom w:w="0" w:type="dxa"/>
              <w:right w:w="0" w:type="dxa"/>
            </w:tcMar>
          </w:tcPr>
          <w:p w14:paraId="6D7FA3E2"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Title</w:t>
            </w:r>
          </w:p>
        </w:tc>
        <w:tc>
          <w:tcPr>
            <w:tcW w:w="0" w:type="auto"/>
            <w:shd w:val="clear" w:color="auto" w:fill="FFFFCC"/>
            <w:tcMar>
              <w:top w:w="0" w:type="dxa"/>
              <w:left w:w="0" w:type="dxa"/>
              <w:bottom w:w="0" w:type="dxa"/>
              <w:right w:w="0" w:type="dxa"/>
            </w:tcMar>
          </w:tcPr>
          <w:p w14:paraId="54BF1740" w14:textId="77777777" w:rsidR="00C42438" w:rsidRPr="00603CE0" w:rsidRDefault="00C42438" w:rsidP="000A1685">
            <w:pPr>
              <w:spacing w:before="100" w:after="100"/>
              <w:ind w:left="100" w:right="100"/>
              <w:jc w:val="center"/>
              <w:rPr>
                <w:color w:val="000000" w:themeColor="text1"/>
              </w:rPr>
            </w:pPr>
          </w:p>
        </w:tc>
        <w:tc>
          <w:tcPr>
            <w:tcW w:w="0" w:type="auto"/>
            <w:shd w:val="clear" w:color="auto" w:fill="FFFFCC"/>
            <w:tcMar>
              <w:top w:w="0" w:type="dxa"/>
              <w:left w:w="0" w:type="dxa"/>
              <w:bottom w:w="0" w:type="dxa"/>
              <w:right w:w="0" w:type="dxa"/>
            </w:tcMar>
          </w:tcPr>
          <w:p w14:paraId="41EBDFB8" w14:textId="77777777" w:rsidR="00C42438" w:rsidRPr="00603CE0" w:rsidRDefault="00C42438" w:rsidP="000A1685">
            <w:pPr>
              <w:spacing w:before="100" w:after="100"/>
              <w:ind w:left="100" w:right="100"/>
              <w:rPr>
                <w:color w:val="000000" w:themeColor="text1"/>
              </w:rPr>
            </w:pPr>
          </w:p>
        </w:tc>
        <w:tc>
          <w:tcPr>
            <w:tcW w:w="0" w:type="auto"/>
            <w:tcBorders>
              <w:right w:val="single" w:sz="8" w:space="0" w:color="000000"/>
            </w:tcBorders>
            <w:shd w:val="clear" w:color="auto" w:fill="FFFFCC"/>
            <w:tcMar>
              <w:top w:w="0" w:type="dxa"/>
              <w:left w:w="0" w:type="dxa"/>
              <w:bottom w:w="0" w:type="dxa"/>
              <w:right w:w="0" w:type="dxa"/>
            </w:tcMar>
          </w:tcPr>
          <w:p w14:paraId="10F27E26" w14:textId="77777777" w:rsidR="00C42438" w:rsidRPr="00603CE0" w:rsidRDefault="00C42438" w:rsidP="000A1685">
            <w:pPr>
              <w:spacing w:before="100" w:after="100"/>
              <w:ind w:left="100" w:right="100"/>
              <w:jc w:val="center"/>
              <w:rPr>
                <w:color w:val="000000" w:themeColor="text1"/>
              </w:rPr>
            </w:pPr>
          </w:p>
        </w:tc>
      </w:tr>
      <w:tr w:rsidR="00603CE0" w:rsidRPr="00603CE0" w14:paraId="16407672" w14:textId="77777777" w:rsidTr="000A1685">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0249452E" w14:textId="77777777" w:rsidR="00C42438" w:rsidRPr="00603CE0" w:rsidRDefault="00C42438" w:rsidP="000A1685">
            <w:pPr>
              <w:spacing w:before="100" w:after="100"/>
              <w:ind w:left="100" w:right="100"/>
              <w:rPr>
                <w:color w:val="000000" w:themeColor="text1"/>
              </w:rPr>
            </w:pPr>
          </w:p>
        </w:tc>
        <w:tc>
          <w:tcPr>
            <w:tcW w:w="0" w:type="auto"/>
            <w:shd w:val="clear" w:color="auto" w:fill="FFFFFF"/>
            <w:tcMar>
              <w:top w:w="0" w:type="dxa"/>
              <w:left w:w="0" w:type="dxa"/>
              <w:bottom w:w="0" w:type="dxa"/>
              <w:right w:w="0" w:type="dxa"/>
            </w:tcMar>
          </w:tcPr>
          <w:p w14:paraId="4FEF9927"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1</w:t>
            </w:r>
          </w:p>
        </w:tc>
        <w:tc>
          <w:tcPr>
            <w:tcW w:w="0" w:type="auto"/>
            <w:shd w:val="clear" w:color="auto" w:fill="FFFFFF"/>
            <w:tcMar>
              <w:top w:w="0" w:type="dxa"/>
              <w:left w:w="0" w:type="dxa"/>
              <w:bottom w:w="0" w:type="dxa"/>
              <w:right w:w="0" w:type="dxa"/>
            </w:tcMar>
          </w:tcPr>
          <w:p w14:paraId="35D343CA"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Identify the study as an economic evaluation and specify the interventions being compared.</w:t>
            </w:r>
          </w:p>
        </w:tc>
        <w:tc>
          <w:tcPr>
            <w:tcW w:w="0" w:type="auto"/>
            <w:tcBorders>
              <w:right w:val="single" w:sz="8" w:space="0" w:color="000000"/>
            </w:tcBorders>
            <w:shd w:val="clear" w:color="auto" w:fill="FFFFFF"/>
            <w:tcMar>
              <w:top w:w="0" w:type="dxa"/>
              <w:left w:w="0" w:type="dxa"/>
              <w:bottom w:w="0" w:type="dxa"/>
              <w:right w:w="0" w:type="dxa"/>
            </w:tcMar>
          </w:tcPr>
          <w:p w14:paraId="04DC65F7"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title (p1)</w:t>
            </w:r>
          </w:p>
        </w:tc>
      </w:tr>
      <w:tr w:rsidR="00603CE0" w:rsidRPr="00603CE0" w14:paraId="486F024B" w14:textId="77777777" w:rsidTr="000A1685">
        <w:trPr>
          <w:cantSplit/>
          <w:jc w:val="center"/>
        </w:trPr>
        <w:tc>
          <w:tcPr>
            <w:tcW w:w="0" w:type="auto"/>
            <w:vMerge w:val="restart"/>
            <w:tcBorders>
              <w:left w:val="single" w:sz="8" w:space="0" w:color="000000"/>
            </w:tcBorders>
            <w:shd w:val="clear" w:color="auto" w:fill="FFFFCC"/>
            <w:tcMar>
              <w:top w:w="0" w:type="dxa"/>
              <w:left w:w="0" w:type="dxa"/>
              <w:bottom w:w="0" w:type="dxa"/>
              <w:right w:w="0" w:type="dxa"/>
            </w:tcMar>
          </w:tcPr>
          <w:p w14:paraId="420CB25B"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Abstract</w:t>
            </w:r>
          </w:p>
        </w:tc>
        <w:tc>
          <w:tcPr>
            <w:tcW w:w="0" w:type="auto"/>
            <w:shd w:val="clear" w:color="auto" w:fill="FFFFCC"/>
            <w:tcMar>
              <w:top w:w="0" w:type="dxa"/>
              <w:left w:w="0" w:type="dxa"/>
              <w:bottom w:w="0" w:type="dxa"/>
              <w:right w:w="0" w:type="dxa"/>
            </w:tcMar>
          </w:tcPr>
          <w:p w14:paraId="7C2316B6" w14:textId="77777777" w:rsidR="00C42438" w:rsidRPr="00603CE0" w:rsidRDefault="00C42438" w:rsidP="000A1685">
            <w:pPr>
              <w:spacing w:before="100" w:after="100"/>
              <w:ind w:left="100" w:right="100"/>
              <w:jc w:val="center"/>
              <w:rPr>
                <w:color w:val="000000" w:themeColor="text1"/>
              </w:rPr>
            </w:pPr>
          </w:p>
        </w:tc>
        <w:tc>
          <w:tcPr>
            <w:tcW w:w="0" w:type="auto"/>
            <w:shd w:val="clear" w:color="auto" w:fill="FFFFCC"/>
            <w:tcMar>
              <w:top w:w="0" w:type="dxa"/>
              <w:left w:w="0" w:type="dxa"/>
              <w:bottom w:w="0" w:type="dxa"/>
              <w:right w:w="0" w:type="dxa"/>
            </w:tcMar>
          </w:tcPr>
          <w:p w14:paraId="692B3329" w14:textId="77777777" w:rsidR="00C42438" w:rsidRPr="00603CE0" w:rsidRDefault="00C42438" w:rsidP="000A1685">
            <w:pPr>
              <w:spacing w:before="100" w:after="100"/>
              <w:ind w:left="100" w:right="100"/>
              <w:rPr>
                <w:color w:val="000000" w:themeColor="text1"/>
              </w:rPr>
            </w:pPr>
          </w:p>
        </w:tc>
        <w:tc>
          <w:tcPr>
            <w:tcW w:w="0" w:type="auto"/>
            <w:tcBorders>
              <w:right w:val="single" w:sz="8" w:space="0" w:color="000000"/>
            </w:tcBorders>
            <w:shd w:val="clear" w:color="auto" w:fill="FFFFCC"/>
            <w:tcMar>
              <w:top w:w="0" w:type="dxa"/>
              <w:left w:w="0" w:type="dxa"/>
              <w:bottom w:w="0" w:type="dxa"/>
              <w:right w:w="0" w:type="dxa"/>
            </w:tcMar>
          </w:tcPr>
          <w:p w14:paraId="39568D14" w14:textId="77777777" w:rsidR="00C42438" w:rsidRPr="00603CE0" w:rsidRDefault="00C42438" w:rsidP="000A1685">
            <w:pPr>
              <w:spacing w:before="100" w:after="100"/>
              <w:ind w:left="100" w:right="100"/>
              <w:jc w:val="center"/>
              <w:rPr>
                <w:color w:val="000000" w:themeColor="text1"/>
              </w:rPr>
            </w:pPr>
          </w:p>
        </w:tc>
      </w:tr>
      <w:tr w:rsidR="00603CE0" w:rsidRPr="00603CE0" w14:paraId="7A8C66BD" w14:textId="77777777" w:rsidTr="000A1685">
        <w:trPr>
          <w:cantSplit/>
          <w:jc w:val="center"/>
        </w:trPr>
        <w:tc>
          <w:tcPr>
            <w:tcW w:w="0" w:type="auto"/>
            <w:vMerge/>
            <w:tcBorders>
              <w:left w:val="single" w:sz="8" w:space="0" w:color="000000"/>
            </w:tcBorders>
            <w:shd w:val="clear" w:color="auto" w:fill="FFFFFF"/>
            <w:tcMar>
              <w:top w:w="0" w:type="dxa"/>
              <w:left w:w="0" w:type="dxa"/>
              <w:bottom w:w="0" w:type="dxa"/>
              <w:right w:w="0" w:type="dxa"/>
            </w:tcMar>
          </w:tcPr>
          <w:p w14:paraId="65B7E2C4" w14:textId="77777777" w:rsidR="00C42438" w:rsidRPr="00603CE0" w:rsidRDefault="00C42438" w:rsidP="000A1685">
            <w:pPr>
              <w:spacing w:before="100" w:after="100"/>
              <w:ind w:left="100" w:right="100"/>
              <w:rPr>
                <w:color w:val="000000" w:themeColor="text1"/>
              </w:rPr>
            </w:pPr>
          </w:p>
        </w:tc>
        <w:tc>
          <w:tcPr>
            <w:tcW w:w="0" w:type="auto"/>
            <w:shd w:val="clear" w:color="auto" w:fill="FFFFFF"/>
            <w:tcMar>
              <w:top w:w="0" w:type="dxa"/>
              <w:left w:w="0" w:type="dxa"/>
              <w:bottom w:w="0" w:type="dxa"/>
              <w:right w:w="0" w:type="dxa"/>
            </w:tcMar>
          </w:tcPr>
          <w:p w14:paraId="5A836C24"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2</w:t>
            </w:r>
          </w:p>
        </w:tc>
        <w:tc>
          <w:tcPr>
            <w:tcW w:w="0" w:type="auto"/>
            <w:shd w:val="clear" w:color="auto" w:fill="FFFFFF"/>
            <w:tcMar>
              <w:top w:w="0" w:type="dxa"/>
              <w:left w:w="0" w:type="dxa"/>
              <w:bottom w:w="0" w:type="dxa"/>
              <w:right w:w="0" w:type="dxa"/>
            </w:tcMar>
          </w:tcPr>
          <w:p w14:paraId="7ED89357"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Provide a structured summary that highlights context, key methods, results, and alternative analyses.</w:t>
            </w:r>
          </w:p>
        </w:tc>
        <w:tc>
          <w:tcPr>
            <w:tcW w:w="0" w:type="auto"/>
            <w:tcBorders>
              <w:right w:val="single" w:sz="8" w:space="0" w:color="000000"/>
            </w:tcBorders>
            <w:shd w:val="clear" w:color="auto" w:fill="FFFFFF"/>
            <w:tcMar>
              <w:top w:w="0" w:type="dxa"/>
              <w:left w:w="0" w:type="dxa"/>
              <w:bottom w:w="0" w:type="dxa"/>
              <w:right w:w="0" w:type="dxa"/>
            </w:tcMar>
          </w:tcPr>
          <w:p w14:paraId="559970E2"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abstract (p2)</w:t>
            </w:r>
          </w:p>
        </w:tc>
      </w:tr>
      <w:tr w:rsidR="00603CE0" w:rsidRPr="00603CE0" w14:paraId="2C5D6682" w14:textId="77777777" w:rsidTr="000A1685">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774E5C4A"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Introduction</w:t>
            </w:r>
          </w:p>
        </w:tc>
        <w:tc>
          <w:tcPr>
            <w:tcW w:w="0" w:type="auto"/>
            <w:shd w:val="clear" w:color="auto" w:fill="FFFFCC"/>
            <w:tcMar>
              <w:top w:w="0" w:type="dxa"/>
              <w:left w:w="0" w:type="dxa"/>
              <w:bottom w:w="0" w:type="dxa"/>
              <w:right w:w="0" w:type="dxa"/>
            </w:tcMar>
          </w:tcPr>
          <w:p w14:paraId="143777D9" w14:textId="77777777" w:rsidR="00C42438" w:rsidRPr="00603CE0" w:rsidRDefault="00C42438" w:rsidP="000A1685">
            <w:pPr>
              <w:spacing w:before="100" w:after="100"/>
              <w:ind w:left="100" w:right="100"/>
              <w:jc w:val="center"/>
              <w:rPr>
                <w:color w:val="000000" w:themeColor="text1"/>
              </w:rPr>
            </w:pPr>
          </w:p>
        </w:tc>
        <w:tc>
          <w:tcPr>
            <w:tcW w:w="0" w:type="auto"/>
            <w:shd w:val="clear" w:color="auto" w:fill="FFFFCC"/>
            <w:tcMar>
              <w:top w:w="0" w:type="dxa"/>
              <w:left w:w="0" w:type="dxa"/>
              <w:bottom w:w="0" w:type="dxa"/>
              <w:right w:w="0" w:type="dxa"/>
            </w:tcMar>
          </w:tcPr>
          <w:p w14:paraId="2EFD8824" w14:textId="77777777" w:rsidR="00C42438" w:rsidRPr="00603CE0" w:rsidRDefault="00C42438" w:rsidP="000A1685">
            <w:pPr>
              <w:spacing w:before="100" w:after="100"/>
              <w:ind w:left="100" w:right="100"/>
              <w:rPr>
                <w:color w:val="000000" w:themeColor="text1"/>
              </w:rPr>
            </w:pPr>
          </w:p>
        </w:tc>
        <w:tc>
          <w:tcPr>
            <w:tcW w:w="0" w:type="auto"/>
            <w:tcBorders>
              <w:right w:val="single" w:sz="8" w:space="0" w:color="000000"/>
            </w:tcBorders>
            <w:shd w:val="clear" w:color="auto" w:fill="FFFFCC"/>
            <w:tcMar>
              <w:top w:w="0" w:type="dxa"/>
              <w:left w:w="0" w:type="dxa"/>
              <w:bottom w:w="0" w:type="dxa"/>
              <w:right w:w="0" w:type="dxa"/>
            </w:tcMar>
          </w:tcPr>
          <w:p w14:paraId="4F5C8B6B" w14:textId="77777777" w:rsidR="00C42438" w:rsidRPr="00603CE0" w:rsidRDefault="00C42438" w:rsidP="000A1685">
            <w:pPr>
              <w:spacing w:before="100" w:after="100"/>
              <w:ind w:left="100" w:right="100"/>
              <w:jc w:val="center"/>
              <w:rPr>
                <w:color w:val="000000" w:themeColor="text1"/>
              </w:rPr>
            </w:pPr>
          </w:p>
        </w:tc>
      </w:tr>
      <w:tr w:rsidR="00603CE0" w:rsidRPr="00603CE0" w14:paraId="3CD5CC82"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6324C84"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Background and objectives</w:t>
            </w:r>
          </w:p>
        </w:tc>
        <w:tc>
          <w:tcPr>
            <w:tcW w:w="0" w:type="auto"/>
            <w:shd w:val="clear" w:color="auto" w:fill="FFFFFF"/>
            <w:tcMar>
              <w:top w:w="0" w:type="dxa"/>
              <w:left w:w="0" w:type="dxa"/>
              <w:bottom w:w="0" w:type="dxa"/>
              <w:right w:w="0" w:type="dxa"/>
            </w:tcMar>
          </w:tcPr>
          <w:p w14:paraId="22AE1BC7"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3</w:t>
            </w:r>
          </w:p>
        </w:tc>
        <w:tc>
          <w:tcPr>
            <w:tcW w:w="0" w:type="auto"/>
            <w:shd w:val="clear" w:color="auto" w:fill="FFFFFF"/>
            <w:tcMar>
              <w:top w:w="0" w:type="dxa"/>
              <w:left w:w="0" w:type="dxa"/>
              <w:bottom w:w="0" w:type="dxa"/>
              <w:right w:w="0" w:type="dxa"/>
            </w:tcMar>
          </w:tcPr>
          <w:p w14:paraId="0C6C6123"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Give the context for the study, the study question, and its practical relevance for decision making in policy or practice.</w:t>
            </w:r>
          </w:p>
        </w:tc>
        <w:tc>
          <w:tcPr>
            <w:tcW w:w="0" w:type="auto"/>
            <w:tcBorders>
              <w:right w:val="single" w:sz="8" w:space="0" w:color="000000"/>
            </w:tcBorders>
            <w:shd w:val="clear" w:color="auto" w:fill="FFFFFF"/>
            <w:tcMar>
              <w:top w:w="0" w:type="dxa"/>
              <w:left w:w="0" w:type="dxa"/>
              <w:bottom w:w="0" w:type="dxa"/>
              <w:right w:w="0" w:type="dxa"/>
            </w:tcMar>
          </w:tcPr>
          <w:p w14:paraId="34D725E7"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introduction (p3)</w:t>
            </w:r>
          </w:p>
        </w:tc>
      </w:tr>
      <w:tr w:rsidR="00603CE0" w:rsidRPr="00603CE0" w14:paraId="1D9660E1" w14:textId="77777777" w:rsidTr="000A1685">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71137CE7"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Methods</w:t>
            </w:r>
          </w:p>
        </w:tc>
        <w:tc>
          <w:tcPr>
            <w:tcW w:w="0" w:type="auto"/>
            <w:shd w:val="clear" w:color="auto" w:fill="FFFFCC"/>
            <w:tcMar>
              <w:top w:w="0" w:type="dxa"/>
              <w:left w:w="0" w:type="dxa"/>
              <w:bottom w:w="0" w:type="dxa"/>
              <w:right w:w="0" w:type="dxa"/>
            </w:tcMar>
          </w:tcPr>
          <w:p w14:paraId="13AB966B" w14:textId="77777777" w:rsidR="00C42438" w:rsidRPr="00603CE0" w:rsidRDefault="00C42438" w:rsidP="000A1685">
            <w:pPr>
              <w:spacing w:before="100" w:after="100"/>
              <w:ind w:left="100" w:right="100"/>
              <w:jc w:val="center"/>
              <w:rPr>
                <w:color w:val="000000" w:themeColor="text1"/>
              </w:rPr>
            </w:pPr>
          </w:p>
        </w:tc>
        <w:tc>
          <w:tcPr>
            <w:tcW w:w="0" w:type="auto"/>
            <w:shd w:val="clear" w:color="auto" w:fill="FFFFCC"/>
            <w:tcMar>
              <w:top w:w="0" w:type="dxa"/>
              <w:left w:w="0" w:type="dxa"/>
              <w:bottom w:w="0" w:type="dxa"/>
              <w:right w:w="0" w:type="dxa"/>
            </w:tcMar>
          </w:tcPr>
          <w:p w14:paraId="38B63AF2" w14:textId="77777777" w:rsidR="00C42438" w:rsidRPr="00603CE0" w:rsidRDefault="00C42438" w:rsidP="000A1685">
            <w:pPr>
              <w:spacing w:before="100" w:after="100"/>
              <w:ind w:left="100" w:right="100"/>
              <w:rPr>
                <w:color w:val="000000" w:themeColor="text1"/>
              </w:rPr>
            </w:pPr>
          </w:p>
        </w:tc>
        <w:tc>
          <w:tcPr>
            <w:tcW w:w="0" w:type="auto"/>
            <w:tcBorders>
              <w:right w:val="single" w:sz="8" w:space="0" w:color="000000"/>
            </w:tcBorders>
            <w:shd w:val="clear" w:color="auto" w:fill="FFFFCC"/>
            <w:tcMar>
              <w:top w:w="0" w:type="dxa"/>
              <w:left w:w="0" w:type="dxa"/>
              <w:bottom w:w="0" w:type="dxa"/>
              <w:right w:w="0" w:type="dxa"/>
            </w:tcMar>
          </w:tcPr>
          <w:p w14:paraId="420038F8" w14:textId="77777777" w:rsidR="00C42438" w:rsidRPr="00603CE0" w:rsidRDefault="00C42438" w:rsidP="000A1685">
            <w:pPr>
              <w:spacing w:before="100" w:after="100"/>
              <w:ind w:left="100" w:right="100"/>
              <w:jc w:val="center"/>
              <w:rPr>
                <w:color w:val="000000" w:themeColor="text1"/>
              </w:rPr>
            </w:pPr>
          </w:p>
        </w:tc>
      </w:tr>
      <w:tr w:rsidR="00603CE0" w:rsidRPr="00603CE0" w14:paraId="02E1D518"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D0F68F6"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Health economic analysis plan</w:t>
            </w:r>
          </w:p>
        </w:tc>
        <w:tc>
          <w:tcPr>
            <w:tcW w:w="0" w:type="auto"/>
            <w:shd w:val="clear" w:color="auto" w:fill="FFFFFF"/>
            <w:tcMar>
              <w:top w:w="0" w:type="dxa"/>
              <w:left w:w="0" w:type="dxa"/>
              <w:bottom w:w="0" w:type="dxa"/>
              <w:right w:w="0" w:type="dxa"/>
            </w:tcMar>
          </w:tcPr>
          <w:p w14:paraId="433A7B4F"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4</w:t>
            </w:r>
          </w:p>
        </w:tc>
        <w:tc>
          <w:tcPr>
            <w:tcW w:w="0" w:type="auto"/>
            <w:shd w:val="clear" w:color="auto" w:fill="FFFFFF"/>
            <w:tcMar>
              <w:top w:w="0" w:type="dxa"/>
              <w:left w:w="0" w:type="dxa"/>
              <w:bottom w:w="0" w:type="dxa"/>
              <w:right w:w="0" w:type="dxa"/>
            </w:tcMar>
          </w:tcPr>
          <w:p w14:paraId="35996CA7"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Indicate whether a health economic analysis plan was developed and where available.</w:t>
            </w:r>
          </w:p>
        </w:tc>
        <w:tc>
          <w:tcPr>
            <w:tcW w:w="0" w:type="auto"/>
            <w:tcBorders>
              <w:right w:val="single" w:sz="8" w:space="0" w:color="000000"/>
            </w:tcBorders>
            <w:shd w:val="clear" w:color="auto" w:fill="FFFFFF"/>
            <w:tcMar>
              <w:top w:w="0" w:type="dxa"/>
              <w:left w:w="0" w:type="dxa"/>
              <w:bottom w:w="0" w:type="dxa"/>
              <w:right w:w="0" w:type="dxa"/>
            </w:tcMar>
          </w:tcPr>
          <w:p w14:paraId="59EA0C2C"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Not developed</w:t>
            </w:r>
          </w:p>
        </w:tc>
      </w:tr>
      <w:tr w:rsidR="00603CE0" w:rsidRPr="00603CE0" w14:paraId="0128CBB5"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CB8BCC8"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Study population</w:t>
            </w:r>
          </w:p>
        </w:tc>
        <w:tc>
          <w:tcPr>
            <w:tcW w:w="0" w:type="auto"/>
            <w:shd w:val="clear" w:color="auto" w:fill="FFFFFF"/>
            <w:tcMar>
              <w:top w:w="0" w:type="dxa"/>
              <w:left w:w="0" w:type="dxa"/>
              <w:bottom w:w="0" w:type="dxa"/>
              <w:right w:w="0" w:type="dxa"/>
            </w:tcMar>
          </w:tcPr>
          <w:p w14:paraId="462F0DF0"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5</w:t>
            </w:r>
          </w:p>
        </w:tc>
        <w:tc>
          <w:tcPr>
            <w:tcW w:w="0" w:type="auto"/>
            <w:shd w:val="clear" w:color="auto" w:fill="FFFFFF"/>
            <w:tcMar>
              <w:top w:w="0" w:type="dxa"/>
              <w:left w:w="0" w:type="dxa"/>
              <w:bottom w:w="0" w:type="dxa"/>
              <w:right w:w="0" w:type="dxa"/>
            </w:tcMar>
          </w:tcPr>
          <w:p w14:paraId="16369365"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Describe characteristics of the study population (such as age range, demographics, socioeconomic, or clinical characteristics).</w:t>
            </w:r>
          </w:p>
        </w:tc>
        <w:tc>
          <w:tcPr>
            <w:tcW w:w="0" w:type="auto"/>
            <w:tcBorders>
              <w:right w:val="single" w:sz="8" w:space="0" w:color="000000"/>
            </w:tcBorders>
            <w:shd w:val="clear" w:color="auto" w:fill="FFFFFF"/>
            <w:tcMar>
              <w:top w:w="0" w:type="dxa"/>
              <w:left w:w="0" w:type="dxa"/>
              <w:bottom w:w="0" w:type="dxa"/>
              <w:right w:w="0" w:type="dxa"/>
            </w:tcMar>
          </w:tcPr>
          <w:p w14:paraId="46C1500D"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Model summary (p3)</w:t>
            </w:r>
          </w:p>
        </w:tc>
      </w:tr>
      <w:tr w:rsidR="00603CE0" w:rsidRPr="00603CE0" w14:paraId="69630685"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51B8F16"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Setting and location</w:t>
            </w:r>
          </w:p>
        </w:tc>
        <w:tc>
          <w:tcPr>
            <w:tcW w:w="0" w:type="auto"/>
            <w:shd w:val="clear" w:color="auto" w:fill="FFFFFF"/>
            <w:tcMar>
              <w:top w:w="0" w:type="dxa"/>
              <w:left w:w="0" w:type="dxa"/>
              <w:bottom w:w="0" w:type="dxa"/>
              <w:right w:w="0" w:type="dxa"/>
            </w:tcMar>
          </w:tcPr>
          <w:p w14:paraId="5D4CF889"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6</w:t>
            </w:r>
          </w:p>
        </w:tc>
        <w:tc>
          <w:tcPr>
            <w:tcW w:w="0" w:type="auto"/>
            <w:shd w:val="clear" w:color="auto" w:fill="FFFFFF"/>
            <w:tcMar>
              <w:top w:w="0" w:type="dxa"/>
              <w:left w:w="0" w:type="dxa"/>
              <w:bottom w:w="0" w:type="dxa"/>
              <w:right w:w="0" w:type="dxa"/>
            </w:tcMar>
          </w:tcPr>
          <w:p w14:paraId="6CE7984A"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Provide relevant contextual information that may influence findings.</w:t>
            </w:r>
          </w:p>
        </w:tc>
        <w:tc>
          <w:tcPr>
            <w:tcW w:w="0" w:type="auto"/>
            <w:tcBorders>
              <w:right w:val="single" w:sz="8" w:space="0" w:color="000000"/>
            </w:tcBorders>
            <w:shd w:val="clear" w:color="auto" w:fill="FFFFFF"/>
            <w:tcMar>
              <w:top w:w="0" w:type="dxa"/>
              <w:left w:w="0" w:type="dxa"/>
              <w:bottom w:w="0" w:type="dxa"/>
              <w:right w:w="0" w:type="dxa"/>
            </w:tcMar>
          </w:tcPr>
          <w:p w14:paraId="0BCA426D"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Model summary (p3)</w:t>
            </w:r>
          </w:p>
        </w:tc>
      </w:tr>
      <w:tr w:rsidR="00603CE0" w:rsidRPr="00603CE0" w14:paraId="1091C74B"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6FDFBA1"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Comparators</w:t>
            </w:r>
          </w:p>
        </w:tc>
        <w:tc>
          <w:tcPr>
            <w:tcW w:w="0" w:type="auto"/>
            <w:shd w:val="clear" w:color="auto" w:fill="FFFFFF"/>
            <w:tcMar>
              <w:top w:w="0" w:type="dxa"/>
              <w:left w:w="0" w:type="dxa"/>
              <w:bottom w:w="0" w:type="dxa"/>
              <w:right w:w="0" w:type="dxa"/>
            </w:tcMar>
          </w:tcPr>
          <w:p w14:paraId="28AB04C4"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7</w:t>
            </w:r>
          </w:p>
        </w:tc>
        <w:tc>
          <w:tcPr>
            <w:tcW w:w="0" w:type="auto"/>
            <w:shd w:val="clear" w:color="auto" w:fill="FFFFFF"/>
            <w:tcMar>
              <w:top w:w="0" w:type="dxa"/>
              <w:left w:w="0" w:type="dxa"/>
              <w:bottom w:w="0" w:type="dxa"/>
              <w:right w:w="0" w:type="dxa"/>
            </w:tcMar>
          </w:tcPr>
          <w:p w14:paraId="43E28C4C"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Describe the interventions or strategies being compared and why chosen.</w:t>
            </w:r>
          </w:p>
        </w:tc>
        <w:tc>
          <w:tcPr>
            <w:tcW w:w="0" w:type="auto"/>
            <w:tcBorders>
              <w:right w:val="single" w:sz="8" w:space="0" w:color="000000"/>
            </w:tcBorders>
            <w:shd w:val="clear" w:color="auto" w:fill="FFFFFF"/>
            <w:tcMar>
              <w:top w:w="0" w:type="dxa"/>
              <w:left w:w="0" w:type="dxa"/>
              <w:bottom w:w="0" w:type="dxa"/>
              <w:right w:w="0" w:type="dxa"/>
            </w:tcMar>
          </w:tcPr>
          <w:p w14:paraId="652D292E"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GISP and counterfactual strategies (p5-6)</w:t>
            </w:r>
          </w:p>
        </w:tc>
      </w:tr>
      <w:tr w:rsidR="00603CE0" w:rsidRPr="00603CE0" w14:paraId="05AC94EA"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3974C35"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Perspective</w:t>
            </w:r>
          </w:p>
        </w:tc>
        <w:tc>
          <w:tcPr>
            <w:tcW w:w="0" w:type="auto"/>
            <w:shd w:val="clear" w:color="auto" w:fill="FFFFFF"/>
            <w:tcMar>
              <w:top w:w="0" w:type="dxa"/>
              <w:left w:w="0" w:type="dxa"/>
              <w:bottom w:w="0" w:type="dxa"/>
              <w:right w:w="0" w:type="dxa"/>
            </w:tcMar>
          </w:tcPr>
          <w:p w14:paraId="1E535D6E"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8</w:t>
            </w:r>
          </w:p>
        </w:tc>
        <w:tc>
          <w:tcPr>
            <w:tcW w:w="0" w:type="auto"/>
            <w:shd w:val="clear" w:color="auto" w:fill="FFFFFF"/>
            <w:tcMar>
              <w:top w:w="0" w:type="dxa"/>
              <w:left w:w="0" w:type="dxa"/>
              <w:bottom w:w="0" w:type="dxa"/>
              <w:right w:w="0" w:type="dxa"/>
            </w:tcMar>
          </w:tcPr>
          <w:p w14:paraId="7F340612"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State the perspective(s) adopted by the study and why chosen.</w:t>
            </w:r>
          </w:p>
        </w:tc>
        <w:tc>
          <w:tcPr>
            <w:tcW w:w="0" w:type="auto"/>
            <w:tcBorders>
              <w:right w:val="single" w:sz="8" w:space="0" w:color="000000"/>
            </w:tcBorders>
            <w:shd w:val="clear" w:color="auto" w:fill="FFFFFF"/>
            <w:tcMar>
              <w:top w:w="0" w:type="dxa"/>
              <w:left w:w="0" w:type="dxa"/>
              <w:bottom w:w="0" w:type="dxa"/>
              <w:right w:w="0" w:type="dxa"/>
            </w:tcMar>
          </w:tcPr>
          <w:p w14:paraId="09D9DAD3"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Outcomes and Cost-effectiveness Analysis (p7)</w:t>
            </w:r>
          </w:p>
        </w:tc>
      </w:tr>
      <w:tr w:rsidR="00603CE0" w:rsidRPr="00603CE0" w14:paraId="58030E99"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8D99AB1"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Time horizon</w:t>
            </w:r>
          </w:p>
        </w:tc>
        <w:tc>
          <w:tcPr>
            <w:tcW w:w="0" w:type="auto"/>
            <w:shd w:val="clear" w:color="auto" w:fill="FFFFFF"/>
            <w:tcMar>
              <w:top w:w="0" w:type="dxa"/>
              <w:left w:w="0" w:type="dxa"/>
              <w:bottom w:w="0" w:type="dxa"/>
              <w:right w:w="0" w:type="dxa"/>
            </w:tcMar>
          </w:tcPr>
          <w:p w14:paraId="5F104F4A"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9</w:t>
            </w:r>
          </w:p>
        </w:tc>
        <w:tc>
          <w:tcPr>
            <w:tcW w:w="0" w:type="auto"/>
            <w:shd w:val="clear" w:color="auto" w:fill="FFFFFF"/>
            <w:tcMar>
              <w:top w:w="0" w:type="dxa"/>
              <w:left w:w="0" w:type="dxa"/>
              <w:bottom w:w="0" w:type="dxa"/>
              <w:right w:w="0" w:type="dxa"/>
            </w:tcMar>
          </w:tcPr>
          <w:p w14:paraId="0FBEC5AB"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State the time horizon for the study and why appropriate.</w:t>
            </w:r>
          </w:p>
        </w:tc>
        <w:tc>
          <w:tcPr>
            <w:tcW w:w="0" w:type="auto"/>
            <w:tcBorders>
              <w:right w:val="single" w:sz="8" w:space="0" w:color="000000"/>
            </w:tcBorders>
            <w:shd w:val="clear" w:color="auto" w:fill="FFFFFF"/>
            <w:tcMar>
              <w:top w:w="0" w:type="dxa"/>
              <w:left w:w="0" w:type="dxa"/>
              <w:bottom w:w="0" w:type="dxa"/>
              <w:right w:w="0" w:type="dxa"/>
            </w:tcMar>
          </w:tcPr>
          <w:p w14:paraId="24B1E74C"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Model Summary (p3)</w:t>
            </w:r>
          </w:p>
        </w:tc>
      </w:tr>
      <w:tr w:rsidR="00603CE0" w:rsidRPr="00603CE0" w14:paraId="4956B0BF"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853E212"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lastRenderedPageBreak/>
              <w:t>Discount rate</w:t>
            </w:r>
          </w:p>
        </w:tc>
        <w:tc>
          <w:tcPr>
            <w:tcW w:w="0" w:type="auto"/>
            <w:shd w:val="clear" w:color="auto" w:fill="FFFFFF"/>
            <w:tcMar>
              <w:top w:w="0" w:type="dxa"/>
              <w:left w:w="0" w:type="dxa"/>
              <w:bottom w:w="0" w:type="dxa"/>
              <w:right w:w="0" w:type="dxa"/>
            </w:tcMar>
          </w:tcPr>
          <w:p w14:paraId="151481E4"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10</w:t>
            </w:r>
          </w:p>
        </w:tc>
        <w:tc>
          <w:tcPr>
            <w:tcW w:w="0" w:type="auto"/>
            <w:shd w:val="clear" w:color="auto" w:fill="FFFFFF"/>
            <w:tcMar>
              <w:top w:w="0" w:type="dxa"/>
              <w:left w:w="0" w:type="dxa"/>
              <w:bottom w:w="0" w:type="dxa"/>
              <w:right w:w="0" w:type="dxa"/>
            </w:tcMar>
          </w:tcPr>
          <w:p w14:paraId="4EC7C7E4"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Report the discount rate(s) and reason chosen.</w:t>
            </w:r>
          </w:p>
        </w:tc>
        <w:tc>
          <w:tcPr>
            <w:tcW w:w="0" w:type="auto"/>
            <w:tcBorders>
              <w:right w:val="single" w:sz="8" w:space="0" w:color="000000"/>
            </w:tcBorders>
            <w:shd w:val="clear" w:color="auto" w:fill="FFFFFF"/>
            <w:tcMar>
              <w:top w:w="0" w:type="dxa"/>
              <w:left w:w="0" w:type="dxa"/>
              <w:bottom w:w="0" w:type="dxa"/>
              <w:right w:w="0" w:type="dxa"/>
            </w:tcMar>
          </w:tcPr>
          <w:p w14:paraId="614C5B48"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Outcomes and cost-effectiveness analysis (p7)</w:t>
            </w:r>
          </w:p>
        </w:tc>
      </w:tr>
      <w:tr w:rsidR="00603CE0" w:rsidRPr="00603CE0" w14:paraId="5A6917E2"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1DC77631"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Selection of outcomes</w:t>
            </w:r>
          </w:p>
        </w:tc>
        <w:tc>
          <w:tcPr>
            <w:tcW w:w="0" w:type="auto"/>
            <w:shd w:val="clear" w:color="auto" w:fill="FFFFFF"/>
            <w:tcMar>
              <w:top w:w="0" w:type="dxa"/>
              <w:left w:w="0" w:type="dxa"/>
              <w:bottom w:w="0" w:type="dxa"/>
              <w:right w:w="0" w:type="dxa"/>
            </w:tcMar>
          </w:tcPr>
          <w:p w14:paraId="080DF15F"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11</w:t>
            </w:r>
          </w:p>
        </w:tc>
        <w:tc>
          <w:tcPr>
            <w:tcW w:w="0" w:type="auto"/>
            <w:shd w:val="clear" w:color="auto" w:fill="FFFFFF"/>
            <w:tcMar>
              <w:top w:w="0" w:type="dxa"/>
              <w:left w:w="0" w:type="dxa"/>
              <w:bottom w:w="0" w:type="dxa"/>
              <w:right w:w="0" w:type="dxa"/>
            </w:tcMar>
          </w:tcPr>
          <w:p w14:paraId="19F18C80"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Describe what outcomes were used as the measure(s) of benefit(s) and harm(s).</w:t>
            </w:r>
          </w:p>
        </w:tc>
        <w:tc>
          <w:tcPr>
            <w:tcW w:w="0" w:type="auto"/>
            <w:tcBorders>
              <w:right w:val="single" w:sz="8" w:space="0" w:color="000000"/>
            </w:tcBorders>
            <w:shd w:val="clear" w:color="auto" w:fill="FFFFFF"/>
            <w:tcMar>
              <w:top w:w="0" w:type="dxa"/>
              <w:left w:w="0" w:type="dxa"/>
              <w:bottom w:w="0" w:type="dxa"/>
              <w:right w:w="0" w:type="dxa"/>
            </w:tcMar>
          </w:tcPr>
          <w:p w14:paraId="62A7CCCF"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Outcomes and cost-effectiveness analysis (p6)</w:t>
            </w:r>
          </w:p>
        </w:tc>
      </w:tr>
      <w:tr w:rsidR="00603CE0" w:rsidRPr="00603CE0" w14:paraId="357E543E"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CC62E85"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Measurement of outcomes</w:t>
            </w:r>
          </w:p>
        </w:tc>
        <w:tc>
          <w:tcPr>
            <w:tcW w:w="0" w:type="auto"/>
            <w:shd w:val="clear" w:color="auto" w:fill="FFFFFF"/>
            <w:tcMar>
              <w:top w:w="0" w:type="dxa"/>
              <w:left w:w="0" w:type="dxa"/>
              <w:bottom w:w="0" w:type="dxa"/>
              <w:right w:w="0" w:type="dxa"/>
            </w:tcMar>
          </w:tcPr>
          <w:p w14:paraId="29F349A2"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12</w:t>
            </w:r>
          </w:p>
        </w:tc>
        <w:tc>
          <w:tcPr>
            <w:tcW w:w="0" w:type="auto"/>
            <w:shd w:val="clear" w:color="auto" w:fill="FFFFFF"/>
            <w:tcMar>
              <w:top w:w="0" w:type="dxa"/>
              <w:left w:w="0" w:type="dxa"/>
              <w:bottom w:w="0" w:type="dxa"/>
              <w:right w:w="0" w:type="dxa"/>
            </w:tcMar>
          </w:tcPr>
          <w:p w14:paraId="755C90DC"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Describe how outcomes used to capture benefit(s) and harm(s) were measured.</w:t>
            </w:r>
          </w:p>
        </w:tc>
        <w:tc>
          <w:tcPr>
            <w:tcW w:w="0" w:type="auto"/>
            <w:tcBorders>
              <w:right w:val="single" w:sz="8" w:space="0" w:color="000000"/>
            </w:tcBorders>
            <w:shd w:val="clear" w:color="auto" w:fill="FFFFFF"/>
            <w:tcMar>
              <w:top w:w="0" w:type="dxa"/>
              <w:left w:w="0" w:type="dxa"/>
              <w:bottom w:w="0" w:type="dxa"/>
              <w:right w:w="0" w:type="dxa"/>
            </w:tcMar>
          </w:tcPr>
          <w:p w14:paraId="7B2E2CEC"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Outcomes and cost-effectiveness analysis (p6)</w:t>
            </w:r>
          </w:p>
        </w:tc>
      </w:tr>
      <w:tr w:rsidR="00603CE0" w:rsidRPr="00603CE0" w14:paraId="46C672AC"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A72A7C3"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Valuation of outcomes</w:t>
            </w:r>
          </w:p>
        </w:tc>
        <w:tc>
          <w:tcPr>
            <w:tcW w:w="0" w:type="auto"/>
            <w:shd w:val="clear" w:color="auto" w:fill="FFFFFF"/>
            <w:tcMar>
              <w:top w:w="0" w:type="dxa"/>
              <w:left w:w="0" w:type="dxa"/>
              <w:bottom w:w="0" w:type="dxa"/>
              <w:right w:w="0" w:type="dxa"/>
            </w:tcMar>
          </w:tcPr>
          <w:p w14:paraId="2B9ACA7E"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13</w:t>
            </w:r>
          </w:p>
        </w:tc>
        <w:tc>
          <w:tcPr>
            <w:tcW w:w="0" w:type="auto"/>
            <w:shd w:val="clear" w:color="auto" w:fill="FFFFFF"/>
            <w:tcMar>
              <w:top w:w="0" w:type="dxa"/>
              <w:left w:w="0" w:type="dxa"/>
              <w:bottom w:w="0" w:type="dxa"/>
              <w:right w:w="0" w:type="dxa"/>
            </w:tcMar>
          </w:tcPr>
          <w:p w14:paraId="6C5717C4"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Describe the population and methods used to measure and value outcomes.</w:t>
            </w:r>
          </w:p>
        </w:tc>
        <w:tc>
          <w:tcPr>
            <w:tcW w:w="0" w:type="auto"/>
            <w:tcBorders>
              <w:right w:val="single" w:sz="8" w:space="0" w:color="000000"/>
            </w:tcBorders>
            <w:shd w:val="clear" w:color="auto" w:fill="FFFFFF"/>
            <w:tcMar>
              <w:top w:w="0" w:type="dxa"/>
              <w:left w:w="0" w:type="dxa"/>
              <w:bottom w:w="0" w:type="dxa"/>
              <w:right w:w="0" w:type="dxa"/>
            </w:tcMar>
          </w:tcPr>
          <w:p w14:paraId="6437ABCB"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Outcomes and cost-effectiveness analysis (p6)</w:t>
            </w:r>
          </w:p>
        </w:tc>
      </w:tr>
      <w:tr w:rsidR="00603CE0" w:rsidRPr="00603CE0" w14:paraId="33F25E49"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62A07DA"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Measurement and valuation of resources and costs</w:t>
            </w:r>
          </w:p>
        </w:tc>
        <w:tc>
          <w:tcPr>
            <w:tcW w:w="0" w:type="auto"/>
            <w:shd w:val="clear" w:color="auto" w:fill="FFFFFF"/>
            <w:tcMar>
              <w:top w:w="0" w:type="dxa"/>
              <w:left w:w="0" w:type="dxa"/>
              <w:bottom w:w="0" w:type="dxa"/>
              <w:right w:w="0" w:type="dxa"/>
            </w:tcMar>
          </w:tcPr>
          <w:p w14:paraId="557C0817"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14</w:t>
            </w:r>
          </w:p>
        </w:tc>
        <w:tc>
          <w:tcPr>
            <w:tcW w:w="0" w:type="auto"/>
            <w:shd w:val="clear" w:color="auto" w:fill="FFFFFF"/>
            <w:tcMar>
              <w:top w:w="0" w:type="dxa"/>
              <w:left w:w="0" w:type="dxa"/>
              <w:bottom w:w="0" w:type="dxa"/>
              <w:right w:w="0" w:type="dxa"/>
            </w:tcMar>
          </w:tcPr>
          <w:p w14:paraId="124F48A7"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Describe how costs were valued.</w:t>
            </w:r>
          </w:p>
        </w:tc>
        <w:tc>
          <w:tcPr>
            <w:tcW w:w="0" w:type="auto"/>
            <w:tcBorders>
              <w:right w:val="single" w:sz="8" w:space="0" w:color="000000"/>
            </w:tcBorders>
            <w:shd w:val="clear" w:color="auto" w:fill="FFFFFF"/>
            <w:tcMar>
              <w:top w:w="0" w:type="dxa"/>
              <w:left w:w="0" w:type="dxa"/>
              <w:bottom w:w="0" w:type="dxa"/>
              <w:right w:w="0" w:type="dxa"/>
            </w:tcMar>
          </w:tcPr>
          <w:p w14:paraId="06A2F089"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Outcomes and cost-effectiveness analysis (p6)</w:t>
            </w:r>
          </w:p>
        </w:tc>
      </w:tr>
      <w:tr w:rsidR="00603CE0" w:rsidRPr="00603CE0" w14:paraId="72424B83"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7417D7EE"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Currency, price date, and conversion</w:t>
            </w:r>
          </w:p>
        </w:tc>
        <w:tc>
          <w:tcPr>
            <w:tcW w:w="0" w:type="auto"/>
            <w:shd w:val="clear" w:color="auto" w:fill="FFFFFF"/>
            <w:tcMar>
              <w:top w:w="0" w:type="dxa"/>
              <w:left w:w="0" w:type="dxa"/>
              <w:bottom w:w="0" w:type="dxa"/>
              <w:right w:w="0" w:type="dxa"/>
            </w:tcMar>
          </w:tcPr>
          <w:p w14:paraId="51C3B541"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15</w:t>
            </w:r>
          </w:p>
        </w:tc>
        <w:tc>
          <w:tcPr>
            <w:tcW w:w="0" w:type="auto"/>
            <w:shd w:val="clear" w:color="auto" w:fill="FFFFFF"/>
            <w:tcMar>
              <w:top w:w="0" w:type="dxa"/>
              <w:left w:w="0" w:type="dxa"/>
              <w:bottom w:w="0" w:type="dxa"/>
              <w:right w:w="0" w:type="dxa"/>
            </w:tcMar>
          </w:tcPr>
          <w:p w14:paraId="5C0D58C0"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Report the dates of the estimated resource quantities and unit costs, plus the currency and year of conversion.</w:t>
            </w:r>
          </w:p>
        </w:tc>
        <w:tc>
          <w:tcPr>
            <w:tcW w:w="0" w:type="auto"/>
            <w:tcBorders>
              <w:right w:val="single" w:sz="8" w:space="0" w:color="000000"/>
            </w:tcBorders>
            <w:shd w:val="clear" w:color="auto" w:fill="FFFFFF"/>
            <w:tcMar>
              <w:top w:w="0" w:type="dxa"/>
              <w:left w:w="0" w:type="dxa"/>
              <w:bottom w:w="0" w:type="dxa"/>
              <w:right w:w="0" w:type="dxa"/>
            </w:tcMar>
          </w:tcPr>
          <w:p w14:paraId="0712AB4D"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Outcomes and cost-effectiveness analysis (p6) and S2</w:t>
            </w:r>
          </w:p>
        </w:tc>
      </w:tr>
      <w:tr w:rsidR="00603CE0" w:rsidRPr="00603CE0" w14:paraId="6DD95881"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7457D6AD"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Rationale and description of model</w:t>
            </w:r>
          </w:p>
        </w:tc>
        <w:tc>
          <w:tcPr>
            <w:tcW w:w="0" w:type="auto"/>
            <w:shd w:val="clear" w:color="auto" w:fill="FFFFFF"/>
            <w:tcMar>
              <w:top w:w="0" w:type="dxa"/>
              <w:left w:w="0" w:type="dxa"/>
              <w:bottom w:w="0" w:type="dxa"/>
              <w:right w:w="0" w:type="dxa"/>
            </w:tcMar>
          </w:tcPr>
          <w:p w14:paraId="68D38EE0"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16</w:t>
            </w:r>
          </w:p>
        </w:tc>
        <w:tc>
          <w:tcPr>
            <w:tcW w:w="0" w:type="auto"/>
            <w:shd w:val="clear" w:color="auto" w:fill="FFFFFF"/>
            <w:tcMar>
              <w:top w:w="0" w:type="dxa"/>
              <w:left w:w="0" w:type="dxa"/>
              <w:bottom w:w="0" w:type="dxa"/>
              <w:right w:w="0" w:type="dxa"/>
            </w:tcMar>
          </w:tcPr>
          <w:p w14:paraId="171D1419"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If modelling is used, describe in detail and why used. Report if the model is publicly available and where it can be accessed.</w:t>
            </w:r>
          </w:p>
        </w:tc>
        <w:tc>
          <w:tcPr>
            <w:tcW w:w="0" w:type="auto"/>
            <w:tcBorders>
              <w:right w:val="single" w:sz="8" w:space="0" w:color="000000"/>
            </w:tcBorders>
            <w:shd w:val="clear" w:color="auto" w:fill="FFFFFF"/>
            <w:tcMar>
              <w:top w:w="0" w:type="dxa"/>
              <w:left w:w="0" w:type="dxa"/>
              <w:bottom w:w="0" w:type="dxa"/>
              <w:right w:w="0" w:type="dxa"/>
            </w:tcMar>
          </w:tcPr>
          <w:p w14:paraId="5198CC10"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S1 Model Description and S2 ODD Protocol</w:t>
            </w:r>
          </w:p>
        </w:tc>
      </w:tr>
      <w:tr w:rsidR="00603CE0" w:rsidRPr="00603CE0" w14:paraId="009F788B"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46252CC5"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Analytics and assumptions</w:t>
            </w:r>
          </w:p>
        </w:tc>
        <w:tc>
          <w:tcPr>
            <w:tcW w:w="0" w:type="auto"/>
            <w:shd w:val="clear" w:color="auto" w:fill="FFFFFF"/>
            <w:tcMar>
              <w:top w:w="0" w:type="dxa"/>
              <w:left w:w="0" w:type="dxa"/>
              <w:bottom w:w="0" w:type="dxa"/>
              <w:right w:w="0" w:type="dxa"/>
            </w:tcMar>
          </w:tcPr>
          <w:p w14:paraId="1B336E97"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17</w:t>
            </w:r>
          </w:p>
        </w:tc>
        <w:tc>
          <w:tcPr>
            <w:tcW w:w="0" w:type="auto"/>
            <w:shd w:val="clear" w:color="auto" w:fill="FFFFFF"/>
            <w:tcMar>
              <w:top w:w="0" w:type="dxa"/>
              <w:left w:w="0" w:type="dxa"/>
              <w:bottom w:w="0" w:type="dxa"/>
              <w:right w:w="0" w:type="dxa"/>
            </w:tcMar>
          </w:tcPr>
          <w:p w14:paraId="1F265559"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Describe any methods for analysing or statistically transforming data, any extrapolation methods, and approaches for validating any model used.</w:t>
            </w:r>
          </w:p>
        </w:tc>
        <w:tc>
          <w:tcPr>
            <w:tcW w:w="0" w:type="auto"/>
            <w:tcBorders>
              <w:right w:val="single" w:sz="8" w:space="0" w:color="000000"/>
            </w:tcBorders>
            <w:shd w:val="clear" w:color="auto" w:fill="FFFFFF"/>
            <w:tcMar>
              <w:top w:w="0" w:type="dxa"/>
              <w:left w:w="0" w:type="dxa"/>
              <w:bottom w:w="0" w:type="dxa"/>
              <w:right w:w="0" w:type="dxa"/>
            </w:tcMar>
          </w:tcPr>
          <w:p w14:paraId="1CA4FD8B"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Model calibration and validation (p5) and Outcomes and cost-effectiveness analysis (p6)</w:t>
            </w:r>
          </w:p>
        </w:tc>
      </w:tr>
      <w:tr w:rsidR="00603CE0" w:rsidRPr="00603CE0" w14:paraId="364AD2F5"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0E02512"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Characterising heterogeneity</w:t>
            </w:r>
          </w:p>
        </w:tc>
        <w:tc>
          <w:tcPr>
            <w:tcW w:w="0" w:type="auto"/>
            <w:shd w:val="clear" w:color="auto" w:fill="FFFFFF"/>
            <w:tcMar>
              <w:top w:w="0" w:type="dxa"/>
              <w:left w:w="0" w:type="dxa"/>
              <w:bottom w:w="0" w:type="dxa"/>
              <w:right w:w="0" w:type="dxa"/>
            </w:tcMar>
          </w:tcPr>
          <w:p w14:paraId="31FADC56"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18</w:t>
            </w:r>
          </w:p>
        </w:tc>
        <w:tc>
          <w:tcPr>
            <w:tcW w:w="0" w:type="auto"/>
            <w:shd w:val="clear" w:color="auto" w:fill="FFFFFF"/>
            <w:tcMar>
              <w:top w:w="0" w:type="dxa"/>
              <w:left w:w="0" w:type="dxa"/>
              <w:bottom w:w="0" w:type="dxa"/>
              <w:right w:w="0" w:type="dxa"/>
            </w:tcMar>
          </w:tcPr>
          <w:p w14:paraId="7FE3A870"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Describe any methods used for estimating how the results of the study vary for subgroups.</w:t>
            </w:r>
          </w:p>
        </w:tc>
        <w:tc>
          <w:tcPr>
            <w:tcW w:w="0" w:type="auto"/>
            <w:tcBorders>
              <w:right w:val="single" w:sz="8" w:space="0" w:color="000000"/>
            </w:tcBorders>
            <w:shd w:val="clear" w:color="auto" w:fill="FFFFFF"/>
            <w:tcMar>
              <w:top w:w="0" w:type="dxa"/>
              <w:left w:w="0" w:type="dxa"/>
              <w:bottom w:w="0" w:type="dxa"/>
              <w:right w:w="0" w:type="dxa"/>
            </w:tcMar>
          </w:tcPr>
          <w:p w14:paraId="5BC1D665"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Not applied</w:t>
            </w:r>
          </w:p>
        </w:tc>
      </w:tr>
      <w:tr w:rsidR="00603CE0" w:rsidRPr="00603CE0" w14:paraId="7276224C"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6F8BDAEA"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Characterising distributional effects</w:t>
            </w:r>
          </w:p>
        </w:tc>
        <w:tc>
          <w:tcPr>
            <w:tcW w:w="0" w:type="auto"/>
            <w:shd w:val="clear" w:color="auto" w:fill="FFFFFF"/>
            <w:tcMar>
              <w:top w:w="0" w:type="dxa"/>
              <w:left w:w="0" w:type="dxa"/>
              <w:bottom w:w="0" w:type="dxa"/>
              <w:right w:w="0" w:type="dxa"/>
            </w:tcMar>
          </w:tcPr>
          <w:p w14:paraId="635A4202"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19</w:t>
            </w:r>
          </w:p>
        </w:tc>
        <w:tc>
          <w:tcPr>
            <w:tcW w:w="0" w:type="auto"/>
            <w:shd w:val="clear" w:color="auto" w:fill="FFFFFF"/>
            <w:tcMar>
              <w:top w:w="0" w:type="dxa"/>
              <w:left w:w="0" w:type="dxa"/>
              <w:bottom w:w="0" w:type="dxa"/>
              <w:right w:w="0" w:type="dxa"/>
            </w:tcMar>
          </w:tcPr>
          <w:p w14:paraId="18A34270"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Describe how impacts are distributed across different individuals or adjustments made to reflect priority populations.</w:t>
            </w:r>
          </w:p>
        </w:tc>
        <w:tc>
          <w:tcPr>
            <w:tcW w:w="0" w:type="auto"/>
            <w:tcBorders>
              <w:right w:val="single" w:sz="8" w:space="0" w:color="000000"/>
            </w:tcBorders>
            <w:shd w:val="clear" w:color="auto" w:fill="FFFFFF"/>
            <w:tcMar>
              <w:top w:w="0" w:type="dxa"/>
              <w:left w:w="0" w:type="dxa"/>
              <w:bottom w:w="0" w:type="dxa"/>
              <w:right w:w="0" w:type="dxa"/>
            </w:tcMar>
          </w:tcPr>
          <w:p w14:paraId="4A3871E4"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Not applied</w:t>
            </w:r>
          </w:p>
        </w:tc>
      </w:tr>
      <w:tr w:rsidR="00603CE0" w:rsidRPr="00603CE0" w14:paraId="3F8BE98B"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90EC215"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Characterising uncertainty</w:t>
            </w:r>
          </w:p>
        </w:tc>
        <w:tc>
          <w:tcPr>
            <w:tcW w:w="0" w:type="auto"/>
            <w:shd w:val="clear" w:color="auto" w:fill="FFFFFF"/>
            <w:tcMar>
              <w:top w:w="0" w:type="dxa"/>
              <w:left w:w="0" w:type="dxa"/>
              <w:bottom w:w="0" w:type="dxa"/>
              <w:right w:w="0" w:type="dxa"/>
            </w:tcMar>
          </w:tcPr>
          <w:p w14:paraId="06387EDE"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20</w:t>
            </w:r>
          </w:p>
        </w:tc>
        <w:tc>
          <w:tcPr>
            <w:tcW w:w="0" w:type="auto"/>
            <w:shd w:val="clear" w:color="auto" w:fill="FFFFFF"/>
            <w:tcMar>
              <w:top w:w="0" w:type="dxa"/>
              <w:left w:w="0" w:type="dxa"/>
              <w:bottom w:w="0" w:type="dxa"/>
              <w:right w:w="0" w:type="dxa"/>
            </w:tcMar>
          </w:tcPr>
          <w:p w14:paraId="4067B8F4"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Describe methods to characterise any sources of uncertainty in the analysis.</w:t>
            </w:r>
          </w:p>
        </w:tc>
        <w:tc>
          <w:tcPr>
            <w:tcW w:w="0" w:type="auto"/>
            <w:tcBorders>
              <w:right w:val="single" w:sz="8" w:space="0" w:color="000000"/>
            </w:tcBorders>
            <w:shd w:val="clear" w:color="auto" w:fill="FFFFFF"/>
            <w:tcMar>
              <w:top w:w="0" w:type="dxa"/>
              <w:left w:w="0" w:type="dxa"/>
              <w:bottom w:w="0" w:type="dxa"/>
              <w:right w:w="0" w:type="dxa"/>
            </w:tcMar>
          </w:tcPr>
          <w:p w14:paraId="662F4C38" w14:textId="275293CE"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Sensitivity Analysis (p7) and S4</w:t>
            </w:r>
          </w:p>
        </w:tc>
      </w:tr>
      <w:tr w:rsidR="00603CE0" w:rsidRPr="00603CE0" w14:paraId="1AE7EA36"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758B543B"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lastRenderedPageBreak/>
              <w:t>Approach to engagement with patients and others affected by the study</w:t>
            </w:r>
          </w:p>
        </w:tc>
        <w:tc>
          <w:tcPr>
            <w:tcW w:w="0" w:type="auto"/>
            <w:shd w:val="clear" w:color="auto" w:fill="FFFFFF"/>
            <w:tcMar>
              <w:top w:w="0" w:type="dxa"/>
              <w:left w:w="0" w:type="dxa"/>
              <w:bottom w:w="0" w:type="dxa"/>
              <w:right w:w="0" w:type="dxa"/>
            </w:tcMar>
          </w:tcPr>
          <w:p w14:paraId="7D2B5A5C"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21</w:t>
            </w:r>
          </w:p>
        </w:tc>
        <w:tc>
          <w:tcPr>
            <w:tcW w:w="0" w:type="auto"/>
            <w:shd w:val="clear" w:color="auto" w:fill="FFFFFF"/>
            <w:tcMar>
              <w:top w:w="0" w:type="dxa"/>
              <w:left w:w="0" w:type="dxa"/>
              <w:bottom w:w="0" w:type="dxa"/>
              <w:right w:w="0" w:type="dxa"/>
            </w:tcMar>
          </w:tcPr>
          <w:p w14:paraId="03367017"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Describe any approaches to engage patients or service recipients, the general public, communities, or stakeholders (such as clinicians or payers) in the design of the study.</w:t>
            </w:r>
          </w:p>
        </w:tc>
        <w:tc>
          <w:tcPr>
            <w:tcW w:w="0" w:type="auto"/>
            <w:tcBorders>
              <w:right w:val="single" w:sz="8" w:space="0" w:color="000000"/>
            </w:tcBorders>
            <w:shd w:val="clear" w:color="auto" w:fill="FFFFFF"/>
            <w:tcMar>
              <w:top w:w="0" w:type="dxa"/>
              <w:left w:w="0" w:type="dxa"/>
              <w:bottom w:w="0" w:type="dxa"/>
              <w:right w:w="0" w:type="dxa"/>
            </w:tcMar>
          </w:tcPr>
          <w:p w14:paraId="5A76CEC9"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Not Applied</w:t>
            </w:r>
          </w:p>
        </w:tc>
      </w:tr>
      <w:tr w:rsidR="00603CE0" w:rsidRPr="00603CE0" w14:paraId="2417B1D0" w14:textId="77777777" w:rsidTr="000A1685">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4E10E764"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Results</w:t>
            </w:r>
          </w:p>
        </w:tc>
        <w:tc>
          <w:tcPr>
            <w:tcW w:w="0" w:type="auto"/>
            <w:shd w:val="clear" w:color="auto" w:fill="FFFFCC"/>
            <w:tcMar>
              <w:top w:w="0" w:type="dxa"/>
              <w:left w:w="0" w:type="dxa"/>
              <w:bottom w:w="0" w:type="dxa"/>
              <w:right w:w="0" w:type="dxa"/>
            </w:tcMar>
          </w:tcPr>
          <w:p w14:paraId="7989D5FE" w14:textId="77777777" w:rsidR="00C42438" w:rsidRPr="00603CE0" w:rsidRDefault="00C42438" w:rsidP="000A1685">
            <w:pPr>
              <w:spacing w:before="100" w:after="100"/>
              <w:ind w:left="100" w:right="100"/>
              <w:jc w:val="center"/>
              <w:rPr>
                <w:color w:val="000000" w:themeColor="text1"/>
              </w:rPr>
            </w:pPr>
          </w:p>
        </w:tc>
        <w:tc>
          <w:tcPr>
            <w:tcW w:w="0" w:type="auto"/>
            <w:shd w:val="clear" w:color="auto" w:fill="FFFFCC"/>
            <w:tcMar>
              <w:top w:w="0" w:type="dxa"/>
              <w:left w:w="0" w:type="dxa"/>
              <w:bottom w:w="0" w:type="dxa"/>
              <w:right w:w="0" w:type="dxa"/>
            </w:tcMar>
          </w:tcPr>
          <w:p w14:paraId="37E37C57" w14:textId="77777777" w:rsidR="00C42438" w:rsidRPr="00603CE0" w:rsidRDefault="00C42438" w:rsidP="000A1685">
            <w:pPr>
              <w:spacing w:before="100" w:after="100"/>
              <w:ind w:left="100" w:right="100"/>
              <w:rPr>
                <w:color w:val="000000" w:themeColor="text1"/>
              </w:rPr>
            </w:pPr>
          </w:p>
        </w:tc>
        <w:tc>
          <w:tcPr>
            <w:tcW w:w="0" w:type="auto"/>
            <w:tcBorders>
              <w:right w:val="single" w:sz="8" w:space="0" w:color="000000"/>
            </w:tcBorders>
            <w:shd w:val="clear" w:color="auto" w:fill="FFFFCC"/>
            <w:tcMar>
              <w:top w:w="0" w:type="dxa"/>
              <w:left w:w="0" w:type="dxa"/>
              <w:bottom w:w="0" w:type="dxa"/>
              <w:right w:w="0" w:type="dxa"/>
            </w:tcMar>
          </w:tcPr>
          <w:p w14:paraId="2D25F43E" w14:textId="77777777" w:rsidR="00C42438" w:rsidRPr="00603CE0" w:rsidRDefault="00C42438" w:rsidP="000A1685">
            <w:pPr>
              <w:spacing w:before="100" w:after="100"/>
              <w:ind w:left="100" w:right="100"/>
              <w:jc w:val="center"/>
              <w:rPr>
                <w:color w:val="000000" w:themeColor="text1"/>
              </w:rPr>
            </w:pPr>
          </w:p>
        </w:tc>
      </w:tr>
      <w:tr w:rsidR="00603CE0" w:rsidRPr="00603CE0" w14:paraId="6A7E1443"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3C0D3062"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Study parameters</w:t>
            </w:r>
          </w:p>
        </w:tc>
        <w:tc>
          <w:tcPr>
            <w:tcW w:w="0" w:type="auto"/>
            <w:shd w:val="clear" w:color="auto" w:fill="FFFFFF"/>
            <w:tcMar>
              <w:top w:w="0" w:type="dxa"/>
              <w:left w:w="0" w:type="dxa"/>
              <w:bottom w:w="0" w:type="dxa"/>
              <w:right w:w="0" w:type="dxa"/>
            </w:tcMar>
          </w:tcPr>
          <w:p w14:paraId="610605CD"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22</w:t>
            </w:r>
          </w:p>
        </w:tc>
        <w:tc>
          <w:tcPr>
            <w:tcW w:w="0" w:type="auto"/>
            <w:shd w:val="clear" w:color="auto" w:fill="FFFFFF"/>
            <w:tcMar>
              <w:top w:w="0" w:type="dxa"/>
              <w:left w:w="0" w:type="dxa"/>
              <w:bottom w:w="0" w:type="dxa"/>
              <w:right w:w="0" w:type="dxa"/>
            </w:tcMar>
          </w:tcPr>
          <w:p w14:paraId="3F198062"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Report all analytic inputs (such as values, ranges, references) including uncertainty or distributional assumptions.</w:t>
            </w:r>
          </w:p>
        </w:tc>
        <w:tc>
          <w:tcPr>
            <w:tcW w:w="0" w:type="auto"/>
            <w:tcBorders>
              <w:right w:val="single" w:sz="8" w:space="0" w:color="000000"/>
            </w:tcBorders>
            <w:shd w:val="clear" w:color="auto" w:fill="FFFFFF"/>
            <w:tcMar>
              <w:top w:w="0" w:type="dxa"/>
              <w:left w:w="0" w:type="dxa"/>
              <w:bottom w:w="0" w:type="dxa"/>
              <w:right w:w="0" w:type="dxa"/>
            </w:tcMar>
          </w:tcPr>
          <w:p w14:paraId="505F138E"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Table S1, Table S2, Table S3, Table S4</w:t>
            </w:r>
          </w:p>
        </w:tc>
      </w:tr>
      <w:tr w:rsidR="00603CE0" w:rsidRPr="00603CE0" w14:paraId="1BDCB1A3"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01DC3AD7"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Summary of main results</w:t>
            </w:r>
          </w:p>
        </w:tc>
        <w:tc>
          <w:tcPr>
            <w:tcW w:w="0" w:type="auto"/>
            <w:shd w:val="clear" w:color="auto" w:fill="FFFFFF"/>
            <w:tcMar>
              <w:top w:w="0" w:type="dxa"/>
              <w:left w:w="0" w:type="dxa"/>
              <w:bottom w:w="0" w:type="dxa"/>
              <w:right w:w="0" w:type="dxa"/>
            </w:tcMar>
          </w:tcPr>
          <w:p w14:paraId="78C9FE2D"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23</w:t>
            </w:r>
          </w:p>
        </w:tc>
        <w:tc>
          <w:tcPr>
            <w:tcW w:w="0" w:type="auto"/>
            <w:shd w:val="clear" w:color="auto" w:fill="FFFFFF"/>
            <w:tcMar>
              <w:top w:w="0" w:type="dxa"/>
              <w:left w:w="0" w:type="dxa"/>
              <w:bottom w:w="0" w:type="dxa"/>
              <w:right w:w="0" w:type="dxa"/>
            </w:tcMar>
          </w:tcPr>
          <w:p w14:paraId="78290DC4"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Report the mean values for the main categories of costs and outcomes of interest and summarise them in the most appropriate overall measure.</w:t>
            </w:r>
          </w:p>
        </w:tc>
        <w:tc>
          <w:tcPr>
            <w:tcW w:w="0" w:type="auto"/>
            <w:tcBorders>
              <w:right w:val="single" w:sz="8" w:space="0" w:color="000000"/>
            </w:tcBorders>
            <w:shd w:val="clear" w:color="auto" w:fill="FFFFFF"/>
            <w:tcMar>
              <w:top w:w="0" w:type="dxa"/>
              <w:left w:w="0" w:type="dxa"/>
              <w:bottom w:w="0" w:type="dxa"/>
              <w:right w:w="0" w:type="dxa"/>
            </w:tcMar>
          </w:tcPr>
          <w:p w14:paraId="5A020DEA"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Table 1, Table 2</w:t>
            </w:r>
          </w:p>
        </w:tc>
      </w:tr>
      <w:tr w:rsidR="00603CE0" w:rsidRPr="00603CE0" w14:paraId="1F378194"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7C9775B4"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Effect of uncertainty</w:t>
            </w:r>
          </w:p>
        </w:tc>
        <w:tc>
          <w:tcPr>
            <w:tcW w:w="0" w:type="auto"/>
            <w:shd w:val="clear" w:color="auto" w:fill="FFFFFF"/>
            <w:tcMar>
              <w:top w:w="0" w:type="dxa"/>
              <w:left w:w="0" w:type="dxa"/>
              <w:bottom w:w="0" w:type="dxa"/>
              <w:right w:w="0" w:type="dxa"/>
            </w:tcMar>
          </w:tcPr>
          <w:p w14:paraId="598B8322"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24</w:t>
            </w:r>
          </w:p>
        </w:tc>
        <w:tc>
          <w:tcPr>
            <w:tcW w:w="0" w:type="auto"/>
            <w:shd w:val="clear" w:color="auto" w:fill="FFFFFF"/>
            <w:tcMar>
              <w:top w:w="0" w:type="dxa"/>
              <w:left w:w="0" w:type="dxa"/>
              <w:bottom w:w="0" w:type="dxa"/>
              <w:right w:w="0" w:type="dxa"/>
            </w:tcMar>
          </w:tcPr>
          <w:p w14:paraId="58329C39"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Describe how uncertainty about analytic judgments, inputs, or projections affect findings. Report the effect of choice of discount rate and time horizon, if applicable.</w:t>
            </w:r>
          </w:p>
        </w:tc>
        <w:tc>
          <w:tcPr>
            <w:tcW w:w="0" w:type="auto"/>
            <w:tcBorders>
              <w:right w:val="single" w:sz="8" w:space="0" w:color="000000"/>
            </w:tcBorders>
            <w:shd w:val="clear" w:color="auto" w:fill="FFFFFF"/>
            <w:tcMar>
              <w:top w:w="0" w:type="dxa"/>
              <w:left w:w="0" w:type="dxa"/>
              <w:bottom w:w="0" w:type="dxa"/>
              <w:right w:w="0" w:type="dxa"/>
            </w:tcMar>
          </w:tcPr>
          <w:p w14:paraId="28A00DA0"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S3</w:t>
            </w:r>
          </w:p>
        </w:tc>
      </w:tr>
      <w:tr w:rsidR="00603CE0" w:rsidRPr="00603CE0" w14:paraId="19791FE5"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2F72C510"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Effect of engagement with patients and others affected by the study</w:t>
            </w:r>
          </w:p>
        </w:tc>
        <w:tc>
          <w:tcPr>
            <w:tcW w:w="0" w:type="auto"/>
            <w:shd w:val="clear" w:color="auto" w:fill="FFFFFF"/>
            <w:tcMar>
              <w:top w:w="0" w:type="dxa"/>
              <w:left w:w="0" w:type="dxa"/>
              <w:bottom w:w="0" w:type="dxa"/>
              <w:right w:w="0" w:type="dxa"/>
            </w:tcMar>
          </w:tcPr>
          <w:p w14:paraId="60FEB66D"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25</w:t>
            </w:r>
          </w:p>
        </w:tc>
        <w:tc>
          <w:tcPr>
            <w:tcW w:w="0" w:type="auto"/>
            <w:shd w:val="clear" w:color="auto" w:fill="FFFFFF"/>
            <w:tcMar>
              <w:top w:w="0" w:type="dxa"/>
              <w:left w:w="0" w:type="dxa"/>
              <w:bottom w:w="0" w:type="dxa"/>
              <w:right w:w="0" w:type="dxa"/>
            </w:tcMar>
          </w:tcPr>
          <w:p w14:paraId="26A9559B"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Report on any difference patient/service recipient, general public, community, or stakeholder involvement made to the approach or findings of the study</w:t>
            </w:r>
          </w:p>
        </w:tc>
        <w:tc>
          <w:tcPr>
            <w:tcW w:w="0" w:type="auto"/>
            <w:tcBorders>
              <w:right w:val="single" w:sz="8" w:space="0" w:color="000000"/>
            </w:tcBorders>
            <w:shd w:val="clear" w:color="auto" w:fill="FFFFFF"/>
            <w:tcMar>
              <w:top w:w="0" w:type="dxa"/>
              <w:left w:w="0" w:type="dxa"/>
              <w:bottom w:w="0" w:type="dxa"/>
              <w:right w:w="0" w:type="dxa"/>
            </w:tcMar>
          </w:tcPr>
          <w:p w14:paraId="4945E543"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Not applied</w:t>
            </w:r>
          </w:p>
        </w:tc>
      </w:tr>
      <w:tr w:rsidR="00603CE0" w:rsidRPr="00603CE0" w14:paraId="6265B836" w14:textId="77777777" w:rsidTr="000A1685">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56C964E3"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Discussion</w:t>
            </w:r>
          </w:p>
        </w:tc>
        <w:tc>
          <w:tcPr>
            <w:tcW w:w="0" w:type="auto"/>
            <w:shd w:val="clear" w:color="auto" w:fill="FFFFCC"/>
            <w:tcMar>
              <w:top w:w="0" w:type="dxa"/>
              <w:left w:w="0" w:type="dxa"/>
              <w:bottom w:w="0" w:type="dxa"/>
              <w:right w:w="0" w:type="dxa"/>
            </w:tcMar>
          </w:tcPr>
          <w:p w14:paraId="07304A5C" w14:textId="77777777" w:rsidR="00C42438" w:rsidRPr="00603CE0" w:rsidRDefault="00C42438" w:rsidP="000A1685">
            <w:pPr>
              <w:spacing w:before="100" w:after="100"/>
              <w:ind w:left="100" w:right="100"/>
              <w:jc w:val="center"/>
              <w:rPr>
                <w:color w:val="000000" w:themeColor="text1"/>
              </w:rPr>
            </w:pPr>
          </w:p>
        </w:tc>
        <w:tc>
          <w:tcPr>
            <w:tcW w:w="0" w:type="auto"/>
            <w:shd w:val="clear" w:color="auto" w:fill="FFFFCC"/>
            <w:tcMar>
              <w:top w:w="0" w:type="dxa"/>
              <w:left w:w="0" w:type="dxa"/>
              <w:bottom w:w="0" w:type="dxa"/>
              <w:right w:w="0" w:type="dxa"/>
            </w:tcMar>
          </w:tcPr>
          <w:p w14:paraId="62A1627E" w14:textId="77777777" w:rsidR="00C42438" w:rsidRPr="00603CE0" w:rsidRDefault="00C42438" w:rsidP="000A1685">
            <w:pPr>
              <w:spacing w:before="100" w:after="100"/>
              <w:ind w:left="100" w:right="100"/>
              <w:rPr>
                <w:color w:val="000000" w:themeColor="text1"/>
              </w:rPr>
            </w:pPr>
          </w:p>
        </w:tc>
        <w:tc>
          <w:tcPr>
            <w:tcW w:w="0" w:type="auto"/>
            <w:tcBorders>
              <w:right w:val="single" w:sz="8" w:space="0" w:color="000000"/>
            </w:tcBorders>
            <w:shd w:val="clear" w:color="auto" w:fill="FFFFCC"/>
            <w:tcMar>
              <w:top w:w="0" w:type="dxa"/>
              <w:left w:w="0" w:type="dxa"/>
              <w:bottom w:w="0" w:type="dxa"/>
              <w:right w:w="0" w:type="dxa"/>
            </w:tcMar>
          </w:tcPr>
          <w:p w14:paraId="644C6904" w14:textId="77777777" w:rsidR="00C42438" w:rsidRPr="00603CE0" w:rsidRDefault="00C42438" w:rsidP="000A1685">
            <w:pPr>
              <w:spacing w:before="100" w:after="100"/>
              <w:ind w:left="100" w:right="100"/>
              <w:jc w:val="center"/>
              <w:rPr>
                <w:color w:val="000000" w:themeColor="text1"/>
              </w:rPr>
            </w:pPr>
          </w:p>
        </w:tc>
      </w:tr>
      <w:tr w:rsidR="00603CE0" w:rsidRPr="00603CE0" w14:paraId="07ACC67A"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7358CFD3"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Study findings, limitations, generalisability, and current knowledge</w:t>
            </w:r>
          </w:p>
        </w:tc>
        <w:tc>
          <w:tcPr>
            <w:tcW w:w="0" w:type="auto"/>
            <w:shd w:val="clear" w:color="auto" w:fill="FFFFFF"/>
            <w:tcMar>
              <w:top w:w="0" w:type="dxa"/>
              <w:left w:w="0" w:type="dxa"/>
              <w:bottom w:w="0" w:type="dxa"/>
              <w:right w:w="0" w:type="dxa"/>
            </w:tcMar>
          </w:tcPr>
          <w:p w14:paraId="3129B42F"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26</w:t>
            </w:r>
          </w:p>
        </w:tc>
        <w:tc>
          <w:tcPr>
            <w:tcW w:w="0" w:type="auto"/>
            <w:shd w:val="clear" w:color="auto" w:fill="FFFFFF"/>
            <w:tcMar>
              <w:top w:w="0" w:type="dxa"/>
              <w:left w:w="0" w:type="dxa"/>
              <w:bottom w:w="0" w:type="dxa"/>
              <w:right w:w="0" w:type="dxa"/>
            </w:tcMar>
          </w:tcPr>
          <w:p w14:paraId="27F24385"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Report key findings, limitations, ethical or equity considerations not captured, and how these could affect patients, policy, or practice.</w:t>
            </w:r>
          </w:p>
        </w:tc>
        <w:tc>
          <w:tcPr>
            <w:tcW w:w="0" w:type="auto"/>
            <w:tcBorders>
              <w:right w:val="single" w:sz="8" w:space="0" w:color="000000"/>
            </w:tcBorders>
            <w:shd w:val="clear" w:color="auto" w:fill="FFFFFF"/>
            <w:tcMar>
              <w:top w:w="0" w:type="dxa"/>
              <w:left w:w="0" w:type="dxa"/>
              <w:bottom w:w="0" w:type="dxa"/>
              <w:right w:w="0" w:type="dxa"/>
            </w:tcMar>
          </w:tcPr>
          <w:p w14:paraId="141513FE"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Discussion (p8-10)</w:t>
            </w:r>
          </w:p>
        </w:tc>
      </w:tr>
      <w:tr w:rsidR="00603CE0" w:rsidRPr="00603CE0" w14:paraId="37E7BC23" w14:textId="77777777" w:rsidTr="000A1685">
        <w:trPr>
          <w:cantSplit/>
          <w:jc w:val="center"/>
        </w:trPr>
        <w:tc>
          <w:tcPr>
            <w:tcW w:w="0" w:type="auto"/>
            <w:tcBorders>
              <w:left w:val="single" w:sz="8" w:space="0" w:color="000000"/>
            </w:tcBorders>
            <w:shd w:val="clear" w:color="auto" w:fill="FFFFCC"/>
            <w:tcMar>
              <w:top w:w="0" w:type="dxa"/>
              <w:left w:w="0" w:type="dxa"/>
              <w:bottom w:w="0" w:type="dxa"/>
              <w:right w:w="0" w:type="dxa"/>
            </w:tcMar>
          </w:tcPr>
          <w:p w14:paraId="0A46E993"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Other relevant information</w:t>
            </w:r>
          </w:p>
        </w:tc>
        <w:tc>
          <w:tcPr>
            <w:tcW w:w="0" w:type="auto"/>
            <w:shd w:val="clear" w:color="auto" w:fill="FFFFCC"/>
            <w:tcMar>
              <w:top w:w="0" w:type="dxa"/>
              <w:left w:w="0" w:type="dxa"/>
              <w:bottom w:w="0" w:type="dxa"/>
              <w:right w:w="0" w:type="dxa"/>
            </w:tcMar>
          </w:tcPr>
          <w:p w14:paraId="5D7B692B" w14:textId="77777777" w:rsidR="00C42438" w:rsidRPr="00603CE0" w:rsidRDefault="00C42438" w:rsidP="000A1685">
            <w:pPr>
              <w:spacing w:before="100" w:after="100"/>
              <w:ind w:left="100" w:right="100"/>
              <w:jc w:val="center"/>
              <w:rPr>
                <w:color w:val="000000" w:themeColor="text1"/>
              </w:rPr>
            </w:pPr>
          </w:p>
        </w:tc>
        <w:tc>
          <w:tcPr>
            <w:tcW w:w="0" w:type="auto"/>
            <w:shd w:val="clear" w:color="auto" w:fill="FFFFCC"/>
            <w:tcMar>
              <w:top w:w="0" w:type="dxa"/>
              <w:left w:w="0" w:type="dxa"/>
              <w:bottom w:w="0" w:type="dxa"/>
              <w:right w:w="0" w:type="dxa"/>
            </w:tcMar>
          </w:tcPr>
          <w:p w14:paraId="627E7C5F" w14:textId="77777777" w:rsidR="00C42438" w:rsidRPr="00603CE0" w:rsidRDefault="00C42438" w:rsidP="000A1685">
            <w:pPr>
              <w:spacing w:before="100" w:after="100"/>
              <w:ind w:left="100" w:right="100"/>
              <w:rPr>
                <w:color w:val="000000" w:themeColor="text1"/>
              </w:rPr>
            </w:pPr>
          </w:p>
        </w:tc>
        <w:tc>
          <w:tcPr>
            <w:tcW w:w="0" w:type="auto"/>
            <w:tcBorders>
              <w:right w:val="single" w:sz="8" w:space="0" w:color="000000"/>
            </w:tcBorders>
            <w:shd w:val="clear" w:color="auto" w:fill="FFFFCC"/>
            <w:tcMar>
              <w:top w:w="0" w:type="dxa"/>
              <w:left w:w="0" w:type="dxa"/>
              <w:bottom w:w="0" w:type="dxa"/>
              <w:right w:w="0" w:type="dxa"/>
            </w:tcMar>
          </w:tcPr>
          <w:p w14:paraId="29763BFA" w14:textId="77777777" w:rsidR="00C42438" w:rsidRPr="00603CE0" w:rsidRDefault="00C42438" w:rsidP="000A1685">
            <w:pPr>
              <w:spacing w:before="100" w:after="100"/>
              <w:ind w:left="100" w:right="100"/>
              <w:jc w:val="center"/>
              <w:rPr>
                <w:color w:val="000000" w:themeColor="text1"/>
              </w:rPr>
            </w:pPr>
          </w:p>
        </w:tc>
      </w:tr>
      <w:tr w:rsidR="00603CE0" w:rsidRPr="00603CE0" w14:paraId="32C037DC" w14:textId="77777777" w:rsidTr="000A1685">
        <w:trPr>
          <w:cantSplit/>
          <w:jc w:val="center"/>
        </w:trPr>
        <w:tc>
          <w:tcPr>
            <w:tcW w:w="0" w:type="auto"/>
            <w:tcBorders>
              <w:left w:val="single" w:sz="8" w:space="0" w:color="000000"/>
            </w:tcBorders>
            <w:shd w:val="clear" w:color="auto" w:fill="FFFFFF"/>
            <w:tcMar>
              <w:top w:w="0" w:type="dxa"/>
              <w:left w:w="0" w:type="dxa"/>
              <w:bottom w:w="0" w:type="dxa"/>
              <w:right w:w="0" w:type="dxa"/>
            </w:tcMar>
          </w:tcPr>
          <w:p w14:paraId="50296E25"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Source of funding</w:t>
            </w:r>
          </w:p>
        </w:tc>
        <w:tc>
          <w:tcPr>
            <w:tcW w:w="0" w:type="auto"/>
            <w:shd w:val="clear" w:color="auto" w:fill="FFFFFF"/>
            <w:tcMar>
              <w:top w:w="0" w:type="dxa"/>
              <w:left w:w="0" w:type="dxa"/>
              <w:bottom w:w="0" w:type="dxa"/>
              <w:right w:w="0" w:type="dxa"/>
            </w:tcMar>
          </w:tcPr>
          <w:p w14:paraId="60735CB4"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27</w:t>
            </w:r>
          </w:p>
        </w:tc>
        <w:tc>
          <w:tcPr>
            <w:tcW w:w="0" w:type="auto"/>
            <w:shd w:val="clear" w:color="auto" w:fill="FFFFFF"/>
            <w:tcMar>
              <w:top w:w="0" w:type="dxa"/>
              <w:left w:w="0" w:type="dxa"/>
              <w:bottom w:w="0" w:type="dxa"/>
              <w:right w:w="0" w:type="dxa"/>
            </w:tcMar>
          </w:tcPr>
          <w:p w14:paraId="44B8485F"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Describe how the study was funded and any role of the funder in the identification, design, conduct, and reporting of the analysis</w:t>
            </w:r>
          </w:p>
        </w:tc>
        <w:tc>
          <w:tcPr>
            <w:tcW w:w="0" w:type="auto"/>
            <w:tcBorders>
              <w:right w:val="single" w:sz="8" w:space="0" w:color="000000"/>
            </w:tcBorders>
            <w:shd w:val="clear" w:color="auto" w:fill="FFFFFF"/>
            <w:tcMar>
              <w:top w:w="0" w:type="dxa"/>
              <w:left w:w="0" w:type="dxa"/>
              <w:bottom w:w="0" w:type="dxa"/>
              <w:right w:w="0" w:type="dxa"/>
            </w:tcMar>
          </w:tcPr>
          <w:p w14:paraId="6CBD3C53"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Acknowledgement</w:t>
            </w:r>
            <w:r w:rsidRPr="00603CE0">
              <w:rPr>
                <w:color w:val="000000" w:themeColor="text1"/>
              </w:rPr>
              <w:t>s (p11)</w:t>
            </w:r>
          </w:p>
        </w:tc>
      </w:tr>
      <w:tr w:rsidR="00603CE0" w:rsidRPr="00603CE0" w14:paraId="3529D23C" w14:textId="77777777" w:rsidTr="000A1685">
        <w:trPr>
          <w:cantSplit/>
          <w:jc w:val="center"/>
        </w:trPr>
        <w:tc>
          <w:tcPr>
            <w:tcW w:w="0" w:type="auto"/>
            <w:tcBorders>
              <w:left w:val="single" w:sz="8" w:space="0" w:color="000000"/>
              <w:bottom w:val="single" w:sz="8" w:space="0" w:color="000000"/>
            </w:tcBorders>
            <w:shd w:val="clear" w:color="auto" w:fill="FFFFFF"/>
            <w:tcMar>
              <w:top w:w="0" w:type="dxa"/>
              <w:left w:w="0" w:type="dxa"/>
              <w:bottom w:w="0" w:type="dxa"/>
              <w:right w:w="0" w:type="dxa"/>
            </w:tcMar>
          </w:tcPr>
          <w:p w14:paraId="132BC891"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b/>
                <w:color w:val="000000" w:themeColor="text1"/>
                <w:sz w:val="18"/>
                <w:szCs w:val="18"/>
              </w:rPr>
              <w:t>Conflicts of interest</w:t>
            </w:r>
          </w:p>
        </w:tc>
        <w:tc>
          <w:tcPr>
            <w:tcW w:w="0" w:type="auto"/>
            <w:tcBorders>
              <w:bottom w:val="single" w:sz="8" w:space="0" w:color="000000"/>
            </w:tcBorders>
            <w:shd w:val="clear" w:color="auto" w:fill="FFFFFF"/>
            <w:tcMar>
              <w:top w:w="0" w:type="dxa"/>
              <w:left w:w="0" w:type="dxa"/>
              <w:bottom w:w="0" w:type="dxa"/>
              <w:right w:w="0" w:type="dxa"/>
            </w:tcMar>
          </w:tcPr>
          <w:p w14:paraId="11BA2DC2"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28</w:t>
            </w:r>
          </w:p>
        </w:tc>
        <w:tc>
          <w:tcPr>
            <w:tcW w:w="0" w:type="auto"/>
            <w:tcBorders>
              <w:bottom w:val="single" w:sz="8" w:space="0" w:color="000000"/>
            </w:tcBorders>
            <w:shd w:val="clear" w:color="auto" w:fill="FFFFFF"/>
            <w:tcMar>
              <w:top w:w="0" w:type="dxa"/>
              <w:left w:w="0" w:type="dxa"/>
              <w:bottom w:w="0" w:type="dxa"/>
              <w:right w:w="0" w:type="dxa"/>
            </w:tcMar>
          </w:tcPr>
          <w:p w14:paraId="2E7A1F1B" w14:textId="77777777" w:rsidR="00C42438" w:rsidRPr="00603CE0" w:rsidRDefault="00C42438" w:rsidP="000A1685">
            <w:pPr>
              <w:spacing w:before="100" w:after="100"/>
              <w:ind w:left="100" w:right="100"/>
              <w:rPr>
                <w:color w:val="000000" w:themeColor="text1"/>
              </w:rPr>
            </w:pPr>
            <w:r w:rsidRPr="00603CE0">
              <w:rPr>
                <w:rFonts w:ascii="DejaVu Sans" w:eastAsia="DejaVu Sans" w:hAnsi="DejaVu Sans" w:cs="DejaVu Sans"/>
                <w:color w:val="000000" w:themeColor="text1"/>
                <w:sz w:val="18"/>
                <w:szCs w:val="18"/>
              </w:rPr>
              <w:t>Report authors conflicts of interest according to journal or International Committee of Medical Journal Editors requirements.</w:t>
            </w:r>
          </w:p>
        </w:tc>
        <w:tc>
          <w:tcPr>
            <w:tcW w:w="0" w:type="auto"/>
            <w:tcBorders>
              <w:bottom w:val="single" w:sz="8" w:space="0" w:color="000000"/>
              <w:right w:val="single" w:sz="8" w:space="0" w:color="000000"/>
            </w:tcBorders>
            <w:shd w:val="clear" w:color="auto" w:fill="FFFFFF"/>
            <w:tcMar>
              <w:top w:w="0" w:type="dxa"/>
              <w:left w:w="0" w:type="dxa"/>
              <w:bottom w:w="0" w:type="dxa"/>
              <w:right w:w="0" w:type="dxa"/>
            </w:tcMar>
          </w:tcPr>
          <w:p w14:paraId="1E08080E" w14:textId="77777777" w:rsidR="00C42438" w:rsidRPr="00603CE0" w:rsidRDefault="00C42438" w:rsidP="000A1685">
            <w:pPr>
              <w:spacing w:before="100" w:after="100"/>
              <w:ind w:left="100" w:right="100"/>
              <w:jc w:val="center"/>
              <w:rPr>
                <w:color w:val="000000" w:themeColor="text1"/>
              </w:rPr>
            </w:pPr>
            <w:r w:rsidRPr="00603CE0">
              <w:rPr>
                <w:rFonts w:ascii="DejaVu Sans" w:eastAsia="DejaVu Sans" w:hAnsi="DejaVu Sans" w:cs="DejaVu Sans"/>
                <w:color w:val="000000" w:themeColor="text1"/>
                <w:sz w:val="18"/>
                <w:szCs w:val="18"/>
              </w:rPr>
              <w:t>Acknowledgment</w:t>
            </w:r>
            <w:r w:rsidRPr="00603CE0">
              <w:rPr>
                <w:color w:val="000000" w:themeColor="text1"/>
              </w:rPr>
              <w:t>s (p11)</w:t>
            </w:r>
          </w:p>
        </w:tc>
      </w:tr>
    </w:tbl>
    <w:p w14:paraId="207316C6" w14:textId="77777777" w:rsidR="00C42438" w:rsidRPr="00603CE0" w:rsidRDefault="00C42438" w:rsidP="00C42438">
      <w:pPr>
        <w:pStyle w:val="FirstParagraph"/>
        <w:rPr>
          <w:color w:val="000000" w:themeColor="text1"/>
        </w:rPr>
      </w:pPr>
      <w:r w:rsidRPr="00603CE0">
        <w:rPr>
          <w:color w:val="000000" w:themeColor="text1"/>
        </w:rPr>
        <w:lastRenderedPageBreak/>
        <w:t> </w:t>
      </w:r>
    </w:p>
    <w:p w14:paraId="7E20A81D" w14:textId="77777777" w:rsidR="009F0771" w:rsidRPr="00603CE0" w:rsidRDefault="00C42438" w:rsidP="00C42438">
      <w:pPr>
        <w:pStyle w:val="BodyText"/>
        <w:rPr>
          <w:color w:val="000000" w:themeColor="text1"/>
        </w:rPr>
        <w:sectPr w:rsidR="009F0771" w:rsidRPr="00603CE0" w:rsidSect="00BE6C11">
          <w:type w:val="continuous"/>
          <w:pgSz w:w="12240" w:h="15840"/>
          <w:pgMar w:top="1440" w:right="1440" w:bottom="1440" w:left="1440" w:header="720" w:footer="720" w:gutter="0"/>
          <w:cols w:space="720"/>
          <w:docGrid w:linePitch="360"/>
        </w:sectPr>
      </w:pPr>
      <w:r w:rsidRPr="00603CE0">
        <w:rPr>
          <w:i/>
          <w:iCs/>
          <w:color w:val="000000" w:themeColor="text1"/>
        </w:rPr>
        <w:t>From:</w:t>
      </w:r>
      <w:r w:rsidRPr="00603CE0">
        <w:rPr>
          <w:color w:val="000000" w:themeColor="text1"/>
        </w:rPr>
        <w:t xml:space="preserve"> Husereau D, Drummond M, Augustovski F, et al. Consolidated Health Economic Evaluation Reporting Standards 2022 (CHEERS 2022) Explanation and Elaboration: A Report of the ISPOR CHEERS II Good Practices Task Force. Value Health 2022;25. </w:t>
      </w:r>
      <w:hyperlink r:id="rId23">
        <w:r w:rsidRPr="00603CE0">
          <w:rPr>
            <w:rStyle w:val="Hyperlink"/>
            <w:color w:val="000000" w:themeColor="text1"/>
          </w:rPr>
          <w:t>doi:10.1016/j.jval.2021.10.008</w:t>
        </w:r>
      </w:hyperlink>
    </w:p>
    <w:p w14:paraId="7A3D6EA3" w14:textId="76DBB0D3" w:rsidR="00C42438" w:rsidRPr="00603CE0" w:rsidRDefault="00C42438" w:rsidP="00C42438">
      <w:pPr>
        <w:pStyle w:val="BodyText"/>
        <w:rPr>
          <w:color w:val="000000" w:themeColor="text1"/>
        </w:rPr>
      </w:pPr>
    </w:p>
    <w:bookmarkEnd w:id="383"/>
    <w:p w14:paraId="0867347D" w14:textId="0B284270" w:rsidR="00C42438" w:rsidRPr="00603CE0" w:rsidRDefault="00C42438">
      <w:pPr>
        <w:spacing w:after="160" w:line="259" w:lineRule="auto"/>
        <w:rPr>
          <w:rFonts w:ascii="Times New Roman" w:hAnsi="Times New Roman" w:cs="Arial"/>
          <w:b/>
          <w:bCs/>
          <w:color w:val="000000" w:themeColor="text1"/>
          <w:sz w:val="28"/>
          <w:szCs w:val="28"/>
        </w:rPr>
      </w:pPr>
      <w:r w:rsidRPr="00603CE0">
        <w:rPr>
          <w:rFonts w:ascii="Times New Roman" w:hAnsi="Times New Roman"/>
          <w:color w:val="000000" w:themeColor="text1"/>
        </w:rPr>
        <w:br w:type="page"/>
      </w:r>
    </w:p>
    <w:p w14:paraId="22896887" w14:textId="50286AF4" w:rsidR="00C42438" w:rsidRPr="00603CE0" w:rsidRDefault="004642DC" w:rsidP="00C96E1A">
      <w:pPr>
        <w:rPr>
          <w:rFonts w:ascii="Times New Roman" w:hAnsi="Times New Roman"/>
          <w:color w:val="000000" w:themeColor="text1"/>
        </w:rPr>
      </w:pPr>
      <w:r w:rsidRPr="00603CE0">
        <w:rPr>
          <w:rFonts w:ascii="Times New Roman" w:hAnsi="Times New Roman"/>
          <w:color w:val="000000" w:themeColor="text1"/>
        </w:rPr>
        <w:lastRenderedPageBreak/>
        <w:tab/>
      </w:r>
      <w:r w:rsidRPr="00603CE0">
        <w:rPr>
          <w:rFonts w:ascii="Times New Roman" w:hAnsi="Times New Roman"/>
          <w:color w:val="000000" w:themeColor="text1"/>
        </w:rPr>
        <w:tab/>
      </w:r>
    </w:p>
    <w:p w14:paraId="40886DD9" w14:textId="2BA59527" w:rsidR="00CB0D20" w:rsidRPr="00603CE0" w:rsidRDefault="00840927" w:rsidP="008058CE">
      <w:pPr>
        <w:pStyle w:val="SH1"/>
      </w:pPr>
      <w:bookmarkStart w:id="384" w:name="_Ref197011464"/>
      <w:r w:rsidRPr="00603CE0">
        <w:t>Sensitivity analysis</w:t>
      </w:r>
      <w:bookmarkEnd w:id="382"/>
      <w:bookmarkEnd w:id="384"/>
    </w:p>
    <w:p w14:paraId="337CBF76" w14:textId="5F4F8BB4" w:rsidR="009263CA" w:rsidRPr="00603CE0" w:rsidRDefault="009263CA" w:rsidP="00222BC2">
      <w:pPr>
        <w:pStyle w:val="SH2"/>
      </w:pPr>
      <w:r w:rsidRPr="00603CE0">
        <w:t>NMB Analysis.</w:t>
      </w:r>
    </w:p>
    <w:p w14:paraId="4F75532E" w14:textId="2E5CD84E" w:rsidR="00FA2A5F" w:rsidRPr="00603CE0" w:rsidRDefault="009E3ADB" w:rsidP="00FA2A5F">
      <w:pPr>
        <w:ind w:firstLine="720"/>
        <w:rPr>
          <w:rFonts w:ascii="Times New Roman" w:hAnsi="Times New Roman"/>
          <w:color w:val="000000" w:themeColor="text1"/>
        </w:rPr>
      </w:pPr>
      <w:r w:rsidRPr="00603CE0">
        <w:rPr>
          <w:rFonts w:ascii="Times New Roman" w:hAnsi="Times New Roman"/>
          <w:color w:val="000000" w:themeColor="text1"/>
        </w:rPr>
        <w:t>As part of our sensitivity analysis, w</w:t>
      </w:r>
      <w:r w:rsidR="00FA2A5F" w:rsidRPr="00603CE0">
        <w:rPr>
          <w:rFonts w:ascii="Times New Roman" w:hAnsi="Times New Roman"/>
          <w:color w:val="000000" w:themeColor="text1"/>
        </w:rPr>
        <w:t>e compared the performance of strategies in terms of their impact on the population’s net monetary benefit (NMB) based on varying values of cost-effectiveness (CE) threshold.</w:t>
      </w:r>
      <w:r w:rsidR="00FA2A5F" w:rsidRPr="00603CE0">
        <w:rPr>
          <w:rFonts w:ascii="Times New Roman" w:hAnsi="Times New Roman"/>
          <w:color w:val="000000" w:themeColor="text1"/>
        </w:rPr>
        <w:fldChar w:fldCharType="begin">
          <w:fldData xml:space="preserve">PEVuZE5vdGU+PENpdGU+PEF1dGhvcj5TdGlubmV0dDwvQXV0aG9yPjxZZWFyPjE5OTg8L1llYXI+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</w:fldData>
        </w:fldChar>
      </w:r>
      <w:r w:rsidR="00B43C30" w:rsidRPr="00603CE0">
        <w:rPr>
          <w:rFonts w:ascii="Times New Roman" w:hAnsi="Times New Roman"/>
          <w:color w:val="000000" w:themeColor="text1"/>
        </w:rPr>
        <w:instrText xml:space="preserve"> ADDIN EN.CITE </w:instrText>
      </w:r>
      <w:r w:rsidR="00B43C30" w:rsidRPr="00603CE0">
        <w:rPr>
          <w:rFonts w:ascii="Times New Roman" w:hAnsi="Times New Roman"/>
          <w:color w:val="000000" w:themeColor="text1"/>
        </w:rPr>
        <w:fldChar w:fldCharType="begin">
          <w:fldData xml:space="preserve">PEVuZE5vdGU+PENpdGU+PEF1dGhvcj5TdGlubmV0dDwvQXV0aG9yPjxZZWFyPjE5OTg8L1llYXI+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</w:fldData>
        </w:fldChar>
      </w:r>
      <w:r w:rsidR="00B43C30" w:rsidRPr="00603CE0">
        <w:rPr>
          <w:rFonts w:ascii="Times New Roman" w:hAnsi="Times New Roman"/>
          <w:color w:val="000000" w:themeColor="text1"/>
        </w:rPr>
        <w:instrText xml:space="preserve"> ADDIN EN.CITE.DATA </w:instrText>
      </w:r>
      <w:r w:rsidR="00B43C30" w:rsidRPr="00603CE0">
        <w:rPr>
          <w:rFonts w:ascii="Times New Roman" w:hAnsi="Times New Roman"/>
          <w:color w:val="000000" w:themeColor="text1"/>
        </w:rPr>
      </w:r>
      <w:r w:rsidR="00B43C30" w:rsidRPr="00603CE0">
        <w:rPr>
          <w:rFonts w:ascii="Times New Roman" w:hAnsi="Times New Roman"/>
          <w:color w:val="000000" w:themeColor="text1"/>
        </w:rPr>
        <w:fldChar w:fldCharType="end"/>
      </w:r>
      <w:r w:rsidR="00FA2A5F" w:rsidRPr="00603CE0">
        <w:rPr>
          <w:rFonts w:ascii="Times New Roman" w:hAnsi="Times New Roman"/>
          <w:color w:val="000000" w:themeColor="text1"/>
        </w:rPr>
      </w:r>
      <w:r w:rsidR="00FA2A5F" w:rsidRPr="00603CE0">
        <w:rPr>
          <w:rFonts w:ascii="Times New Roman" w:hAnsi="Times New Roman"/>
          <w:color w:val="000000" w:themeColor="text1"/>
        </w:rPr>
        <w:fldChar w:fldCharType="separate"/>
      </w:r>
      <w:r w:rsidR="00B43C30" w:rsidRPr="00603CE0">
        <w:rPr>
          <w:rFonts w:ascii="Times New Roman" w:hAnsi="Times New Roman"/>
          <w:noProof/>
          <w:color w:val="000000" w:themeColor="text1"/>
          <w:vertAlign w:val="superscript"/>
        </w:rPr>
        <w:t>1,2</w:t>
      </w:r>
      <w:r w:rsidR="00FA2A5F" w:rsidRPr="00603CE0">
        <w:rPr>
          <w:rFonts w:ascii="Times New Roman" w:hAnsi="Times New Roman"/>
          <w:color w:val="000000" w:themeColor="text1"/>
        </w:rPr>
        <w:fldChar w:fldCharType="end"/>
      </w:r>
      <w:r w:rsidR="00FA2A5F" w:rsidRPr="00603CE0">
        <w:rPr>
          <w:rFonts w:ascii="Times New Roman" w:hAnsi="Times New Roman"/>
          <w:color w:val="000000" w:themeColor="text1"/>
        </w:rPr>
        <w:t xml:space="preserve"> The expected gain in NMB of a strategy is calculated with respect to the reference strategy</w:t>
      </w:r>
      <w:r w:rsidRPr="00603CE0">
        <w:rPr>
          <w:rFonts w:ascii="Times New Roman" w:hAnsi="Times New Roman"/>
          <w:color w:val="000000" w:themeColor="text1"/>
        </w:rPr>
        <w:t xml:space="preserve"> (Combo)</w:t>
      </w:r>
      <w:r w:rsidR="00FA2A5F" w:rsidRPr="00603CE0">
        <w:rPr>
          <w:rFonts w:ascii="Times New Roman" w:hAnsi="Times New Roman"/>
          <w:color w:val="000000" w:themeColor="text1"/>
        </w:rPr>
        <w:t xml:space="preserve"> as (CE threshold) × (additional QALYs gain by the strategy) – (additional cost of the strategy). We present these NMB lines (with confidence intervals) instead of cost-effectiveness acceptability curves/frontier (CEAC/CEAFs), since CEACs have been found to be potentially misleading.</w:t>
      </w:r>
      <w:r w:rsidR="00FA2A5F" w:rsidRPr="00603CE0">
        <w:rPr>
          <w:rFonts w:ascii="Times New Roman" w:hAnsi="Times New Roman"/>
          <w:color w:val="000000" w:themeColor="text1"/>
        </w:rPr>
        <w:fldChar w:fldCharType="begin">
          <w:fldData xml:space="preserve">PEVuZE5vdGU+PENpdGU+PEF1dGhvcj5ZYWVzb3ViaTwvQXV0aG9yPjxZZWFyPjIwMjQ8L1llYXI+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</w:fldData>
        </w:fldChar>
      </w:r>
      <w:r w:rsidR="00B43C30" w:rsidRPr="00603CE0">
        <w:rPr>
          <w:rFonts w:ascii="Times New Roman" w:hAnsi="Times New Roman"/>
          <w:color w:val="000000" w:themeColor="text1"/>
        </w:rPr>
        <w:instrText xml:space="preserve"> ADDIN EN.CITE </w:instrText>
      </w:r>
      <w:r w:rsidR="00B43C30" w:rsidRPr="00603CE0">
        <w:rPr>
          <w:rFonts w:ascii="Times New Roman" w:hAnsi="Times New Roman"/>
          <w:color w:val="000000" w:themeColor="text1"/>
        </w:rPr>
        <w:fldChar w:fldCharType="begin">
          <w:fldData xml:space="preserve">PEVuZE5vdGU+PENpdGU+PEF1dGhvcj5ZYWVzb3ViaTwvQXV0aG9yPjxZZWFyPjIwMjQ8L1llYXI+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</w:fldData>
        </w:fldChar>
      </w:r>
      <w:r w:rsidR="00B43C30" w:rsidRPr="00603CE0">
        <w:rPr>
          <w:rFonts w:ascii="Times New Roman" w:hAnsi="Times New Roman"/>
          <w:color w:val="000000" w:themeColor="text1"/>
        </w:rPr>
        <w:instrText xml:space="preserve"> ADDIN EN.CITE.DATA </w:instrText>
      </w:r>
      <w:r w:rsidR="00B43C30" w:rsidRPr="00603CE0">
        <w:rPr>
          <w:rFonts w:ascii="Times New Roman" w:hAnsi="Times New Roman"/>
          <w:color w:val="000000" w:themeColor="text1"/>
        </w:rPr>
      </w:r>
      <w:r w:rsidR="00B43C30" w:rsidRPr="00603CE0">
        <w:rPr>
          <w:rFonts w:ascii="Times New Roman" w:hAnsi="Times New Roman"/>
          <w:color w:val="000000" w:themeColor="text1"/>
        </w:rPr>
        <w:fldChar w:fldCharType="end"/>
      </w:r>
      <w:r w:rsidR="00FA2A5F" w:rsidRPr="00603CE0">
        <w:rPr>
          <w:rFonts w:ascii="Times New Roman" w:hAnsi="Times New Roman"/>
          <w:color w:val="000000" w:themeColor="text1"/>
        </w:rPr>
      </w:r>
      <w:r w:rsidR="00FA2A5F" w:rsidRPr="00603CE0">
        <w:rPr>
          <w:rFonts w:ascii="Times New Roman" w:hAnsi="Times New Roman"/>
          <w:color w:val="000000" w:themeColor="text1"/>
        </w:rPr>
        <w:fldChar w:fldCharType="separate"/>
      </w:r>
      <w:r w:rsidR="00B43C30" w:rsidRPr="00603CE0">
        <w:rPr>
          <w:rFonts w:ascii="Times New Roman" w:hAnsi="Times New Roman"/>
          <w:noProof/>
          <w:color w:val="000000" w:themeColor="text1"/>
          <w:vertAlign w:val="superscript"/>
        </w:rPr>
        <w:t>2,3</w:t>
      </w:r>
      <w:r w:rsidR="00FA2A5F" w:rsidRPr="00603CE0">
        <w:rPr>
          <w:rFonts w:ascii="Times New Roman" w:hAnsi="Times New Roman"/>
          <w:color w:val="000000" w:themeColor="text1"/>
        </w:rPr>
        <w:fldChar w:fldCharType="end"/>
      </w:r>
      <w:r w:rsidR="00FA2A5F" w:rsidRPr="00603CE0">
        <w:rPr>
          <w:rFonts w:ascii="Times New Roman" w:hAnsi="Times New Roman"/>
          <w:color w:val="000000" w:themeColor="text1"/>
        </w:rPr>
        <w:t xml:space="preserve"> </w:t>
      </w:r>
    </w:p>
    <w:p w14:paraId="703ADC83" w14:textId="6304F1E9" w:rsidR="000E2306" w:rsidRPr="00603CE0" w:rsidRDefault="000E2306" w:rsidP="00C96E1A">
      <w:pPr>
        <w:rPr>
          <w:b/>
          <w:color w:val="000000" w:themeColor="text1"/>
        </w:rPr>
      </w:pPr>
    </w:p>
    <w:p w14:paraId="422E16EF" w14:textId="77777777" w:rsidR="00305B8E" w:rsidRPr="00603CE0" w:rsidRDefault="00D36675" w:rsidP="00B779B3">
      <w:pPr>
        <w:pStyle w:val="Caption"/>
        <w:keepNext/>
        <w:rPr>
          <w:rFonts w:ascii="Times New Roman" w:hAnsi="Times New Roman"/>
          <w:color w:val="000000" w:themeColor="text1"/>
        </w:rPr>
      </w:pPr>
      <w:bookmarkStart w:id="385" w:name="_Ref173828925"/>
      <w:r w:rsidRPr="00603CE0">
        <w:rPr>
          <w:rFonts w:ascii="Times New Roman" w:hAnsi="Times New Roman"/>
          <w:noProof/>
          <w:color w:val="000000" w:themeColor="text1"/>
        </w:rPr>
        <w:lastRenderedPageBreak/>
        <w:drawing>
          <wp:inline distT="0" distB="0" distL="0" distR="0" wp14:anchorId="768072A0" wp14:editId="61CAA7F8">
            <wp:extent cx="5196948" cy="5371342"/>
            <wp:effectExtent l="0" t="0" r="0" b="1270"/>
            <wp:docPr id="107467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74039"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196948" cy="5371342"/>
                    </a:xfrm>
                    <a:prstGeom prst="rect">
                      <a:avLst/>
                    </a:prstGeom>
                  </pic:spPr>
                </pic:pic>
              </a:graphicData>
            </a:graphic>
          </wp:inline>
        </w:drawing>
      </w:r>
    </w:p>
    <w:p w14:paraId="5450A2B1" w14:textId="24E6F72D" w:rsidR="00C14AD4" w:rsidRPr="00603CE0" w:rsidRDefault="00305B8E" w:rsidP="00951870">
      <w:pPr>
        <w:pStyle w:val="Caption"/>
        <w:rPr>
          <w:rFonts w:ascii="Times New Roman" w:hAnsi="Times New Roman"/>
          <w:color w:val="000000" w:themeColor="text1"/>
        </w:rPr>
      </w:pPr>
      <w:bookmarkStart w:id="386" w:name="_Ref194060203"/>
      <w:r w:rsidRPr="00603CE0">
        <w:rPr>
          <w:rFonts w:ascii="Times New Roman" w:hAnsi="Times New Roman"/>
          <w:b/>
          <w:color w:val="000000" w:themeColor="text1"/>
        </w:rPr>
        <w:t>Figure S</w:t>
      </w:r>
      <w:r w:rsidRPr="00603CE0">
        <w:rPr>
          <w:rFonts w:ascii="Times New Roman" w:hAnsi="Times New Roman"/>
          <w:b/>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b/>
          <w:color w:val="000000" w:themeColor="text1"/>
        </w:rPr>
        <w:fldChar w:fldCharType="separate"/>
      </w:r>
      <w:r w:rsidR="008B73CD" w:rsidRPr="00603CE0">
        <w:rPr>
          <w:rFonts w:ascii="Times New Roman" w:hAnsi="Times New Roman"/>
          <w:noProof/>
          <w:color w:val="000000" w:themeColor="text1"/>
        </w:rPr>
        <w:t>5</w:t>
      </w:r>
      <w:r w:rsidRPr="00603CE0">
        <w:rPr>
          <w:rFonts w:ascii="Times New Roman" w:hAnsi="Times New Roman"/>
          <w:b/>
          <w:color w:val="000000" w:themeColor="text1"/>
        </w:rPr>
        <w:fldChar w:fldCharType="end"/>
      </w:r>
      <w:bookmarkEnd w:id="386"/>
      <w:r w:rsidRPr="00603CE0">
        <w:rPr>
          <w:rFonts w:ascii="Times New Roman" w:hAnsi="Times New Roman"/>
          <w:b/>
          <w:color w:val="000000" w:themeColor="text1"/>
        </w:rPr>
        <w:t>.</w:t>
      </w:r>
      <w:bookmarkEnd w:id="385"/>
      <w:r w:rsidR="00C34F6E" w:rsidRPr="00603CE0">
        <w:rPr>
          <w:rFonts w:ascii="Times New Roman" w:hAnsi="Times New Roman"/>
          <w:b/>
          <w:color w:val="000000" w:themeColor="text1"/>
        </w:rPr>
        <w:t xml:space="preserve"> </w:t>
      </w:r>
      <w:r w:rsidR="009110E3" w:rsidRPr="00603CE0">
        <w:rPr>
          <w:rFonts w:ascii="Times New Roman" w:hAnsi="Times New Roman"/>
          <w:b/>
          <w:color w:val="000000" w:themeColor="text1"/>
        </w:rPr>
        <w:t>Cumulative outcomes for sensitivity analysis on the availability of drug X</w:t>
      </w:r>
      <w:r w:rsidR="009110E3" w:rsidRPr="00603CE0">
        <w:rPr>
          <w:rFonts w:ascii="Times New Roman" w:hAnsi="Times New Roman"/>
          <w:color w:val="000000" w:themeColor="text1"/>
        </w:rPr>
        <w:t xml:space="preserve">. </w:t>
      </w:r>
      <w:r w:rsidR="009960C5" w:rsidRPr="00603CE0">
        <w:rPr>
          <w:rFonts w:ascii="Times New Roman" w:hAnsi="Times New Roman"/>
          <w:color w:val="000000" w:themeColor="text1"/>
        </w:rPr>
        <w:t xml:space="preserve">See the caption of </w:t>
      </w:r>
      <w:r w:rsidR="009960C5" w:rsidRPr="00603CE0">
        <w:rPr>
          <w:rFonts w:ascii="Times New Roman" w:hAnsi="Times New Roman"/>
          <w:color w:val="000000" w:themeColor="text1"/>
        </w:rPr>
        <w:fldChar w:fldCharType="begin"/>
      </w:r>
      <w:r w:rsidR="009960C5" w:rsidRPr="00603CE0">
        <w:rPr>
          <w:rFonts w:ascii="Times New Roman" w:hAnsi="Times New Roman"/>
          <w:color w:val="000000" w:themeColor="text1"/>
        </w:rPr>
        <w:instrText xml:space="preserve"> REF _Ref172713578 \h </w:instrText>
      </w:r>
      <w:r w:rsidR="00C77B9D" w:rsidRPr="00603CE0">
        <w:rPr>
          <w:rFonts w:ascii="Times New Roman" w:hAnsi="Times New Roman"/>
          <w:color w:val="000000" w:themeColor="text1"/>
        </w:rPr>
        <w:instrText xml:space="preserve"> \* MERGEFORMAT </w:instrText>
      </w:r>
      <w:r w:rsidR="009960C5" w:rsidRPr="00603CE0">
        <w:rPr>
          <w:rFonts w:ascii="Times New Roman" w:hAnsi="Times New Roman"/>
          <w:color w:val="000000" w:themeColor="text1"/>
        </w:rPr>
      </w:r>
      <w:r w:rsidR="009960C5"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3</w:t>
      </w:r>
      <w:r w:rsidR="009960C5" w:rsidRPr="00603CE0">
        <w:rPr>
          <w:rFonts w:ascii="Times New Roman" w:hAnsi="Times New Roman"/>
          <w:color w:val="000000" w:themeColor="text1"/>
        </w:rPr>
        <w:fldChar w:fldCharType="end"/>
      </w:r>
      <w:r w:rsidR="009960C5" w:rsidRPr="00603CE0">
        <w:rPr>
          <w:rFonts w:ascii="Times New Roman" w:hAnsi="Times New Roman"/>
          <w:color w:val="000000" w:themeColor="text1"/>
        </w:rPr>
        <w:t xml:space="preserve"> for additional information. </w:t>
      </w:r>
      <w:r w:rsidR="001B5E7E" w:rsidRPr="00603CE0">
        <w:rPr>
          <w:rFonts w:ascii="Times New Roman" w:hAnsi="Times New Roman"/>
          <w:color w:val="000000" w:themeColor="text1"/>
        </w:rPr>
        <w:t xml:space="preserve">  </w:t>
      </w:r>
      <w:r w:rsidR="003D0182" w:rsidRPr="00603CE0">
        <w:rPr>
          <w:rFonts w:ascii="Times New Roman" w:hAnsi="Times New Roman"/>
          <w:color w:val="000000" w:themeColor="text1"/>
        </w:rPr>
        <w:tab/>
      </w:r>
    </w:p>
    <w:p w14:paraId="5C03A5B9" w14:textId="77777777" w:rsidR="0013243A" w:rsidRPr="00603CE0" w:rsidRDefault="0013243A" w:rsidP="0013243A">
      <w:pPr>
        <w:spacing w:after="0" w:line="240" w:lineRule="auto"/>
        <w:rPr>
          <w:rFonts w:ascii="Times New Roman" w:hAnsi="Times New Roman"/>
          <w:color w:val="000000" w:themeColor="text1"/>
          <w:sz w:val="20"/>
        </w:rPr>
      </w:pPr>
    </w:p>
    <w:p w14:paraId="2242B234" w14:textId="77777777" w:rsidR="003433B9" w:rsidRPr="00603CE0" w:rsidRDefault="0046041E" w:rsidP="003433B9">
      <w:pPr>
        <w:keepNext/>
        <w:rPr>
          <w:rFonts w:ascii="Times New Roman" w:hAnsi="Times New Roman"/>
          <w:color w:val="000000" w:themeColor="text1"/>
        </w:rPr>
      </w:pPr>
      <w:r w:rsidRPr="00603CE0">
        <w:rPr>
          <w:rFonts w:ascii="Times New Roman" w:hAnsi="Times New Roman"/>
          <w:color w:val="000000" w:themeColor="text1"/>
        </w:rPr>
        <w:lastRenderedPageBreak/>
        <w:t xml:space="preserve"> </w:t>
      </w:r>
      <w:r w:rsidR="00F96A9D" w:rsidRPr="00603CE0">
        <w:rPr>
          <w:rFonts w:ascii="Times New Roman" w:hAnsi="Times New Roman"/>
          <w:noProof/>
          <w:color w:val="000000" w:themeColor="text1"/>
        </w:rPr>
        <w:drawing>
          <wp:inline distT="0" distB="0" distL="0" distR="0" wp14:anchorId="09134E0F" wp14:editId="07657B3C">
            <wp:extent cx="4281669" cy="5933990"/>
            <wp:effectExtent l="0" t="0" r="0" b="0"/>
            <wp:docPr id="20557444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44407" name="Picture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81669" cy="5933990"/>
                    </a:xfrm>
                    <a:prstGeom prst="rect">
                      <a:avLst/>
                    </a:prstGeom>
                  </pic:spPr>
                </pic:pic>
              </a:graphicData>
            </a:graphic>
          </wp:inline>
        </w:drawing>
      </w:r>
    </w:p>
    <w:p w14:paraId="51666809" w14:textId="1DD4D917" w:rsidR="002620FA" w:rsidRPr="00603CE0" w:rsidRDefault="003433B9" w:rsidP="002620FA">
      <w:pPr>
        <w:pStyle w:val="Caption"/>
        <w:rPr>
          <w:rFonts w:ascii="Times New Roman" w:hAnsi="Times New Roman"/>
          <w:color w:val="000000" w:themeColor="text1"/>
        </w:rPr>
      </w:pPr>
      <w:bookmarkStart w:id="387" w:name="_Ref194049320"/>
      <w:r w:rsidRPr="00603CE0">
        <w:rPr>
          <w:rFonts w:ascii="Times New Roman" w:hAnsi="Times New Roman"/>
          <w:b/>
          <w:color w:val="000000" w:themeColor="text1"/>
        </w:rPr>
        <w:t>Figure S</w:t>
      </w:r>
      <w:r w:rsidRPr="00603CE0">
        <w:rPr>
          <w:rFonts w:ascii="Times New Roman" w:hAnsi="Times New Roman"/>
          <w:b/>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b/>
          <w:color w:val="000000" w:themeColor="text1"/>
        </w:rPr>
        <w:fldChar w:fldCharType="separate"/>
      </w:r>
      <w:r w:rsidR="008B73CD" w:rsidRPr="00603CE0">
        <w:rPr>
          <w:rFonts w:ascii="Times New Roman" w:hAnsi="Times New Roman"/>
          <w:noProof/>
          <w:color w:val="000000" w:themeColor="text1"/>
        </w:rPr>
        <w:t>6</w:t>
      </w:r>
      <w:r w:rsidRPr="00603CE0">
        <w:rPr>
          <w:rFonts w:ascii="Times New Roman" w:hAnsi="Times New Roman"/>
          <w:b/>
          <w:color w:val="000000" w:themeColor="text1"/>
        </w:rPr>
        <w:fldChar w:fldCharType="end"/>
      </w:r>
      <w:bookmarkEnd w:id="387"/>
      <w:r w:rsidRPr="00603CE0">
        <w:rPr>
          <w:rFonts w:ascii="Times New Roman" w:hAnsi="Times New Roman"/>
          <w:b/>
          <w:color w:val="000000" w:themeColor="text1"/>
        </w:rPr>
        <w:t xml:space="preserve">. </w:t>
      </w:r>
      <w:r w:rsidR="00822CD2" w:rsidRPr="00603CE0">
        <w:rPr>
          <w:rFonts w:ascii="Times New Roman" w:hAnsi="Times New Roman"/>
          <w:b/>
          <w:color w:val="000000" w:themeColor="text1"/>
        </w:rPr>
        <w:t>Trends over time in cases detected (first row), prevalence of AMR strains (rows 2-4), treatment failure rate (row 5), and usage of ertapenem, the last-line treatment (row 6) across four strategies</w:t>
      </w:r>
      <w:r w:rsidR="004A04DF" w:rsidRPr="00603CE0">
        <w:rPr>
          <w:rFonts w:ascii="Times New Roman" w:hAnsi="Times New Roman"/>
          <w:b/>
          <w:color w:val="000000" w:themeColor="text1"/>
        </w:rPr>
        <w:t xml:space="preserve"> </w:t>
      </w:r>
      <w:r w:rsidR="006E1368" w:rsidRPr="00603CE0">
        <w:rPr>
          <w:rFonts w:ascii="Times New Roman" w:hAnsi="Times New Roman"/>
          <w:b/>
          <w:color w:val="000000" w:themeColor="text1"/>
        </w:rPr>
        <w:t>for the scenario where</w:t>
      </w:r>
      <w:r w:rsidR="004A04DF" w:rsidRPr="00603CE0">
        <w:rPr>
          <w:rFonts w:ascii="Times New Roman" w:hAnsi="Times New Roman"/>
          <w:b/>
          <w:color w:val="000000" w:themeColor="text1"/>
        </w:rPr>
        <w:t xml:space="preserve"> drug X </w:t>
      </w:r>
      <w:r w:rsidR="006E1368" w:rsidRPr="00603CE0">
        <w:rPr>
          <w:rFonts w:ascii="Times New Roman" w:hAnsi="Times New Roman"/>
          <w:b/>
          <w:color w:val="000000" w:themeColor="text1"/>
        </w:rPr>
        <w:t>bec</w:t>
      </w:r>
      <w:r w:rsidR="003F11A2" w:rsidRPr="00603CE0">
        <w:rPr>
          <w:rFonts w:ascii="Times New Roman" w:hAnsi="Times New Roman"/>
          <w:b/>
          <w:color w:val="000000" w:themeColor="text1"/>
        </w:rPr>
        <w:t>o</w:t>
      </w:r>
      <w:r w:rsidR="006E1368" w:rsidRPr="00603CE0">
        <w:rPr>
          <w:rFonts w:ascii="Times New Roman" w:hAnsi="Times New Roman"/>
          <w:b/>
          <w:color w:val="000000" w:themeColor="text1"/>
        </w:rPr>
        <w:t>me</w:t>
      </w:r>
      <w:r w:rsidR="004A04DF" w:rsidRPr="00603CE0">
        <w:rPr>
          <w:rFonts w:ascii="Times New Roman" w:hAnsi="Times New Roman"/>
          <w:b/>
          <w:color w:val="000000" w:themeColor="text1"/>
        </w:rPr>
        <w:t xml:space="preserve"> available starting in year 1</w:t>
      </w:r>
      <w:r w:rsidR="003F11A2" w:rsidRPr="00603CE0">
        <w:rPr>
          <w:rFonts w:ascii="Times New Roman" w:hAnsi="Times New Roman"/>
          <w:b/>
          <w:color w:val="000000" w:themeColor="text1"/>
        </w:rPr>
        <w:t>0</w:t>
      </w:r>
      <w:r w:rsidR="006E1368" w:rsidRPr="00603CE0">
        <w:rPr>
          <w:rFonts w:ascii="Times New Roman" w:hAnsi="Times New Roman"/>
          <w:color w:val="000000" w:themeColor="text1"/>
        </w:rPr>
        <w:t>.</w:t>
      </w:r>
      <w:r w:rsidR="00A37108" w:rsidRPr="00603CE0">
        <w:rPr>
          <w:rFonts w:ascii="Times New Roman" w:hAnsi="Times New Roman"/>
          <w:color w:val="000000" w:themeColor="text1"/>
        </w:rPr>
        <w:t xml:space="preserve"> See caption of Figure</w:t>
      </w:r>
      <w:r w:rsidR="002F0BBB" w:rsidRPr="00603CE0">
        <w:rPr>
          <w:rFonts w:ascii="Times New Roman" w:hAnsi="Times New Roman"/>
          <w:color w:val="000000" w:themeColor="text1"/>
        </w:rPr>
        <w:t xml:space="preserve"> 4 in the main text for more details</w:t>
      </w:r>
      <w:r w:rsidR="00822CD2" w:rsidRPr="00603CE0" w:rsidDel="002F0BBB">
        <w:rPr>
          <w:rFonts w:ascii="Times New Roman" w:hAnsi="Times New Roman"/>
          <w:color w:val="000000" w:themeColor="text1"/>
        </w:rPr>
        <w:t>.</w:t>
      </w:r>
    </w:p>
    <w:p w14:paraId="15911FBE" w14:textId="77777777" w:rsidR="0017151A" w:rsidRPr="00603CE0" w:rsidRDefault="00EC78D7" w:rsidP="0017151A">
      <w:pPr>
        <w:keepNext/>
        <w:rPr>
          <w:rFonts w:ascii="Times New Roman" w:hAnsi="Times New Roman"/>
          <w:color w:val="000000" w:themeColor="text1"/>
        </w:rPr>
      </w:pPr>
      <w:bookmarkStart w:id="388" w:name="_Ref162263504"/>
      <w:r w:rsidRPr="00603CE0">
        <w:rPr>
          <w:rFonts w:ascii="Times New Roman" w:hAnsi="Times New Roman"/>
          <w:noProof/>
          <w:color w:val="000000" w:themeColor="text1"/>
        </w:rPr>
        <w:lastRenderedPageBreak/>
        <w:drawing>
          <wp:inline distT="0" distB="0" distL="0" distR="0" wp14:anchorId="52E7CAFE" wp14:editId="40164CD2">
            <wp:extent cx="4523597" cy="6269280"/>
            <wp:effectExtent l="0" t="0" r="0" b="5080"/>
            <wp:docPr id="1585440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4032" name="Picture 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23597" cy="6269280"/>
                    </a:xfrm>
                    <a:prstGeom prst="rect">
                      <a:avLst/>
                    </a:prstGeom>
                  </pic:spPr>
                </pic:pic>
              </a:graphicData>
            </a:graphic>
          </wp:inline>
        </w:drawing>
      </w:r>
    </w:p>
    <w:p w14:paraId="5538AEE4" w14:textId="2C995858" w:rsidR="002F0BBB" w:rsidRPr="00603CE0" w:rsidRDefault="0017151A" w:rsidP="002F0BBB">
      <w:pPr>
        <w:pStyle w:val="Caption"/>
        <w:rPr>
          <w:rFonts w:ascii="Times New Roman" w:hAnsi="Times New Roman"/>
          <w:color w:val="000000" w:themeColor="text1"/>
        </w:rPr>
      </w:pPr>
      <w:bookmarkStart w:id="389" w:name="_Ref194049321"/>
      <w:r w:rsidRPr="00603CE0">
        <w:rPr>
          <w:rFonts w:ascii="Times New Roman" w:hAnsi="Times New Roman"/>
          <w:b/>
          <w:color w:val="000000" w:themeColor="text1"/>
        </w:rPr>
        <w:t>Figure S</w:t>
      </w:r>
      <w:r w:rsidRPr="00603CE0">
        <w:rPr>
          <w:rFonts w:ascii="Times New Roman" w:hAnsi="Times New Roman"/>
          <w:b/>
          <w:color w:val="000000" w:themeColor="text1"/>
        </w:rPr>
        <w:fldChar w:fldCharType="begin"/>
      </w:r>
      <w:r w:rsidRPr="00603CE0">
        <w:rPr>
          <w:rFonts w:ascii="Times New Roman" w:hAnsi="Times New Roman"/>
          <w:b/>
          <w:color w:val="000000" w:themeColor="text1"/>
        </w:rPr>
        <w:instrText xml:space="preserve"> SEQ Figure_S \* ARABIC </w:instrText>
      </w:r>
      <w:r w:rsidRPr="00603CE0">
        <w:rPr>
          <w:rFonts w:ascii="Times New Roman" w:hAnsi="Times New Roman"/>
          <w:b/>
          <w:color w:val="000000" w:themeColor="text1"/>
        </w:rPr>
        <w:fldChar w:fldCharType="separate"/>
      </w:r>
      <w:r w:rsidR="008B73CD" w:rsidRPr="00603CE0">
        <w:rPr>
          <w:rFonts w:ascii="Times New Roman" w:hAnsi="Times New Roman"/>
          <w:b/>
          <w:noProof/>
          <w:color w:val="000000" w:themeColor="text1"/>
        </w:rPr>
        <w:t>7</w:t>
      </w:r>
      <w:r w:rsidRPr="00603CE0">
        <w:rPr>
          <w:rFonts w:ascii="Times New Roman" w:hAnsi="Times New Roman"/>
          <w:b/>
          <w:color w:val="000000" w:themeColor="text1"/>
        </w:rPr>
        <w:fldChar w:fldCharType="end"/>
      </w:r>
      <w:bookmarkEnd w:id="389"/>
      <w:r w:rsidRPr="00603CE0">
        <w:rPr>
          <w:rFonts w:ascii="Times New Roman" w:hAnsi="Times New Roman"/>
          <w:b/>
          <w:color w:val="000000" w:themeColor="text1"/>
        </w:rPr>
        <w:t>.</w:t>
      </w:r>
      <w:bookmarkEnd w:id="388"/>
      <w:r w:rsidR="00960262" w:rsidRPr="00603CE0">
        <w:rPr>
          <w:rFonts w:ascii="Times New Roman" w:hAnsi="Times New Roman"/>
          <w:b/>
          <w:color w:val="000000" w:themeColor="text1"/>
        </w:rPr>
        <w:t xml:space="preserve"> Trends over time in cases detected (first row), prevalence of AMR strains (rows 2-4), treatment failure rate (row 5), and usage of ertapenem, the last-line treatment (row 6) across four strategies</w:t>
      </w:r>
      <w:r w:rsidR="00B63C57" w:rsidRPr="00603CE0">
        <w:rPr>
          <w:rFonts w:ascii="Times New Roman" w:hAnsi="Times New Roman"/>
          <w:b/>
          <w:color w:val="000000" w:themeColor="text1"/>
        </w:rPr>
        <w:t xml:space="preserve"> under the scenario</w:t>
      </w:r>
      <w:r w:rsidR="003F11A2" w:rsidRPr="00603CE0">
        <w:rPr>
          <w:rFonts w:ascii="Times New Roman" w:hAnsi="Times New Roman"/>
          <w:b/>
          <w:color w:val="000000" w:themeColor="text1"/>
        </w:rPr>
        <w:t xml:space="preserve"> where drug X become available starting in year 1</w:t>
      </w:r>
      <w:r w:rsidR="00EC4877" w:rsidRPr="00603CE0">
        <w:rPr>
          <w:rFonts w:ascii="Times New Roman" w:hAnsi="Times New Roman"/>
          <w:b/>
          <w:color w:val="000000" w:themeColor="text1"/>
        </w:rPr>
        <w:t>5</w:t>
      </w:r>
      <w:r w:rsidR="00960262" w:rsidRPr="00603CE0">
        <w:rPr>
          <w:rFonts w:ascii="Times New Roman" w:hAnsi="Times New Roman"/>
          <w:b/>
          <w:color w:val="000000" w:themeColor="text1"/>
        </w:rPr>
        <w:t>.</w:t>
      </w:r>
      <w:r w:rsidR="002F0BBB" w:rsidRPr="00603CE0">
        <w:rPr>
          <w:rFonts w:ascii="Times New Roman" w:hAnsi="Times New Roman"/>
          <w:color w:val="000000" w:themeColor="text1"/>
        </w:rPr>
        <w:t xml:space="preserve"> See caption of Figure 4 in the main text for more details.</w:t>
      </w:r>
    </w:p>
    <w:p w14:paraId="0329C662" w14:textId="77777777" w:rsidR="0017151A" w:rsidRPr="00603CE0" w:rsidRDefault="001B4938" w:rsidP="0017151A">
      <w:pPr>
        <w:keepNext/>
        <w:rPr>
          <w:rFonts w:ascii="Times New Roman" w:hAnsi="Times New Roman"/>
          <w:color w:val="000000" w:themeColor="text1"/>
        </w:rPr>
      </w:pPr>
      <w:r w:rsidRPr="00603CE0">
        <w:rPr>
          <w:rFonts w:ascii="Times New Roman" w:hAnsi="Times New Roman"/>
          <w:noProof/>
          <w:color w:val="000000" w:themeColor="text1"/>
          <w:sz w:val="20"/>
        </w:rPr>
        <w:lastRenderedPageBreak/>
        <w:drawing>
          <wp:inline distT="0" distB="0" distL="0" distR="0" wp14:anchorId="69E9D287" wp14:editId="2CE3F40C">
            <wp:extent cx="4523597" cy="6269280"/>
            <wp:effectExtent l="0" t="0" r="0" b="5080"/>
            <wp:docPr id="3234012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01217" name="Picture 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23597" cy="6269280"/>
                    </a:xfrm>
                    <a:prstGeom prst="rect">
                      <a:avLst/>
                    </a:prstGeom>
                  </pic:spPr>
                </pic:pic>
              </a:graphicData>
            </a:graphic>
          </wp:inline>
        </w:drawing>
      </w:r>
    </w:p>
    <w:p w14:paraId="4E923C13" w14:textId="52F6C16A" w:rsidR="002F0BBB" w:rsidRPr="00603CE0" w:rsidRDefault="0017151A" w:rsidP="002F0BBB">
      <w:pPr>
        <w:pStyle w:val="Caption"/>
        <w:rPr>
          <w:rFonts w:ascii="Times New Roman" w:hAnsi="Times New Roman"/>
          <w:color w:val="000000" w:themeColor="text1"/>
        </w:rPr>
      </w:pPr>
      <w:bookmarkStart w:id="390" w:name="_Ref194049324"/>
      <w:r w:rsidRPr="00603CE0">
        <w:rPr>
          <w:rFonts w:ascii="Times New Roman" w:hAnsi="Times New Roman"/>
          <w:b/>
          <w:color w:val="000000" w:themeColor="text1"/>
        </w:rPr>
        <w:t>Figure S</w:t>
      </w:r>
      <w:r w:rsidRPr="00603CE0">
        <w:rPr>
          <w:rFonts w:ascii="Times New Roman" w:hAnsi="Times New Roman"/>
          <w:b/>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b/>
          <w:color w:val="000000" w:themeColor="text1"/>
        </w:rPr>
        <w:fldChar w:fldCharType="separate"/>
      </w:r>
      <w:r w:rsidR="008B73CD" w:rsidRPr="00603CE0">
        <w:rPr>
          <w:rFonts w:ascii="Times New Roman" w:hAnsi="Times New Roman"/>
          <w:noProof/>
          <w:color w:val="000000" w:themeColor="text1"/>
        </w:rPr>
        <w:t>8</w:t>
      </w:r>
      <w:r w:rsidRPr="00603CE0">
        <w:rPr>
          <w:rFonts w:ascii="Times New Roman" w:hAnsi="Times New Roman"/>
          <w:b/>
          <w:color w:val="000000" w:themeColor="text1"/>
        </w:rPr>
        <w:fldChar w:fldCharType="end"/>
      </w:r>
      <w:bookmarkEnd w:id="390"/>
      <w:r w:rsidRPr="00603CE0">
        <w:rPr>
          <w:rFonts w:ascii="Times New Roman" w:hAnsi="Times New Roman"/>
          <w:b/>
          <w:color w:val="000000" w:themeColor="text1"/>
        </w:rPr>
        <w:t>.</w:t>
      </w:r>
      <w:bookmarkStart w:id="391" w:name="_Ref173337382"/>
      <w:r w:rsidR="00052DC4" w:rsidRPr="00603CE0">
        <w:rPr>
          <w:rFonts w:ascii="Times New Roman" w:hAnsi="Times New Roman"/>
          <w:b/>
          <w:color w:val="000000" w:themeColor="text1"/>
        </w:rPr>
        <w:t xml:space="preserve"> </w:t>
      </w:r>
      <w:bookmarkEnd w:id="391"/>
      <w:r w:rsidR="00705EED" w:rsidRPr="00603CE0">
        <w:rPr>
          <w:rFonts w:ascii="Times New Roman" w:hAnsi="Times New Roman"/>
          <w:b/>
          <w:color w:val="000000" w:themeColor="text1"/>
        </w:rPr>
        <w:t>Trends over time in cases detected (first row), prevalence of AMR strains (rows 2-4), treatment failure rate (row 5), and usage of ertapenem, the last-line treatment (row 6) across four strategies</w:t>
      </w:r>
      <w:r w:rsidR="00EC4877" w:rsidRPr="00603CE0">
        <w:rPr>
          <w:rFonts w:ascii="Times New Roman" w:hAnsi="Times New Roman"/>
          <w:b/>
          <w:color w:val="000000" w:themeColor="text1"/>
        </w:rPr>
        <w:t xml:space="preserve"> under the scenario where drug X never becomes available</w:t>
      </w:r>
      <w:r w:rsidR="00705EED" w:rsidRPr="00603CE0">
        <w:rPr>
          <w:rFonts w:ascii="Times New Roman" w:hAnsi="Times New Roman"/>
          <w:b/>
          <w:color w:val="000000" w:themeColor="text1"/>
        </w:rPr>
        <w:t>.</w:t>
      </w:r>
      <w:r w:rsidR="00705EED" w:rsidRPr="00603CE0">
        <w:rPr>
          <w:rFonts w:ascii="Times New Roman" w:hAnsi="Times New Roman"/>
          <w:color w:val="000000" w:themeColor="text1"/>
        </w:rPr>
        <w:t xml:space="preserve"> </w:t>
      </w:r>
      <w:r w:rsidR="002F0BBB" w:rsidRPr="00603CE0">
        <w:rPr>
          <w:rFonts w:ascii="Times New Roman" w:hAnsi="Times New Roman"/>
          <w:color w:val="000000" w:themeColor="text1"/>
        </w:rPr>
        <w:t>See caption of Figure 4 in the main text for more details.</w:t>
      </w:r>
    </w:p>
    <w:p w14:paraId="67CFB8A6" w14:textId="77777777" w:rsidR="00833BFE" w:rsidRPr="00603CE0" w:rsidRDefault="00833BFE" w:rsidP="00833BFE">
      <w:pPr>
        <w:rPr>
          <w:rFonts w:ascii="Times New Roman" w:hAnsi="Times New Roman"/>
          <w:color w:val="000000" w:themeColor="text1"/>
        </w:rPr>
      </w:pPr>
    </w:p>
    <w:p w14:paraId="3D890819" w14:textId="77777777" w:rsidR="00833BFE" w:rsidRPr="00603CE0" w:rsidRDefault="00833BFE" w:rsidP="00833BFE">
      <w:pPr>
        <w:keepNext/>
        <w:rPr>
          <w:rFonts w:ascii="Times New Roman" w:hAnsi="Times New Roman"/>
          <w:color w:val="000000" w:themeColor="text1"/>
        </w:rPr>
      </w:pPr>
      <w:r w:rsidRPr="00603CE0">
        <w:rPr>
          <w:rFonts w:ascii="Times New Roman" w:hAnsi="Times New Roman"/>
          <w:noProof/>
          <w:color w:val="000000" w:themeColor="text1"/>
          <w:sz w:val="22"/>
        </w:rPr>
        <w:lastRenderedPageBreak/>
        <w:drawing>
          <wp:inline distT="0" distB="0" distL="0" distR="0" wp14:anchorId="57587129" wp14:editId="43A85C26">
            <wp:extent cx="3641464" cy="5046726"/>
            <wp:effectExtent l="0" t="0" r="3810" b="0"/>
            <wp:docPr id="2087719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19040" name="Picture 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41464" cy="5046726"/>
                    </a:xfrm>
                    <a:prstGeom prst="rect">
                      <a:avLst/>
                    </a:prstGeom>
                  </pic:spPr>
                </pic:pic>
              </a:graphicData>
            </a:graphic>
          </wp:inline>
        </w:drawing>
      </w:r>
    </w:p>
    <w:p w14:paraId="4D086D5D" w14:textId="699299EA" w:rsidR="00833BFE" w:rsidRPr="00603CE0" w:rsidRDefault="00833BFE" w:rsidP="00833BFE">
      <w:pPr>
        <w:pStyle w:val="Caption"/>
        <w:rPr>
          <w:rFonts w:ascii="Times New Roman" w:hAnsi="Times New Roman"/>
          <w:color w:val="000000" w:themeColor="text1"/>
        </w:rPr>
      </w:pPr>
      <w:bookmarkStart w:id="392" w:name="_Ref194061092"/>
      <w:r w:rsidRPr="00603CE0">
        <w:rPr>
          <w:rFonts w:ascii="Times New Roman" w:hAnsi="Times New Roman"/>
          <w:b/>
          <w:color w:val="000000" w:themeColor="text1"/>
        </w:rPr>
        <w:t>Figure S</w:t>
      </w:r>
      <w:r w:rsidRPr="00603CE0">
        <w:rPr>
          <w:rFonts w:ascii="Times New Roman" w:hAnsi="Times New Roman"/>
          <w:b/>
          <w:color w:val="000000" w:themeColor="text1"/>
        </w:rPr>
        <w:fldChar w:fldCharType="begin"/>
      </w:r>
      <w:r w:rsidRPr="00603CE0">
        <w:rPr>
          <w:rFonts w:ascii="Times New Roman" w:hAnsi="Times New Roman"/>
          <w:b/>
          <w:color w:val="000000" w:themeColor="text1"/>
        </w:rPr>
        <w:instrText xml:space="preserve"> SEQ Figure_S \* ARABIC </w:instrText>
      </w:r>
      <w:r w:rsidRPr="00603CE0">
        <w:rPr>
          <w:rFonts w:ascii="Times New Roman" w:hAnsi="Times New Roman"/>
          <w:b/>
          <w:color w:val="000000" w:themeColor="text1"/>
        </w:rPr>
        <w:fldChar w:fldCharType="separate"/>
      </w:r>
      <w:r w:rsidR="008B73CD" w:rsidRPr="00603CE0">
        <w:rPr>
          <w:rFonts w:ascii="Times New Roman" w:hAnsi="Times New Roman"/>
          <w:b/>
          <w:noProof/>
          <w:color w:val="000000" w:themeColor="text1"/>
        </w:rPr>
        <w:t>9</w:t>
      </w:r>
      <w:r w:rsidRPr="00603CE0">
        <w:rPr>
          <w:rFonts w:ascii="Times New Roman" w:hAnsi="Times New Roman"/>
          <w:b/>
          <w:color w:val="000000" w:themeColor="text1"/>
        </w:rPr>
        <w:fldChar w:fldCharType="end"/>
      </w:r>
      <w:bookmarkEnd w:id="392"/>
      <w:r w:rsidRPr="00603CE0">
        <w:rPr>
          <w:rFonts w:ascii="Times New Roman" w:hAnsi="Times New Roman"/>
          <w:b/>
          <w:color w:val="000000" w:themeColor="text1"/>
        </w:rPr>
        <w:t>. Cost-effectiveness analysis of GISP and three counterfactual strategies under different availability of drug X.</w:t>
      </w:r>
      <w:r w:rsidRPr="00603CE0">
        <w:rPr>
          <w:rFonts w:ascii="Times New Roman" w:hAnsi="Times New Roman"/>
          <w:color w:val="000000" w:themeColor="text1"/>
        </w:rPr>
        <w:t xml:space="preserve"> Combination of TOC and RT (Combo) is used as the reference strategy. Left column, expected change in cost and expected difference in QALYs; small dots are values from individual trajectories, diamonds are means of each counterfactual. Right column, expected incremental net monetary benefit; solid line represents mean benefit for each counterfactual, dashed lines represent upper and lower bounds of the 95% </w:t>
      </w:r>
      <w:r w:rsidRPr="00603CE0">
        <w:rPr>
          <w:rFonts w:ascii="Times New Roman" w:hAnsi="Times New Roman"/>
          <w:i/>
          <w:color w:val="000000" w:themeColor="text1"/>
        </w:rPr>
        <w:t>t</w:t>
      </w:r>
      <w:r w:rsidRPr="00603CE0">
        <w:rPr>
          <w:rFonts w:ascii="Times New Roman" w:hAnsi="Times New Roman"/>
          <w:color w:val="000000" w:themeColor="text1"/>
        </w:rPr>
        <w:t xml:space="preserve"> confidence intervals. Considered strategies are represented by color. Red =Combo, the reference strategy. Blue = GISP. Green = RT. Purple = TOC. </w:t>
      </w:r>
    </w:p>
    <w:p w14:paraId="6C883238" w14:textId="77777777" w:rsidR="00833BFE" w:rsidRPr="00603CE0" w:rsidRDefault="00833BFE" w:rsidP="00FE2513">
      <w:pPr>
        <w:rPr>
          <w:rFonts w:ascii="Times New Roman" w:hAnsi="Times New Roman"/>
          <w:color w:val="000000" w:themeColor="text1"/>
        </w:rPr>
      </w:pPr>
    </w:p>
    <w:p w14:paraId="1D5B7F42" w14:textId="2531E977" w:rsidR="00705EED" w:rsidRPr="00603CE0" w:rsidRDefault="00705EED" w:rsidP="00705EED">
      <w:pPr>
        <w:pStyle w:val="Caption"/>
        <w:rPr>
          <w:rFonts w:ascii="Times New Roman" w:hAnsi="Times New Roman"/>
          <w:color w:val="000000" w:themeColor="text1"/>
        </w:rPr>
      </w:pPr>
    </w:p>
    <w:p w14:paraId="1AD12F79" w14:textId="77777777" w:rsidR="0017151A" w:rsidRPr="00603CE0" w:rsidRDefault="00FB318A" w:rsidP="00B779B3">
      <w:pPr>
        <w:keepNext/>
        <w:rPr>
          <w:rFonts w:ascii="Times New Roman" w:hAnsi="Times New Roman"/>
          <w:color w:val="000000" w:themeColor="text1"/>
        </w:rPr>
      </w:pPr>
      <w:r w:rsidRPr="00603CE0">
        <w:rPr>
          <w:rFonts w:ascii="Times New Roman" w:hAnsi="Times New Roman"/>
          <w:noProof/>
          <w:color w:val="000000" w:themeColor="text1"/>
          <w:sz w:val="20"/>
        </w:rPr>
        <w:lastRenderedPageBreak/>
        <w:drawing>
          <wp:inline distT="0" distB="0" distL="0" distR="0" wp14:anchorId="5AF0290A" wp14:editId="07AE3E80">
            <wp:extent cx="5615709" cy="1941000"/>
            <wp:effectExtent l="0" t="0" r="0" b="2540"/>
            <wp:docPr id="205031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155" name="Picture 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80222" cy="1963298"/>
                    </a:xfrm>
                    <a:prstGeom prst="rect">
                      <a:avLst/>
                    </a:prstGeom>
                  </pic:spPr>
                </pic:pic>
              </a:graphicData>
            </a:graphic>
          </wp:inline>
        </w:drawing>
      </w:r>
    </w:p>
    <w:p w14:paraId="77B2A279" w14:textId="588FEA90" w:rsidR="00B62BEA" w:rsidRPr="00603CE0" w:rsidRDefault="0017151A" w:rsidP="00226877">
      <w:pPr>
        <w:pStyle w:val="Caption"/>
        <w:rPr>
          <w:rFonts w:ascii="Times New Roman" w:hAnsi="Times New Roman"/>
          <w:color w:val="000000" w:themeColor="text1"/>
        </w:rPr>
      </w:pPr>
      <w:bookmarkStart w:id="393" w:name="_Ref194049402"/>
      <w:r w:rsidRPr="00603CE0">
        <w:rPr>
          <w:rFonts w:ascii="Times New Roman" w:hAnsi="Times New Roman"/>
          <w:b/>
          <w:color w:val="000000" w:themeColor="text1"/>
        </w:rPr>
        <w:t>Figure S</w:t>
      </w:r>
      <w:r w:rsidRPr="00603CE0">
        <w:rPr>
          <w:rFonts w:ascii="Times New Roman" w:hAnsi="Times New Roman"/>
          <w:b/>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b/>
          <w:color w:val="000000" w:themeColor="text1"/>
        </w:rPr>
        <w:fldChar w:fldCharType="separate"/>
      </w:r>
      <w:r w:rsidR="008B73CD" w:rsidRPr="00603CE0">
        <w:rPr>
          <w:rFonts w:ascii="Times New Roman" w:hAnsi="Times New Roman"/>
          <w:noProof/>
          <w:color w:val="000000" w:themeColor="text1"/>
        </w:rPr>
        <w:t>10</w:t>
      </w:r>
      <w:r w:rsidRPr="00603CE0">
        <w:rPr>
          <w:rFonts w:ascii="Times New Roman" w:hAnsi="Times New Roman"/>
          <w:b/>
          <w:color w:val="000000" w:themeColor="text1"/>
        </w:rPr>
        <w:fldChar w:fldCharType="end"/>
      </w:r>
      <w:bookmarkEnd w:id="393"/>
      <w:r w:rsidRPr="00603CE0">
        <w:rPr>
          <w:rFonts w:ascii="Times New Roman" w:hAnsi="Times New Roman"/>
          <w:b/>
          <w:color w:val="000000" w:themeColor="text1"/>
        </w:rPr>
        <w:t>.</w:t>
      </w:r>
      <w:bookmarkStart w:id="394" w:name="_Ref175141797"/>
      <w:r w:rsidR="00052DC4" w:rsidRPr="00603CE0">
        <w:rPr>
          <w:rFonts w:ascii="Times New Roman" w:hAnsi="Times New Roman"/>
          <w:b/>
          <w:color w:val="000000" w:themeColor="text1"/>
        </w:rPr>
        <w:t xml:space="preserve"> </w:t>
      </w:r>
      <w:r w:rsidR="00226877" w:rsidRPr="00603CE0">
        <w:rPr>
          <w:rFonts w:ascii="Times New Roman" w:hAnsi="Times New Roman"/>
          <w:b/>
          <w:color w:val="000000" w:themeColor="text1"/>
        </w:rPr>
        <w:t xml:space="preserve">Cumulative outcomes when </w:t>
      </w:r>
      <w:r w:rsidR="0072068D" w:rsidRPr="00603CE0">
        <w:rPr>
          <w:rFonts w:ascii="Times New Roman" w:hAnsi="Times New Roman"/>
          <w:b/>
          <w:color w:val="000000" w:themeColor="text1"/>
        </w:rPr>
        <w:t>the switch threshold under GISP was varied between 3% and 7%</w:t>
      </w:r>
      <w:r w:rsidR="0072068D" w:rsidRPr="00603CE0">
        <w:rPr>
          <w:rFonts w:ascii="Times New Roman" w:hAnsi="Times New Roman"/>
          <w:color w:val="000000" w:themeColor="text1"/>
        </w:rPr>
        <w:t xml:space="preserve">. </w:t>
      </w:r>
      <w:r w:rsidR="000646EE" w:rsidRPr="00603CE0">
        <w:rPr>
          <w:rFonts w:ascii="Times New Roman" w:hAnsi="Times New Roman"/>
          <w:color w:val="000000" w:themeColor="text1"/>
        </w:rPr>
        <w:t xml:space="preserve">Dot indicates the mean model prediction; line corresponds to the 95% uncertainty interval (i.e., extending from the 2.5% quantile to the 97.5% quantile). </w:t>
      </w:r>
      <w:r w:rsidR="00D55761" w:rsidRPr="00603CE0">
        <w:rPr>
          <w:rFonts w:ascii="Times New Roman" w:hAnsi="Times New Roman"/>
          <w:color w:val="000000" w:themeColor="text1"/>
        </w:rPr>
        <w:t xml:space="preserve">Failure rate </w:t>
      </w:r>
      <w:r w:rsidR="005338BC" w:rsidRPr="00603CE0">
        <w:rPr>
          <w:rFonts w:ascii="Times New Roman" w:hAnsi="Times New Roman"/>
          <w:color w:val="000000" w:themeColor="text1"/>
        </w:rPr>
        <w:t xml:space="preserve">and ertapenem use </w:t>
      </w:r>
      <w:r w:rsidR="00D55761" w:rsidRPr="00603CE0">
        <w:rPr>
          <w:rFonts w:ascii="Times New Roman" w:hAnsi="Times New Roman"/>
          <w:color w:val="000000" w:themeColor="text1"/>
        </w:rPr>
        <w:t>var</w:t>
      </w:r>
      <w:r w:rsidR="005338BC" w:rsidRPr="00603CE0">
        <w:rPr>
          <w:rFonts w:ascii="Times New Roman" w:hAnsi="Times New Roman"/>
          <w:color w:val="000000" w:themeColor="text1"/>
        </w:rPr>
        <w:t>y</w:t>
      </w:r>
      <w:r w:rsidR="00D55761" w:rsidRPr="00603CE0">
        <w:rPr>
          <w:rFonts w:ascii="Times New Roman" w:hAnsi="Times New Roman"/>
          <w:color w:val="000000" w:themeColor="text1"/>
        </w:rPr>
        <w:t xml:space="preserve"> only slightly (B</w:t>
      </w:r>
      <w:r w:rsidR="005338BC" w:rsidRPr="00603CE0">
        <w:rPr>
          <w:rFonts w:ascii="Times New Roman" w:hAnsi="Times New Roman"/>
          <w:color w:val="000000" w:themeColor="text1"/>
        </w:rPr>
        <w:t>, C</w:t>
      </w:r>
      <w:r w:rsidR="00D55761" w:rsidRPr="00603CE0">
        <w:rPr>
          <w:rFonts w:ascii="Times New Roman" w:hAnsi="Times New Roman"/>
          <w:color w:val="000000" w:themeColor="text1"/>
        </w:rPr>
        <w:t>), and overall incidence is unaffected (A).</w:t>
      </w:r>
      <w:bookmarkEnd w:id="394"/>
    </w:p>
    <w:p w14:paraId="503167AD" w14:textId="77777777" w:rsidR="0017151A" w:rsidRPr="00603CE0" w:rsidRDefault="00A60E3E" w:rsidP="0017151A">
      <w:pPr>
        <w:keepNext/>
        <w:rPr>
          <w:rFonts w:ascii="Times New Roman" w:hAnsi="Times New Roman"/>
          <w:color w:val="000000" w:themeColor="text1"/>
        </w:rPr>
      </w:pPr>
      <w:r w:rsidRPr="00603CE0">
        <w:rPr>
          <w:rFonts w:ascii="Times New Roman" w:hAnsi="Times New Roman"/>
          <w:color w:val="000000" w:themeColor="text1"/>
        </w:rPr>
        <w:t xml:space="preserve"> </w:t>
      </w:r>
      <w:r w:rsidR="00C82866" w:rsidRPr="00603CE0">
        <w:rPr>
          <w:rFonts w:ascii="Times New Roman" w:hAnsi="Times New Roman"/>
          <w:noProof/>
          <w:color w:val="000000" w:themeColor="text1"/>
        </w:rPr>
        <w:drawing>
          <wp:inline distT="0" distB="0" distL="0" distR="0" wp14:anchorId="65334E29" wp14:editId="5B262B83">
            <wp:extent cx="3747802" cy="4618721"/>
            <wp:effectExtent l="0" t="0" r="0" b="4445"/>
            <wp:docPr id="7610249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24903" name="Picture 1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47802" cy="4618721"/>
                    </a:xfrm>
                    <a:prstGeom prst="rect">
                      <a:avLst/>
                    </a:prstGeom>
                  </pic:spPr>
                </pic:pic>
              </a:graphicData>
            </a:graphic>
          </wp:inline>
        </w:drawing>
      </w:r>
    </w:p>
    <w:p w14:paraId="7C8C936A" w14:textId="214BA936" w:rsidR="00CA732D" w:rsidRPr="00603CE0" w:rsidRDefault="0017151A" w:rsidP="00982E3C">
      <w:pPr>
        <w:pStyle w:val="Caption"/>
        <w:rPr>
          <w:rFonts w:ascii="Times New Roman" w:hAnsi="Times New Roman"/>
          <w:color w:val="000000" w:themeColor="text1"/>
        </w:rPr>
      </w:pPr>
      <w:bookmarkStart w:id="395" w:name="_Ref194049404"/>
      <w:r w:rsidRPr="00603CE0">
        <w:rPr>
          <w:rFonts w:ascii="Times New Roman" w:hAnsi="Times New Roman"/>
          <w:b/>
          <w:color w:val="000000" w:themeColor="text1"/>
        </w:rPr>
        <w:t>Figure S</w:t>
      </w:r>
      <w:r w:rsidRPr="00603CE0">
        <w:rPr>
          <w:rFonts w:ascii="Times New Roman" w:hAnsi="Times New Roman"/>
          <w:b/>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b/>
          <w:color w:val="000000" w:themeColor="text1"/>
        </w:rPr>
        <w:fldChar w:fldCharType="separate"/>
      </w:r>
      <w:r w:rsidR="008B73CD" w:rsidRPr="00603CE0">
        <w:rPr>
          <w:rFonts w:ascii="Times New Roman" w:hAnsi="Times New Roman"/>
          <w:noProof/>
          <w:color w:val="000000" w:themeColor="text1"/>
        </w:rPr>
        <w:t>11</w:t>
      </w:r>
      <w:r w:rsidRPr="00603CE0">
        <w:rPr>
          <w:rFonts w:ascii="Times New Roman" w:hAnsi="Times New Roman"/>
          <w:b/>
          <w:color w:val="000000" w:themeColor="text1"/>
        </w:rPr>
        <w:fldChar w:fldCharType="end"/>
      </w:r>
      <w:bookmarkEnd w:id="395"/>
      <w:r w:rsidRPr="00603CE0">
        <w:rPr>
          <w:rFonts w:ascii="Times New Roman" w:hAnsi="Times New Roman"/>
          <w:b/>
          <w:color w:val="000000" w:themeColor="text1"/>
        </w:rPr>
        <w:t>.</w:t>
      </w:r>
      <w:bookmarkStart w:id="396" w:name="_Ref175141800"/>
      <w:r w:rsidR="00B10883" w:rsidRPr="00603CE0">
        <w:rPr>
          <w:rFonts w:ascii="Times New Roman" w:hAnsi="Times New Roman"/>
          <w:b/>
          <w:color w:val="000000" w:themeColor="text1"/>
        </w:rPr>
        <w:t xml:space="preserve"> </w:t>
      </w:r>
      <w:r w:rsidR="00905DEF" w:rsidRPr="00603CE0">
        <w:rPr>
          <w:rFonts w:ascii="Times New Roman" w:hAnsi="Times New Roman"/>
          <w:b/>
          <w:color w:val="000000" w:themeColor="text1"/>
        </w:rPr>
        <w:t>Select c</w:t>
      </w:r>
      <w:r w:rsidR="00CC21BF" w:rsidRPr="00603CE0">
        <w:rPr>
          <w:rFonts w:ascii="Times New Roman" w:hAnsi="Times New Roman"/>
          <w:b/>
          <w:color w:val="000000" w:themeColor="text1"/>
        </w:rPr>
        <w:t>ost-effectiveness</w:t>
      </w:r>
      <w:r w:rsidR="00905DEF" w:rsidRPr="00603CE0">
        <w:rPr>
          <w:rFonts w:ascii="Times New Roman" w:hAnsi="Times New Roman"/>
          <w:b/>
          <w:color w:val="000000" w:themeColor="text1"/>
        </w:rPr>
        <w:t xml:space="preserve"> analysis</w:t>
      </w:r>
      <w:r w:rsidR="00CC21BF" w:rsidRPr="00603CE0">
        <w:rPr>
          <w:rFonts w:ascii="Times New Roman" w:hAnsi="Times New Roman"/>
          <w:b/>
          <w:color w:val="000000" w:themeColor="text1"/>
        </w:rPr>
        <w:t>, where the switch threshold for under GISP was varied between 3% and 7%</w:t>
      </w:r>
      <w:r w:rsidR="00CC21BF" w:rsidRPr="00603CE0">
        <w:rPr>
          <w:rFonts w:ascii="Times New Roman" w:hAnsi="Times New Roman"/>
          <w:color w:val="000000" w:themeColor="text1"/>
        </w:rPr>
        <w:t xml:space="preserve">. </w:t>
      </w:r>
      <w:r w:rsidR="00160857" w:rsidRPr="00603CE0">
        <w:rPr>
          <w:rFonts w:ascii="Times New Roman" w:hAnsi="Times New Roman"/>
          <w:color w:val="000000" w:themeColor="text1"/>
        </w:rPr>
        <w:t xml:space="preserve">Values for other counterfactuals are identical to those presented in the main text. Changing the switch threshold caused minimal change in the </w:t>
      </w:r>
      <w:r w:rsidR="0078518B" w:rsidRPr="00603CE0">
        <w:rPr>
          <w:rFonts w:ascii="Times New Roman" w:hAnsi="Times New Roman"/>
          <w:color w:val="000000" w:themeColor="text1"/>
        </w:rPr>
        <w:t>relative CEA of the strategies.</w:t>
      </w:r>
      <w:r w:rsidR="009E2CCA" w:rsidRPr="00603CE0">
        <w:rPr>
          <w:rFonts w:ascii="Times New Roman" w:hAnsi="Times New Roman"/>
          <w:color w:val="000000" w:themeColor="text1"/>
          <w:sz w:val="22"/>
        </w:rPr>
        <w:t xml:space="preserve"> </w:t>
      </w:r>
      <w:r w:rsidR="00A60E3E" w:rsidRPr="00603CE0">
        <w:rPr>
          <w:rFonts w:ascii="Times New Roman" w:hAnsi="Times New Roman"/>
          <w:color w:val="000000" w:themeColor="text1"/>
        </w:rPr>
        <w:t>Red =</w:t>
      </w:r>
      <w:r w:rsidR="00F11F36" w:rsidRPr="00603CE0">
        <w:rPr>
          <w:rFonts w:ascii="Times New Roman" w:hAnsi="Times New Roman"/>
          <w:color w:val="000000" w:themeColor="text1"/>
        </w:rPr>
        <w:t>Combo</w:t>
      </w:r>
      <w:r w:rsidR="00A60E3E" w:rsidRPr="00603CE0">
        <w:rPr>
          <w:rFonts w:ascii="Times New Roman" w:hAnsi="Times New Roman"/>
          <w:color w:val="000000" w:themeColor="text1"/>
        </w:rPr>
        <w:t xml:space="preserve">, the reference strategy. Blue = GISP. Green = RT. Purple = TOC. </w:t>
      </w:r>
      <w:bookmarkEnd w:id="396"/>
    </w:p>
    <w:p w14:paraId="68B841CE" w14:textId="43A44605" w:rsidR="0099275C" w:rsidRPr="00603CE0" w:rsidRDefault="0099275C" w:rsidP="00254A84">
      <w:pPr>
        <w:pStyle w:val="Caption"/>
        <w:rPr>
          <w:rFonts w:ascii="Times New Roman" w:eastAsiaTheme="majorEastAsia" w:hAnsi="Times New Roman"/>
          <w:color w:val="000000" w:themeColor="text1"/>
        </w:rPr>
      </w:pPr>
    </w:p>
    <w:p w14:paraId="530E8E73" w14:textId="77777777" w:rsidR="0017151A" w:rsidRPr="00603CE0" w:rsidRDefault="00D8174D" w:rsidP="0017151A">
      <w:pPr>
        <w:keepNext/>
        <w:rPr>
          <w:rFonts w:ascii="Times New Roman" w:hAnsi="Times New Roman"/>
          <w:color w:val="000000" w:themeColor="text1"/>
        </w:rPr>
      </w:pPr>
      <w:r w:rsidRPr="00603CE0">
        <w:rPr>
          <w:rFonts w:ascii="Times New Roman" w:hAnsi="Times New Roman"/>
          <w:color w:val="000000" w:themeColor="text1"/>
        </w:rPr>
        <w:t xml:space="preserve"> </w:t>
      </w:r>
      <w:r w:rsidR="002E4368" w:rsidRPr="00603CE0">
        <w:rPr>
          <w:rFonts w:ascii="Times New Roman" w:hAnsi="Times New Roman"/>
          <w:noProof/>
          <w:color w:val="000000" w:themeColor="text1"/>
        </w:rPr>
        <w:drawing>
          <wp:inline distT="0" distB="0" distL="0" distR="0" wp14:anchorId="072642EB" wp14:editId="29349D63">
            <wp:extent cx="5798789" cy="3064400"/>
            <wp:effectExtent l="0" t="0" r="5715" b="0"/>
            <wp:docPr id="11436103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10330" name="Picture 18"/>
                    <pic:cNvPicPr/>
                  </pic:nvPicPr>
                  <pic:blipFill>
                    <a:blip r:embed="rId31">
                      <a:extLst>
                        <a:ext uri="{28A0092B-C50C-407E-A947-70E740481C1C}">
                          <a14:useLocalDpi xmlns:a14="http://schemas.microsoft.com/office/drawing/2010/main" val="0"/>
                        </a:ext>
                      </a:extLst>
                    </a:blip>
                    <a:stretch>
                      <a:fillRect/>
                    </a:stretch>
                  </pic:blipFill>
                  <pic:spPr>
                    <a:xfrm>
                      <a:off x="0" y="0"/>
                      <a:ext cx="5798789" cy="3064400"/>
                    </a:xfrm>
                    <a:prstGeom prst="rect">
                      <a:avLst/>
                    </a:prstGeom>
                  </pic:spPr>
                </pic:pic>
              </a:graphicData>
            </a:graphic>
          </wp:inline>
        </w:drawing>
      </w:r>
    </w:p>
    <w:p w14:paraId="47E10121" w14:textId="5FD822B4" w:rsidR="0099275C" w:rsidRPr="00603CE0" w:rsidRDefault="0017151A" w:rsidP="000B245C">
      <w:pPr>
        <w:pStyle w:val="Caption"/>
        <w:rPr>
          <w:rFonts w:ascii="Times New Roman" w:hAnsi="Times New Roman"/>
          <w:color w:val="000000" w:themeColor="text1"/>
        </w:rPr>
      </w:pPr>
      <w:bookmarkStart w:id="397" w:name="_Ref194049434"/>
      <w:r w:rsidRPr="00603CE0">
        <w:rPr>
          <w:rFonts w:ascii="Times New Roman" w:hAnsi="Times New Roman"/>
          <w:b/>
          <w:color w:val="000000" w:themeColor="text1"/>
        </w:rPr>
        <w:t>Figure S</w:t>
      </w:r>
      <w:r w:rsidRPr="00603CE0">
        <w:rPr>
          <w:rFonts w:ascii="Times New Roman" w:hAnsi="Times New Roman"/>
          <w:b/>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b/>
          <w:color w:val="000000" w:themeColor="text1"/>
        </w:rPr>
        <w:fldChar w:fldCharType="separate"/>
      </w:r>
      <w:r w:rsidR="008B73CD" w:rsidRPr="00603CE0">
        <w:rPr>
          <w:rFonts w:ascii="Times New Roman" w:hAnsi="Times New Roman"/>
          <w:noProof/>
          <w:color w:val="000000" w:themeColor="text1"/>
        </w:rPr>
        <w:t>12</w:t>
      </w:r>
      <w:r w:rsidRPr="00603CE0">
        <w:rPr>
          <w:rFonts w:ascii="Times New Roman" w:hAnsi="Times New Roman"/>
          <w:b/>
          <w:color w:val="000000" w:themeColor="text1"/>
        </w:rPr>
        <w:fldChar w:fldCharType="end"/>
      </w:r>
      <w:bookmarkEnd w:id="397"/>
      <w:r w:rsidRPr="00603CE0">
        <w:rPr>
          <w:rFonts w:ascii="Times New Roman" w:hAnsi="Times New Roman"/>
          <w:b/>
          <w:color w:val="000000" w:themeColor="text1"/>
        </w:rPr>
        <w:t>.</w:t>
      </w:r>
      <w:r w:rsidR="00A775FA" w:rsidRPr="00603CE0">
        <w:rPr>
          <w:rFonts w:ascii="Times New Roman" w:hAnsi="Times New Roman"/>
          <w:b/>
          <w:color w:val="000000" w:themeColor="text1"/>
        </w:rPr>
        <w:t xml:space="preserve"> Cumulative outcomes when </w:t>
      </w:r>
      <w:r w:rsidR="0090224D" w:rsidRPr="00603CE0">
        <w:rPr>
          <w:rFonts w:ascii="Times New Roman" w:hAnsi="Times New Roman"/>
          <w:b/>
          <w:color w:val="000000" w:themeColor="text1"/>
        </w:rPr>
        <w:t xml:space="preserve">symptomatic </w:t>
      </w:r>
      <w:r w:rsidR="00A775FA" w:rsidRPr="00603CE0">
        <w:rPr>
          <w:rFonts w:ascii="Times New Roman" w:hAnsi="Times New Roman"/>
          <w:b/>
          <w:color w:val="000000" w:themeColor="text1"/>
        </w:rPr>
        <w:t xml:space="preserve">adherence to TOC was varied between </w:t>
      </w:r>
      <w:r w:rsidR="00154176" w:rsidRPr="00603CE0">
        <w:rPr>
          <w:rFonts w:ascii="Times New Roman" w:hAnsi="Times New Roman"/>
          <w:b/>
          <w:color w:val="000000" w:themeColor="text1"/>
        </w:rPr>
        <w:t>2</w:t>
      </w:r>
      <w:r w:rsidR="00A775FA" w:rsidRPr="00603CE0">
        <w:rPr>
          <w:rFonts w:ascii="Times New Roman" w:hAnsi="Times New Roman"/>
          <w:b/>
          <w:color w:val="000000" w:themeColor="text1"/>
        </w:rPr>
        <w:t>0% and 100%.</w:t>
      </w:r>
      <w:r w:rsidR="000646EE" w:rsidRPr="00603CE0">
        <w:rPr>
          <w:rFonts w:ascii="Times New Roman" w:hAnsi="Times New Roman"/>
          <w:color w:val="000000" w:themeColor="text1"/>
        </w:rPr>
        <w:t xml:space="preserve"> Dot indicates the mean model prediction; line corresponds to the 95% uncertainty interval (i.e., extending from the 2.5% quantile to the 97.5% quantile).</w:t>
      </w:r>
    </w:p>
    <w:p w14:paraId="47E3E597" w14:textId="77777777" w:rsidR="0017151A" w:rsidRPr="00603CE0" w:rsidRDefault="00911E40" w:rsidP="0017151A">
      <w:pPr>
        <w:keepNext/>
        <w:spacing w:after="160" w:line="259" w:lineRule="auto"/>
        <w:rPr>
          <w:rFonts w:ascii="Times New Roman" w:hAnsi="Times New Roman"/>
          <w:color w:val="000000" w:themeColor="text1"/>
        </w:rPr>
      </w:pPr>
      <w:r w:rsidRPr="00603CE0">
        <w:rPr>
          <w:rFonts w:ascii="Times New Roman" w:hAnsi="Times New Roman"/>
          <w:noProof/>
          <w:color w:val="000000" w:themeColor="text1"/>
        </w:rPr>
        <w:lastRenderedPageBreak/>
        <w:drawing>
          <wp:inline distT="0" distB="0" distL="0" distR="0" wp14:anchorId="755BFF11" wp14:editId="16AF38E3">
            <wp:extent cx="4056484" cy="5250468"/>
            <wp:effectExtent l="0" t="0" r="0" b="0"/>
            <wp:docPr id="20010227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22781" name="Picture 1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56484" cy="5250468"/>
                    </a:xfrm>
                    <a:prstGeom prst="rect">
                      <a:avLst/>
                    </a:prstGeom>
                  </pic:spPr>
                </pic:pic>
              </a:graphicData>
            </a:graphic>
          </wp:inline>
        </w:drawing>
      </w:r>
    </w:p>
    <w:p w14:paraId="449D5AFC" w14:textId="06439F73" w:rsidR="00463202" w:rsidRPr="00603CE0" w:rsidRDefault="0017151A" w:rsidP="0017151A">
      <w:pPr>
        <w:pStyle w:val="Caption"/>
        <w:rPr>
          <w:rFonts w:ascii="Times New Roman" w:eastAsiaTheme="majorEastAsia" w:hAnsi="Times New Roman"/>
          <w:color w:val="000000" w:themeColor="text1"/>
        </w:rPr>
      </w:pPr>
      <w:bookmarkStart w:id="398" w:name="_Ref194049436"/>
      <w:r w:rsidRPr="00603CE0">
        <w:rPr>
          <w:rFonts w:ascii="Times New Roman" w:hAnsi="Times New Roman"/>
          <w:b/>
          <w:color w:val="000000" w:themeColor="text1"/>
        </w:rPr>
        <w:t>Figure S</w:t>
      </w:r>
      <w:r w:rsidRPr="00603CE0">
        <w:rPr>
          <w:rFonts w:ascii="Times New Roman" w:hAnsi="Times New Roman"/>
          <w:b/>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b/>
          <w:color w:val="000000" w:themeColor="text1"/>
        </w:rPr>
        <w:fldChar w:fldCharType="separate"/>
      </w:r>
      <w:r w:rsidR="008B73CD" w:rsidRPr="00603CE0">
        <w:rPr>
          <w:rFonts w:ascii="Times New Roman" w:hAnsi="Times New Roman"/>
          <w:noProof/>
          <w:color w:val="000000" w:themeColor="text1"/>
        </w:rPr>
        <w:t>13</w:t>
      </w:r>
      <w:r w:rsidRPr="00603CE0">
        <w:rPr>
          <w:rFonts w:ascii="Times New Roman" w:hAnsi="Times New Roman"/>
          <w:b/>
          <w:color w:val="000000" w:themeColor="text1"/>
        </w:rPr>
        <w:fldChar w:fldCharType="end"/>
      </w:r>
      <w:bookmarkEnd w:id="398"/>
      <w:r w:rsidRPr="00603CE0">
        <w:rPr>
          <w:rFonts w:ascii="Times New Roman" w:hAnsi="Times New Roman"/>
          <w:b/>
          <w:color w:val="000000" w:themeColor="text1"/>
        </w:rPr>
        <w:t>.</w:t>
      </w:r>
      <w:r w:rsidR="00553788" w:rsidRPr="00603CE0">
        <w:rPr>
          <w:rFonts w:ascii="Times New Roman" w:hAnsi="Times New Roman"/>
          <w:b/>
          <w:color w:val="000000" w:themeColor="text1"/>
        </w:rPr>
        <w:t xml:space="preserve"> </w:t>
      </w:r>
      <w:r w:rsidR="00221658" w:rsidRPr="00603CE0">
        <w:rPr>
          <w:rFonts w:ascii="Times New Roman" w:hAnsi="Times New Roman"/>
          <w:b/>
          <w:color w:val="000000" w:themeColor="text1"/>
        </w:rPr>
        <w:t>Select c</w:t>
      </w:r>
      <w:r w:rsidR="00553788" w:rsidRPr="00603CE0">
        <w:rPr>
          <w:rFonts w:ascii="Times New Roman" w:hAnsi="Times New Roman"/>
          <w:b/>
          <w:color w:val="000000" w:themeColor="text1"/>
        </w:rPr>
        <w:t>ost-effectiveness</w:t>
      </w:r>
      <w:r w:rsidR="00221658" w:rsidRPr="00603CE0">
        <w:rPr>
          <w:rFonts w:ascii="Times New Roman" w:hAnsi="Times New Roman"/>
          <w:b/>
          <w:color w:val="000000" w:themeColor="text1"/>
        </w:rPr>
        <w:t xml:space="preserve"> analysis</w:t>
      </w:r>
      <w:r w:rsidR="00553788" w:rsidRPr="00603CE0">
        <w:rPr>
          <w:rFonts w:ascii="Times New Roman" w:hAnsi="Times New Roman"/>
          <w:b/>
          <w:color w:val="000000" w:themeColor="text1"/>
        </w:rPr>
        <w:t xml:space="preserve">, where the </w:t>
      </w:r>
      <w:r w:rsidR="0090224D" w:rsidRPr="00603CE0">
        <w:rPr>
          <w:rFonts w:ascii="Times New Roman" w:hAnsi="Times New Roman"/>
          <w:b/>
          <w:color w:val="000000" w:themeColor="text1"/>
        </w:rPr>
        <w:t xml:space="preserve">symptomatic </w:t>
      </w:r>
      <w:r w:rsidR="00553788" w:rsidRPr="00603CE0">
        <w:rPr>
          <w:rFonts w:ascii="Times New Roman" w:hAnsi="Times New Roman"/>
          <w:b/>
          <w:color w:val="000000" w:themeColor="text1"/>
        </w:rPr>
        <w:t xml:space="preserve">adherence to TOC varied between </w:t>
      </w:r>
      <w:r w:rsidR="00E51FD6" w:rsidRPr="00603CE0">
        <w:rPr>
          <w:rFonts w:ascii="Times New Roman" w:hAnsi="Times New Roman"/>
          <w:b/>
          <w:color w:val="000000" w:themeColor="text1"/>
        </w:rPr>
        <w:t>2</w:t>
      </w:r>
      <w:r w:rsidR="00553788" w:rsidRPr="00603CE0">
        <w:rPr>
          <w:rFonts w:ascii="Times New Roman" w:hAnsi="Times New Roman"/>
          <w:b/>
          <w:color w:val="000000" w:themeColor="text1"/>
        </w:rPr>
        <w:t xml:space="preserve">0% and </w:t>
      </w:r>
      <w:r w:rsidR="00630765" w:rsidRPr="00603CE0">
        <w:rPr>
          <w:rFonts w:ascii="Times New Roman" w:hAnsi="Times New Roman"/>
          <w:b/>
          <w:color w:val="000000" w:themeColor="text1"/>
        </w:rPr>
        <w:t>10</w:t>
      </w:r>
      <w:r w:rsidR="00553788" w:rsidRPr="00603CE0">
        <w:rPr>
          <w:rFonts w:ascii="Times New Roman" w:hAnsi="Times New Roman"/>
          <w:b/>
          <w:color w:val="000000" w:themeColor="text1"/>
        </w:rPr>
        <w:t>0%.</w:t>
      </w:r>
      <w:r w:rsidR="00553788" w:rsidRPr="00603CE0">
        <w:rPr>
          <w:rFonts w:ascii="Times New Roman" w:hAnsi="Times New Roman"/>
          <w:color w:val="000000" w:themeColor="text1"/>
        </w:rPr>
        <w:t xml:space="preserve"> Values for other counterfactuals are identical to those presented in the main text. Changing the </w:t>
      </w:r>
      <w:r w:rsidR="002D024E" w:rsidRPr="00603CE0">
        <w:rPr>
          <w:rFonts w:ascii="Times New Roman" w:hAnsi="Times New Roman"/>
          <w:color w:val="000000" w:themeColor="text1"/>
        </w:rPr>
        <w:t>TOC adherence of symptomatic cases</w:t>
      </w:r>
      <w:r w:rsidR="00553788" w:rsidRPr="00603CE0">
        <w:rPr>
          <w:rFonts w:ascii="Times New Roman" w:hAnsi="Times New Roman"/>
          <w:color w:val="000000" w:themeColor="text1"/>
        </w:rPr>
        <w:t xml:space="preserve"> caused </w:t>
      </w:r>
      <w:r w:rsidR="00C8687A" w:rsidRPr="00603CE0">
        <w:rPr>
          <w:rFonts w:ascii="Times New Roman" w:hAnsi="Times New Roman"/>
          <w:color w:val="000000" w:themeColor="text1"/>
        </w:rPr>
        <w:t xml:space="preserve">little </w:t>
      </w:r>
      <w:r w:rsidR="00553788" w:rsidRPr="00603CE0">
        <w:rPr>
          <w:rFonts w:ascii="Times New Roman" w:hAnsi="Times New Roman"/>
          <w:color w:val="000000" w:themeColor="text1"/>
        </w:rPr>
        <w:t>change in the relative CEA of the strategies.</w:t>
      </w:r>
      <w:r w:rsidR="009E2CCA" w:rsidRPr="00603CE0">
        <w:rPr>
          <w:rFonts w:ascii="Times New Roman" w:hAnsi="Times New Roman"/>
          <w:color w:val="000000" w:themeColor="text1"/>
          <w:sz w:val="22"/>
        </w:rPr>
        <w:t xml:space="preserve"> </w:t>
      </w:r>
      <w:r w:rsidR="00A81FE8" w:rsidRPr="00603CE0">
        <w:rPr>
          <w:rFonts w:ascii="Times New Roman" w:hAnsi="Times New Roman"/>
          <w:color w:val="000000" w:themeColor="text1"/>
        </w:rPr>
        <w:t>Red =</w:t>
      </w:r>
      <w:r w:rsidR="00F11F36" w:rsidRPr="00603CE0">
        <w:rPr>
          <w:rFonts w:ascii="Times New Roman" w:hAnsi="Times New Roman"/>
          <w:color w:val="000000" w:themeColor="text1"/>
        </w:rPr>
        <w:t>Combo</w:t>
      </w:r>
      <w:r w:rsidR="00A81FE8" w:rsidRPr="00603CE0">
        <w:rPr>
          <w:rFonts w:ascii="Times New Roman" w:hAnsi="Times New Roman"/>
          <w:color w:val="000000" w:themeColor="text1"/>
        </w:rPr>
        <w:t>, the reference strategy. Blue = GISP. Green = RT. Purple = TOC.</w:t>
      </w:r>
    </w:p>
    <w:p w14:paraId="78A4CDF6" w14:textId="4F159DBB" w:rsidR="00731ADA" w:rsidRPr="00603CE0" w:rsidRDefault="00731ADA" w:rsidP="00731ADA">
      <w:pPr>
        <w:keepNext/>
        <w:rPr>
          <w:rFonts w:ascii="Times New Roman" w:hAnsi="Times New Roman"/>
          <w:color w:val="000000" w:themeColor="text1"/>
        </w:rPr>
      </w:pPr>
    </w:p>
    <w:p w14:paraId="507CB133" w14:textId="77777777" w:rsidR="00D47393" w:rsidRPr="00603CE0" w:rsidRDefault="00D47393">
      <w:pPr>
        <w:spacing w:after="160" w:line="259" w:lineRule="auto"/>
        <w:rPr>
          <w:rFonts w:ascii="Times New Roman" w:hAnsi="Times New Roman"/>
          <w:color w:val="000000" w:themeColor="text1"/>
        </w:rPr>
      </w:pPr>
      <w:r w:rsidRPr="00603CE0">
        <w:rPr>
          <w:rFonts w:ascii="Times New Roman" w:hAnsi="Times New Roman"/>
          <w:color w:val="000000" w:themeColor="text1"/>
        </w:rPr>
        <w:br w:type="page"/>
      </w:r>
    </w:p>
    <w:p w14:paraId="338FB9D8" w14:textId="006C2965" w:rsidR="00AA6D20" w:rsidRPr="00603CE0" w:rsidRDefault="008A5A8A" w:rsidP="00AA6D20">
      <w:pPr>
        <w:keepNext/>
        <w:rPr>
          <w:rFonts w:ascii="Times New Roman" w:hAnsi="Times New Roman"/>
          <w:color w:val="000000" w:themeColor="text1"/>
        </w:rPr>
      </w:pPr>
      <w:r w:rsidRPr="00603CE0">
        <w:rPr>
          <w:rFonts w:ascii="Times New Roman" w:hAnsi="Times New Roman"/>
          <w:noProof/>
          <w:color w:val="000000" w:themeColor="text1"/>
        </w:rPr>
        <w:lastRenderedPageBreak/>
        <w:drawing>
          <wp:inline distT="0" distB="0" distL="0" distR="0" wp14:anchorId="38368E59" wp14:editId="4C460FCE">
            <wp:extent cx="5933822" cy="3135759"/>
            <wp:effectExtent l="0" t="0" r="0" b="1270"/>
            <wp:docPr id="6626115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11573" name="Picture 20"/>
                    <pic:cNvPicPr/>
                  </pic:nvPicPr>
                  <pic:blipFill>
                    <a:blip r:embed="rId33">
                      <a:extLst>
                        <a:ext uri="{28A0092B-C50C-407E-A947-70E740481C1C}">
                          <a14:useLocalDpi xmlns:a14="http://schemas.microsoft.com/office/drawing/2010/main" val="0"/>
                        </a:ext>
                      </a:extLst>
                    </a:blip>
                    <a:stretch>
                      <a:fillRect/>
                    </a:stretch>
                  </pic:blipFill>
                  <pic:spPr>
                    <a:xfrm>
                      <a:off x="0" y="0"/>
                      <a:ext cx="5933822" cy="3135759"/>
                    </a:xfrm>
                    <a:prstGeom prst="rect">
                      <a:avLst/>
                    </a:prstGeom>
                  </pic:spPr>
                </pic:pic>
              </a:graphicData>
            </a:graphic>
          </wp:inline>
        </w:drawing>
      </w:r>
    </w:p>
    <w:p w14:paraId="6440DA1C" w14:textId="24B51D2D" w:rsidR="00A775FA" w:rsidRPr="00603CE0" w:rsidRDefault="00AA6D20" w:rsidP="00AA6D20">
      <w:pPr>
        <w:pStyle w:val="Caption"/>
        <w:rPr>
          <w:rFonts w:ascii="Times New Roman" w:hAnsi="Times New Roman"/>
          <w:color w:val="000000" w:themeColor="text1"/>
        </w:rPr>
      </w:pPr>
      <w:bookmarkStart w:id="399" w:name="_Ref194049450"/>
      <w:r w:rsidRPr="00603CE0">
        <w:rPr>
          <w:rFonts w:ascii="Times New Roman" w:hAnsi="Times New Roman"/>
          <w:b/>
          <w:color w:val="000000" w:themeColor="text1"/>
        </w:rPr>
        <w:t>Figure S</w:t>
      </w:r>
      <w:r w:rsidRPr="00603CE0">
        <w:rPr>
          <w:rFonts w:ascii="Times New Roman" w:hAnsi="Times New Roman"/>
          <w:b/>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b/>
          <w:color w:val="000000" w:themeColor="text1"/>
        </w:rPr>
        <w:fldChar w:fldCharType="separate"/>
      </w:r>
      <w:r w:rsidR="008B73CD" w:rsidRPr="00603CE0">
        <w:rPr>
          <w:rFonts w:ascii="Times New Roman" w:hAnsi="Times New Roman"/>
          <w:noProof/>
          <w:color w:val="000000" w:themeColor="text1"/>
        </w:rPr>
        <w:t>14</w:t>
      </w:r>
      <w:r w:rsidRPr="00603CE0">
        <w:rPr>
          <w:rFonts w:ascii="Times New Roman" w:hAnsi="Times New Roman"/>
          <w:b/>
          <w:color w:val="000000" w:themeColor="text1"/>
        </w:rPr>
        <w:fldChar w:fldCharType="end"/>
      </w:r>
      <w:bookmarkEnd w:id="399"/>
      <w:r w:rsidRPr="00603CE0">
        <w:rPr>
          <w:rFonts w:ascii="Times New Roman" w:hAnsi="Times New Roman"/>
          <w:b/>
          <w:color w:val="000000" w:themeColor="text1"/>
        </w:rPr>
        <w:t>.</w:t>
      </w:r>
      <w:r w:rsidR="00A775FA" w:rsidRPr="00603CE0">
        <w:rPr>
          <w:rFonts w:ascii="Times New Roman" w:hAnsi="Times New Roman"/>
          <w:b/>
          <w:color w:val="000000" w:themeColor="text1"/>
        </w:rPr>
        <w:t xml:space="preserve">Cumulative outcomes when </w:t>
      </w:r>
      <w:r w:rsidR="0090224D" w:rsidRPr="00603CE0">
        <w:rPr>
          <w:rFonts w:ascii="Times New Roman" w:hAnsi="Times New Roman"/>
          <w:b/>
          <w:color w:val="000000" w:themeColor="text1"/>
        </w:rPr>
        <w:t xml:space="preserve">asymptomatic </w:t>
      </w:r>
      <w:r w:rsidR="00A775FA" w:rsidRPr="00603CE0">
        <w:rPr>
          <w:rFonts w:ascii="Times New Roman" w:hAnsi="Times New Roman"/>
          <w:b/>
          <w:color w:val="000000" w:themeColor="text1"/>
        </w:rPr>
        <w:t>adherence to TOC was varied between 60% and 100%</w:t>
      </w:r>
      <w:r w:rsidR="00A775FA" w:rsidRPr="00603CE0">
        <w:rPr>
          <w:rFonts w:ascii="Times New Roman" w:hAnsi="Times New Roman"/>
          <w:color w:val="000000" w:themeColor="text1"/>
        </w:rPr>
        <w:t>.</w:t>
      </w:r>
      <w:r w:rsidR="000646EE" w:rsidRPr="00603CE0">
        <w:rPr>
          <w:rFonts w:ascii="Times New Roman" w:hAnsi="Times New Roman"/>
          <w:color w:val="000000" w:themeColor="text1"/>
        </w:rPr>
        <w:t xml:space="preserve"> Dot indicates the mean model prediction; line corresponds to the 95% uncertainty interval (i.e., extending from the 2.5% quantile to the 97.5% quantile).</w:t>
      </w:r>
    </w:p>
    <w:p w14:paraId="066C433C" w14:textId="77777777" w:rsidR="00AA6D20" w:rsidRPr="00603CE0" w:rsidRDefault="00DF00B5" w:rsidP="00AA6D20">
      <w:pPr>
        <w:pStyle w:val="Caption"/>
        <w:keepNext/>
        <w:rPr>
          <w:rFonts w:ascii="Times New Roman" w:hAnsi="Times New Roman"/>
          <w:color w:val="000000" w:themeColor="text1"/>
        </w:rPr>
      </w:pPr>
      <w:r w:rsidRPr="00603CE0">
        <w:rPr>
          <w:rFonts w:ascii="Times New Roman" w:hAnsi="Times New Roman"/>
          <w:noProof/>
          <w:color w:val="000000" w:themeColor="text1"/>
        </w:rPr>
        <w:lastRenderedPageBreak/>
        <w:drawing>
          <wp:inline distT="0" distB="0" distL="0" distR="0" wp14:anchorId="52A05B5D" wp14:editId="7A1870E0">
            <wp:extent cx="4284320" cy="5545366"/>
            <wp:effectExtent l="0" t="0" r="0" b="5080"/>
            <wp:docPr id="10492043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4391" name="Picture 2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84320" cy="5545366"/>
                    </a:xfrm>
                    <a:prstGeom prst="rect">
                      <a:avLst/>
                    </a:prstGeom>
                  </pic:spPr>
                </pic:pic>
              </a:graphicData>
            </a:graphic>
          </wp:inline>
        </w:drawing>
      </w:r>
    </w:p>
    <w:p w14:paraId="23657766" w14:textId="0CD4CE0A" w:rsidR="0058696E" w:rsidRPr="00603CE0" w:rsidRDefault="00AA6D20" w:rsidP="00AA6D20">
      <w:pPr>
        <w:pStyle w:val="Caption"/>
        <w:keepNext/>
        <w:rPr>
          <w:rFonts w:ascii="Times New Roman" w:hAnsi="Times New Roman"/>
          <w:color w:val="000000" w:themeColor="text1"/>
        </w:rPr>
      </w:pPr>
      <w:bookmarkStart w:id="400" w:name="_Ref194049452"/>
      <w:r w:rsidRPr="00603CE0">
        <w:rPr>
          <w:rFonts w:ascii="Times New Roman" w:hAnsi="Times New Roman"/>
          <w:b/>
          <w:color w:val="000000" w:themeColor="text1"/>
        </w:rPr>
        <w:t>Figure S</w:t>
      </w:r>
      <w:r w:rsidRPr="00603CE0">
        <w:rPr>
          <w:rFonts w:ascii="Times New Roman" w:hAnsi="Times New Roman"/>
          <w:b/>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b/>
          <w:color w:val="000000" w:themeColor="text1"/>
        </w:rPr>
        <w:fldChar w:fldCharType="separate"/>
      </w:r>
      <w:r w:rsidR="008B73CD" w:rsidRPr="00603CE0">
        <w:rPr>
          <w:rFonts w:ascii="Times New Roman" w:hAnsi="Times New Roman"/>
          <w:noProof/>
          <w:color w:val="000000" w:themeColor="text1"/>
        </w:rPr>
        <w:t>15</w:t>
      </w:r>
      <w:r w:rsidRPr="00603CE0">
        <w:rPr>
          <w:rFonts w:ascii="Times New Roman" w:hAnsi="Times New Roman"/>
          <w:b/>
          <w:color w:val="000000" w:themeColor="text1"/>
        </w:rPr>
        <w:fldChar w:fldCharType="end"/>
      </w:r>
      <w:bookmarkEnd w:id="400"/>
      <w:r w:rsidRPr="00603CE0">
        <w:rPr>
          <w:rFonts w:ascii="Times New Roman" w:hAnsi="Times New Roman"/>
          <w:b/>
          <w:color w:val="000000" w:themeColor="text1"/>
        </w:rPr>
        <w:t xml:space="preserve">. </w:t>
      </w:r>
      <w:r w:rsidR="007378CE" w:rsidRPr="00603CE0">
        <w:rPr>
          <w:rFonts w:ascii="Times New Roman" w:hAnsi="Times New Roman"/>
          <w:b/>
          <w:color w:val="000000" w:themeColor="text1"/>
        </w:rPr>
        <w:t>Select c</w:t>
      </w:r>
      <w:r w:rsidR="00926D07" w:rsidRPr="00603CE0">
        <w:rPr>
          <w:rFonts w:ascii="Times New Roman" w:hAnsi="Times New Roman"/>
          <w:b/>
          <w:color w:val="000000" w:themeColor="text1"/>
        </w:rPr>
        <w:t>ost-effectiveness</w:t>
      </w:r>
      <w:r w:rsidR="007378CE" w:rsidRPr="00603CE0">
        <w:rPr>
          <w:rFonts w:ascii="Times New Roman" w:hAnsi="Times New Roman"/>
          <w:b/>
          <w:color w:val="000000" w:themeColor="text1"/>
        </w:rPr>
        <w:t xml:space="preserve"> analysis</w:t>
      </w:r>
      <w:r w:rsidR="00926D07" w:rsidRPr="00603CE0">
        <w:rPr>
          <w:rFonts w:ascii="Times New Roman" w:hAnsi="Times New Roman"/>
          <w:b/>
          <w:color w:val="000000" w:themeColor="text1"/>
        </w:rPr>
        <w:t xml:space="preserve">, where </w:t>
      </w:r>
      <w:r w:rsidR="0090224D" w:rsidRPr="00603CE0">
        <w:rPr>
          <w:rFonts w:ascii="Times New Roman" w:hAnsi="Times New Roman"/>
          <w:b/>
          <w:color w:val="000000" w:themeColor="text1"/>
        </w:rPr>
        <w:t>asymptomatic</w:t>
      </w:r>
      <w:r w:rsidR="0090224D" w:rsidRPr="00603CE0" w:rsidDel="0090224D">
        <w:rPr>
          <w:rFonts w:ascii="Times New Roman" w:hAnsi="Times New Roman"/>
          <w:b/>
          <w:color w:val="000000" w:themeColor="text1"/>
        </w:rPr>
        <w:t xml:space="preserve"> </w:t>
      </w:r>
      <w:r w:rsidR="00DB185B" w:rsidRPr="00603CE0">
        <w:rPr>
          <w:rFonts w:ascii="Times New Roman" w:hAnsi="Times New Roman"/>
          <w:b/>
          <w:color w:val="000000" w:themeColor="text1"/>
        </w:rPr>
        <w:t xml:space="preserve">adherence to TOC varied between </w:t>
      </w:r>
      <w:r w:rsidR="00F55BA1" w:rsidRPr="00603CE0">
        <w:rPr>
          <w:rFonts w:ascii="Times New Roman" w:hAnsi="Times New Roman"/>
          <w:b/>
          <w:color w:val="000000" w:themeColor="text1"/>
        </w:rPr>
        <w:t>2</w:t>
      </w:r>
      <w:r w:rsidR="00DB185B" w:rsidRPr="00603CE0">
        <w:rPr>
          <w:rFonts w:ascii="Times New Roman" w:hAnsi="Times New Roman"/>
          <w:b/>
          <w:color w:val="000000" w:themeColor="text1"/>
        </w:rPr>
        <w:t xml:space="preserve">0% and </w:t>
      </w:r>
      <w:r w:rsidR="007378CE" w:rsidRPr="00603CE0">
        <w:rPr>
          <w:rFonts w:ascii="Times New Roman" w:hAnsi="Times New Roman"/>
          <w:b/>
          <w:color w:val="000000" w:themeColor="text1"/>
        </w:rPr>
        <w:t>10</w:t>
      </w:r>
      <w:r w:rsidR="00DB185B" w:rsidRPr="00603CE0">
        <w:rPr>
          <w:rFonts w:ascii="Times New Roman" w:hAnsi="Times New Roman"/>
          <w:b/>
          <w:color w:val="000000" w:themeColor="text1"/>
        </w:rPr>
        <w:t>0%</w:t>
      </w:r>
      <w:r w:rsidR="00926D07" w:rsidRPr="00603CE0">
        <w:rPr>
          <w:rFonts w:ascii="Times New Roman" w:hAnsi="Times New Roman"/>
          <w:b/>
          <w:color w:val="000000" w:themeColor="text1"/>
        </w:rPr>
        <w:t>.</w:t>
      </w:r>
      <w:r w:rsidR="00926D07" w:rsidRPr="00603CE0">
        <w:rPr>
          <w:rFonts w:ascii="Times New Roman" w:hAnsi="Times New Roman"/>
          <w:color w:val="000000" w:themeColor="text1"/>
        </w:rPr>
        <w:t xml:space="preserve"> Values for other counterfactuals are identical to those presented in the main text. Changing </w:t>
      </w:r>
      <w:r w:rsidR="00DB185B" w:rsidRPr="00603CE0">
        <w:rPr>
          <w:rFonts w:ascii="Times New Roman" w:hAnsi="Times New Roman"/>
          <w:color w:val="000000" w:themeColor="text1"/>
        </w:rPr>
        <w:t>TOC asymptomatic adherence</w:t>
      </w:r>
      <w:r w:rsidR="00926D07" w:rsidRPr="00603CE0">
        <w:rPr>
          <w:rFonts w:ascii="Times New Roman" w:hAnsi="Times New Roman"/>
          <w:color w:val="000000" w:themeColor="text1"/>
        </w:rPr>
        <w:t xml:space="preserve"> caused </w:t>
      </w:r>
      <w:r w:rsidR="00DB185B" w:rsidRPr="00603CE0">
        <w:rPr>
          <w:rFonts w:ascii="Times New Roman" w:hAnsi="Times New Roman"/>
          <w:color w:val="000000" w:themeColor="text1"/>
        </w:rPr>
        <w:t>significant</w:t>
      </w:r>
      <w:r w:rsidR="00926D07" w:rsidRPr="00603CE0">
        <w:rPr>
          <w:rFonts w:ascii="Times New Roman" w:hAnsi="Times New Roman"/>
          <w:color w:val="000000" w:themeColor="text1"/>
        </w:rPr>
        <w:t xml:space="preserve"> change in the relative CEA of th</w:t>
      </w:r>
      <w:r w:rsidR="00DB185B" w:rsidRPr="00603CE0">
        <w:rPr>
          <w:rFonts w:ascii="Times New Roman" w:hAnsi="Times New Roman"/>
          <w:color w:val="000000" w:themeColor="text1"/>
        </w:rPr>
        <w:t>is</w:t>
      </w:r>
      <w:r w:rsidR="00926D07" w:rsidRPr="00603CE0">
        <w:rPr>
          <w:rFonts w:ascii="Times New Roman" w:hAnsi="Times New Roman"/>
          <w:color w:val="000000" w:themeColor="text1"/>
        </w:rPr>
        <w:t xml:space="preserve"> strateg</w:t>
      </w:r>
      <w:r w:rsidR="00DB185B" w:rsidRPr="00603CE0">
        <w:rPr>
          <w:rFonts w:ascii="Times New Roman" w:hAnsi="Times New Roman"/>
          <w:color w:val="000000" w:themeColor="text1"/>
        </w:rPr>
        <w:t>y</w:t>
      </w:r>
      <w:r w:rsidR="00AA67E8" w:rsidRPr="00603CE0">
        <w:rPr>
          <w:rFonts w:ascii="Times New Roman" w:hAnsi="Times New Roman"/>
          <w:color w:val="000000" w:themeColor="text1"/>
        </w:rPr>
        <w:t>, but was still consistently dominated by GISP</w:t>
      </w:r>
      <w:r w:rsidR="00DB185B" w:rsidRPr="00603CE0">
        <w:rPr>
          <w:rFonts w:ascii="Times New Roman" w:hAnsi="Times New Roman"/>
          <w:color w:val="000000" w:themeColor="text1"/>
        </w:rPr>
        <w:t xml:space="preserve">. </w:t>
      </w:r>
      <w:r w:rsidR="002E0C26" w:rsidRPr="00603CE0">
        <w:rPr>
          <w:rFonts w:ascii="Times New Roman" w:hAnsi="Times New Roman"/>
          <w:color w:val="000000" w:themeColor="text1"/>
        </w:rPr>
        <w:t>Red =</w:t>
      </w:r>
      <w:r w:rsidR="00F11F36" w:rsidRPr="00603CE0">
        <w:rPr>
          <w:rFonts w:ascii="Times New Roman" w:hAnsi="Times New Roman"/>
          <w:color w:val="000000" w:themeColor="text1"/>
        </w:rPr>
        <w:t>Combo</w:t>
      </w:r>
      <w:r w:rsidR="002E0C26" w:rsidRPr="00603CE0">
        <w:rPr>
          <w:rFonts w:ascii="Times New Roman" w:hAnsi="Times New Roman"/>
          <w:color w:val="000000" w:themeColor="text1"/>
        </w:rPr>
        <w:t xml:space="preserve">, the reference strategy. Blue = GISP. Green = RT. Purple = TOC. </w:t>
      </w:r>
    </w:p>
    <w:p w14:paraId="12750386" w14:textId="77777777" w:rsidR="00391361" w:rsidRPr="00603CE0" w:rsidRDefault="00391361" w:rsidP="00391361">
      <w:pPr>
        <w:rPr>
          <w:rFonts w:ascii="Times New Roman" w:hAnsi="Times New Roman"/>
          <w:color w:val="000000" w:themeColor="text1"/>
        </w:rPr>
      </w:pPr>
    </w:p>
    <w:p w14:paraId="0BBA341B" w14:textId="2900DD49" w:rsidR="00391361" w:rsidRPr="00603CE0" w:rsidRDefault="00391361" w:rsidP="00982E3C">
      <w:pPr>
        <w:keepNext/>
        <w:rPr>
          <w:rFonts w:ascii="Times New Roman" w:hAnsi="Times New Roman"/>
          <w:color w:val="000000" w:themeColor="text1"/>
        </w:rPr>
      </w:pPr>
    </w:p>
    <w:p w14:paraId="71C43A79" w14:textId="77777777" w:rsidR="006F2267" w:rsidRPr="00603CE0" w:rsidRDefault="006F2267" w:rsidP="006F2267">
      <w:pPr>
        <w:rPr>
          <w:rFonts w:ascii="Times New Roman" w:hAnsi="Times New Roman"/>
          <w:color w:val="000000" w:themeColor="text1"/>
        </w:rPr>
      </w:pPr>
    </w:p>
    <w:p w14:paraId="483F073B" w14:textId="77777777" w:rsidR="00161498" w:rsidRPr="00603CE0" w:rsidRDefault="00161498" w:rsidP="00B779B3">
      <w:pPr>
        <w:keepNext/>
        <w:rPr>
          <w:rFonts w:ascii="Times New Roman" w:hAnsi="Times New Roman"/>
          <w:color w:val="000000" w:themeColor="text1"/>
        </w:rPr>
      </w:pPr>
      <w:r w:rsidRPr="00603CE0">
        <w:rPr>
          <w:rFonts w:ascii="Times New Roman" w:hAnsi="Times New Roman"/>
          <w:noProof/>
          <w:color w:val="000000" w:themeColor="text1"/>
        </w:rPr>
        <w:lastRenderedPageBreak/>
        <w:drawing>
          <wp:inline distT="0" distB="0" distL="0" distR="0" wp14:anchorId="281ADF1A" wp14:editId="33B91C49">
            <wp:extent cx="5719748" cy="1524635"/>
            <wp:effectExtent l="0" t="0" r="0" b="0"/>
            <wp:docPr id="1915766349" name="Picture 1915766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66349" name="Picture 1915766349"/>
                    <pic:cNvPicPr/>
                  </pic:nvPicPr>
                  <pic:blipFill>
                    <a:blip r:embed="rId35">
                      <a:extLst>
                        <a:ext uri="{28A0092B-C50C-407E-A947-70E740481C1C}">
                          <a14:useLocalDpi xmlns:a14="http://schemas.microsoft.com/office/drawing/2010/main" val="0"/>
                        </a:ext>
                      </a:extLst>
                    </a:blip>
                    <a:stretch>
                      <a:fillRect/>
                    </a:stretch>
                  </pic:blipFill>
                  <pic:spPr>
                    <a:xfrm>
                      <a:off x="0" y="0"/>
                      <a:ext cx="5719748" cy="1524635"/>
                    </a:xfrm>
                    <a:prstGeom prst="rect">
                      <a:avLst/>
                    </a:prstGeom>
                  </pic:spPr>
                </pic:pic>
              </a:graphicData>
            </a:graphic>
          </wp:inline>
        </w:drawing>
      </w:r>
    </w:p>
    <w:p w14:paraId="51EFF8DB" w14:textId="5CD8521F" w:rsidR="006F2267" w:rsidRPr="00603CE0" w:rsidRDefault="00161498" w:rsidP="00B779B3">
      <w:pPr>
        <w:pStyle w:val="Caption"/>
        <w:rPr>
          <w:rFonts w:ascii="Times New Roman" w:hAnsi="Times New Roman"/>
          <w:color w:val="000000" w:themeColor="text1"/>
        </w:rPr>
      </w:pPr>
      <w:bookmarkStart w:id="401" w:name="_Ref194049541"/>
      <w:r w:rsidRPr="00603CE0">
        <w:rPr>
          <w:rFonts w:ascii="Times New Roman" w:hAnsi="Times New Roman"/>
          <w:b/>
          <w:color w:val="000000" w:themeColor="text1"/>
        </w:rPr>
        <w:t>Figure S</w:t>
      </w:r>
      <w:r w:rsidRPr="00603CE0">
        <w:rPr>
          <w:rFonts w:ascii="Times New Roman" w:hAnsi="Times New Roman"/>
          <w:b/>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b/>
          <w:color w:val="000000" w:themeColor="text1"/>
        </w:rPr>
        <w:fldChar w:fldCharType="separate"/>
      </w:r>
      <w:r w:rsidR="008B73CD" w:rsidRPr="00603CE0">
        <w:rPr>
          <w:rFonts w:ascii="Times New Roman" w:hAnsi="Times New Roman"/>
          <w:noProof/>
          <w:color w:val="000000" w:themeColor="text1"/>
        </w:rPr>
        <w:t>16</w:t>
      </w:r>
      <w:r w:rsidRPr="00603CE0">
        <w:rPr>
          <w:rFonts w:ascii="Times New Roman" w:hAnsi="Times New Roman"/>
          <w:b/>
          <w:color w:val="000000" w:themeColor="text1"/>
        </w:rPr>
        <w:fldChar w:fldCharType="end"/>
      </w:r>
      <w:bookmarkEnd w:id="401"/>
      <w:r w:rsidR="00C8687A" w:rsidRPr="00603CE0">
        <w:rPr>
          <w:rFonts w:ascii="Times New Roman" w:hAnsi="Times New Roman"/>
          <w:b/>
          <w:color w:val="000000" w:themeColor="text1"/>
        </w:rPr>
        <w:t xml:space="preserve">. </w:t>
      </w:r>
      <w:r w:rsidR="00BC0FC2" w:rsidRPr="00603CE0">
        <w:rPr>
          <w:rFonts w:ascii="Times New Roman" w:hAnsi="Times New Roman"/>
          <w:b/>
          <w:color w:val="000000" w:themeColor="text1"/>
        </w:rPr>
        <w:t xml:space="preserve">Cumulative outcomes when varying the </w:t>
      </w:r>
      <w:r w:rsidR="001D0BFD" w:rsidRPr="00603CE0">
        <w:rPr>
          <w:rFonts w:ascii="Times New Roman" w:hAnsi="Times New Roman"/>
          <w:b/>
          <w:color w:val="000000" w:themeColor="text1"/>
        </w:rPr>
        <w:t>ratio</w:t>
      </w:r>
      <w:r w:rsidR="00BC422A" w:rsidRPr="00603CE0">
        <w:rPr>
          <w:rFonts w:ascii="Times New Roman" w:hAnsi="Times New Roman"/>
          <w:b/>
          <w:color w:val="000000" w:themeColor="text1"/>
        </w:rPr>
        <w:t xml:space="preserve"> of cases allocated to either RT or TOC under the Combo strategy</w:t>
      </w:r>
      <w:r w:rsidR="00BC0FC2" w:rsidRPr="00603CE0">
        <w:rPr>
          <w:rFonts w:ascii="Times New Roman" w:hAnsi="Times New Roman"/>
          <w:color w:val="000000" w:themeColor="text1"/>
        </w:rPr>
        <w:t>. Dot indicates the mean model prediction; line corresponds to the 95% uncertainty interval (i.e., extending from the 2.5% quantile to the 97.5% quantile).</w:t>
      </w:r>
    </w:p>
    <w:p w14:paraId="5A416A3A" w14:textId="77777777" w:rsidR="00161498" w:rsidRPr="00603CE0" w:rsidRDefault="00161498" w:rsidP="006F2267">
      <w:pPr>
        <w:rPr>
          <w:rFonts w:ascii="Times New Roman" w:hAnsi="Times New Roman"/>
          <w:color w:val="000000" w:themeColor="text1"/>
        </w:rPr>
      </w:pPr>
    </w:p>
    <w:p w14:paraId="3E5EBE63" w14:textId="77777777" w:rsidR="00625027" w:rsidRPr="00603CE0" w:rsidRDefault="00625027" w:rsidP="00B779B3">
      <w:pPr>
        <w:keepNext/>
        <w:rPr>
          <w:rFonts w:ascii="Times New Roman" w:hAnsi="Times New Roman"/>
          <w:color w:val="000000" w:themeColor="text1"/>
        </w:rPr>
      </w:pPr>
      <w:r w:rsidRPr="00603CE0">
        <w:rPr>
          <w:rFonts w:ascii="Times New Roman" w:hAnsi="Times New Roman"/>
          <w:noProof/>
          <w:color w:val="000000" w:themeColor="text1"/>
        </w:rPr>
        <w:drawing>
          <wp:inline distT="0" distB="0" distL="0" distR="0" wp14:anchorId="007A4160" wp14:editId="7F1F9808">
            <wp:extent cx="3658661" cy="5032496"/>
            <wp:effectExtent l="0" t="0" r="0" b="0"/>
            <wp:docPr id="1912075313" name="Picture 191207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75313" name="Picture 19120753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58661" cy="5032496"/>
                    </a:xfrm>
                    <a:prstGeom prst="rect">
                      <a:avLst/>
                    </a:prstGeom>
                  </pic:spPr>
                </pic:pic>
              </a:graphicData>
            </a:graphic>
          </wp:inline>
        </w:drawing>
      </w:r>
    </w:p>
    <w:p w14:paraId="58BDEB5C" w14:textId="1FBD3FF8" w:rsidR="00161498" w:rsidRPr="00603CE0" w:rsidRDefault="00625027" w:rsidP="00B779B3">
      <w:pPr>
        <w:pStyle w:val="Caption"/>
        <w:rPr>
          <w:rFonts w:ascii="Times New Roman" w:hAnsi="Times New Roman"/>
          <w:b/>
          <w:color w:val="000000" w:themeColor="text1"/>
        </w:rPr>
      </w:pPr>
      <w:bookmarkStart w:id="402" w:name="_Ref194049544"/>
      <w:r w:rsidRPr="00603CE0">
        <w:rPr>
          <w:rFonts w:ascii="Times New Roman" w:hAnsi="Times New Roman"/>
          <w:b/>
          <w:color w:val="000000" w:themeColor="text1"/>
        </w:rPr>
        <w:t>Figure S</w:t>
      </w:r>
      <w:r w:rsidRPr="00603CE0">
        <w:rPr>
          <w:rFonts w:ascii="Times New Roman" w:hAnsi="Times New Roman"/>
          <w:b/>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b/>
          <w:color w:val="000000" w:themeColor="text1"/>
        </w:rPr>
        <w:fldChar w:fldCharType="separate"/>
      </w:r>
      <w:r w:rsidR="008B73CD" w:rsidRPr="00603CE0">
        <w:rPr>
          <w:rFonts w:ascii="Times New Roman" w:hAnsi="Times New Roman"/>
          <w:noProof/>
          <w:color w:val="000000" w:themeColor="text1"/>
        </w:rPr>
        <w:t>17</w:t>
      </w:r>
      <w:r w:rsidRPr="00603CE0">
        <w:rPr>
          <w:rFonts w:ascii="Times New Roman" w:hAnsi="Times New Roman"/>
          <w:b/>
          <w:color w:val="000000" w:themeColor="text1"/>
        </w:rPr>
        <w:fldChar w:fldCharType="end"/>
      </w:r>
      <w:bookmarkEnd w:id="402"/>
      <w:r w:rsidR="001D0BFD" w:rsidRPr="00603CE0">
        <w:rPr>
          <w:rFonts w:ascii="Times New Roman" w:hAnsi="Times New Roman"/>
          <w:b/>
          <w:color w:val="000000" w:themeColor="text1"/>
        </w:rPr>
        <w:t>. Cost-effectiveness analysis</w:t>
      </w:r>
      <w:r w:rsidR="00182892" w:rsidRPr="00603CE0">
        <w:rPr>
          <w:rFonts w:ascii="Times New Roman" w:hAnsi="Times New Roman"/>
          <w:b/>
          <w:color w:val="000000" w:themeColor="text1"/>
        </w:rPr>
        <w:t xml:space="preserve"> when varying the ratio of cases allocated to either RT or TOC under the Combo strategy</w:t>
      </w:r>
      <w:r w:rsidR="00F9505E" w:rsidRPr="00603CE0">
        <w:rPr>
          <w:rFonts w:ascii="Times New Roman" w:hAnsi="Times New Roman"/>
          <w:b/>
          <w:color w:val="000000" w:themeColor="text1"/>
        </w:rPr>
        <w:t>.</w:t>
      </w:r>
    </w:p>
    <w:p w14:paraId="592873B2" w14:textId="21AF2B02" w:rsidR="001709AC" w:rsidRPr="00603CE0" w:rsidRDefault="009263CA" w:rsidP="00222BC2">
      <w:pPr>
        <w:pStyle w:val="SH2"/>
      </w:pPr>
      <w:r w:rsidRPr="00603CE0">
        <w:lastRenderedPageBreak/>
        <w:t xml:space="preserve">S4.2. </w:t>
      </w:r>
      <w:r w:rsidR="001709AC" w:rsidRPr="00603CE0">
        <w:t xml:space="preserve">References </w:t>
      </w:r>
    </w:p>
    <w:p w14:paraId="2B1D4120" w14:textId="77777777" w:rsidR="003168F3" w:rsidRPr="00603CE0" w:rsidRDefault="00487B07" w:rsidP="003168F3">
      <w:pPr>
        <w:pStyle w:val="EndNoteBibliography"/>
        <w:spacing w:after="0"/>
        <w:rPr>
          <w:noProof/>
          <w:color w:val="000000" w:themeColor="text1"/>
        </w:rPr>
      </w:pPr>
      <w:r w:rsidRPr="00603CE0">
        <w:rPr>
          <w:rFonts w:ascii="Times New Roman" w:hAnsi="Times New Roman"/>
          <w:color w:val="000000" w:themeColor="text1"/>
        </w:rPr>
        <w:fldChar w:fldCharType="begin"/>
      </w:r>
      <w:r w:rsidRPr="00603CE0">
        <w:rPr>
          <w:rFonts w:ascii="Times New Roman" w:hAnsi="Times New Roman" w:cs="Times New Roman"/>
          <w:color w:val="000000" w:themeColor="text1"/>
        </w:rPr>
        <w:instrText xml:space="preserve"> ADDIN EN.SECTION.REFLIST </w:instrText>
      </w:r>
      <w:r w:rsidRPr="00603CE0">
        <w:rPr>
          <w:rFonts w:ascii="Times New Roman" w:hAnsi="Times New Roman"/>
          <w:color w:val="000000" w:themeColor="text1"/>
        </w:rPr>
        <w:fldChar w:fldCharType="separate"/>
      </w:r>
      <w:r w:rsidR="003168F3" w:rsidRPr="00603CE0">
        <w:rPr>
          <w:noProof/>
          <w:color w:val="000000" w:themeColor="text1"/>
        </w:rPr>
        <w:t>1.</w:t>
      </w:r>
      <w:r w:rsidR="003168F3" w:rsidRPr="00603CE0">
        <w:rPr>
          <w:noProof/>
          <w:color w:val="000000" w:themeColor="text1"/>
        </w:rPr>
        <w:tab/>
        <w:t xml:space="preserve">Stinnett AA, Mullahy J. Net health benefits: a new framework for the analysis of uncertainty in cost-effectiveness analysis - PubMed. </w:t>
      </w:r>
      <w:r w:rsidR="003168F3" w:rsidRPr="00603CE0">
        <w:rPr>
          <w:i/>
          <w:noProof/>
          <w:color w:val="000000" w:themeColor="text1"/>
        </w:rPr>
        <w:t>Medical decision making : an international journal of the Society for Medical Decision Making</w:t>
      </w:r>
      <w:r w:rsidR="003168F3" w:rsidRPr="00603CE0">
        <w:rPr>
          <w:noProof/>
          <w:color w:val="000000" w:themeColor="text1"/>
        </w:rPr>
        <w:t xml:space="preserve"> 1998; </w:t>
      </w:r>
      <w:r w:rsidR="003168F3" w:rsidRPr="00603CE0">
        <w:rPr>
          <w:b/>
          <w:noProof/>
          <w:color w:val="000000" w:themeColor="text1"/>
        </w:rPr>
        <w:t>18</w:t>
      </w:r>
      <w:r w:rsidR="003168F3" w:rsidRPr="00603CE0">
        <w:rPr>
          <w:noProof/>
          <w:color w:val="000000" w:themeColor="text1"/>
        </w:rPr>
        <w:t>(2 Suppl).</w:t>
      </w:r>
    </w:p>
    <w:p w14:paraId="5D7FAFC9" w14:textId="77777777" w:rsidR="003168F3" w:rsidRPr="00603CE0" w:rsidRDefault="003168F3" w:rsidP="003168F3">
      <w:pPr>
        <w:pStyle w:val="EndNoteBibliography"/>
        <w:spacing w:after="0"/>
        <w:rPr>
          <w:noProof/>
          <w:color w:val="000000" w:themeColor="text1"/>
        </w:rPr>
      </w:pPr>
      <w:r w:rsidRPr="00603CE0">
        <w:rPr>
          <w:noProof/>
          <w:color w:val="000000" w:themeColor="text1"/>
        </w:rPr>
        <w:t>2.</w:t>
      </w:r>
      <w:r w:rsidRPr="00603CE0">
        <w:rPr>
          <w:noProof/>
          <w:color w:val="000000" w:themeColor="text1"/>
        </w:rPr>
        <w:tab/>
        <w:t xml:space="preserve">Yaesoubi R, Kunst N. Net Monetary Benefit Lines Augmented with Value-of-Information Measures to Present the Results of Economic Evaluations under Uncertainty - PubMed. </w:t>
      </w:r>
      <w:r w:rsidRPr="00603CE0">
        <w:rPr>
          <w:i/>
          <w:noProof/>
          <w:color w:val="000000" w:themeColor="text1"/>
        </w:rPr>
        <w:t>Medical Decision Making</w:t>
      </w:r>
      <w:r w:rsidRPr="00603CE0">
        <w:rPr>
          <w:noProof/>
          <w:color w:val="000000" w:themeColor="text1"/>
        </w:rPr>
        <w:t xml:space="preserve"> 2024.</w:t>
      </w:r>
    </w:p>
    <w:p w14:paraId="0440B5FD" w14:textId="77777777" w:rsidR="003168F3" w:rsidRPr="00603CE0" w:rsidRDefault="003168F3" w:rsidP="003168F3">
      <w:pPr>
        <w:pStyle w:val="EndNoteBibliography"/>
        <w:rPr>
          <w:noProof/>
          <w:color w:val="000000" w:themeColor="text1"/>
        </w:rPr>
      </w:pPr>
      <w:r w:rsidRPr="00603CE0">
        <w:rPr>
          <w:noProof/>
          <w:color w:val="000000" w:themeColor="text1"/>
        </w:rPr>
        <w:t>3.</w:t>
      </w:r>
      <w:r w:rsidRPr="00603CE0">
        <w:rPr>
          <w:noProof/>
          <w:color w:val="000000" w:themeColor="text1"/>
        </w:rPr>
        <w:tab/>
        <w:t xml:space="preserve">Groot Koerkamp B, Hunink M, Stijnen T, Hammitt J, Kuntz K, Weinstein M. Limitations of acceptability curves for presenting uncertainty in cost-effectiveness analysis. </w:t>
      </w:r>
      <w:r w:rsidRPr="00603CE0">
        <w:rPr>
          <w:i/>
          <w:noProof/>
          <w:color w:val="000000" w:themeColor="text1"/>
        </w:rPr>
        <w:t>Medical decision making</w:t>
      </w:r>
      <w:r w:rsidRPr="00603CE0">
        <w:rPr>
          <w:noProof/>
          <w:color w:val="000000" w:themeColor="text1"/>
        </w:rPr>
        <w:t xml:space="preserve"> 2007; </w:t>
      </w:r>
      <w:r w:rsidRPr="00603CE0">
        <w:rPr>
          <w:b/>
          <w:noProof/>
          <w:color w:val="000000" w:themeColor="text1"/>
        </w:rPr>
        <w:t>27</w:t>
      </w:r>
      <w:r w:rsidRPr="00603CE0">
        <w:rPr>
          <w:noProof/>
          <w:color w:val="000000" w:themeColor="text1"/>
        </w:rPr>
        <w:t>(2).</w:t>
      </w:r>
    </w:p>
    <w:p w14:paraId="7443DEA0" w14:textId="1952457E" w:rsidR="0074444C" w:rsidRPr="00603CE0" w:rsidRDefault="00487B07">
      <w:pPr>
        <w:spacing w:after="160" w:line="259" w:lineRule="auto"/>
        <w:rPr>
          <w:rFonts w:ascii="Times New Roman" w:hAnsi="Times New Roman"/>
          <w:color w:val="000000" w:themeColor="text1"/>
        </w:rPr>
        <w:sectPr w:rsidR="0074444C" w:rsidRPr="00603CE0" w:rsidSect="00BE6C11">
          <w:type w:val="continuous"/>
          <w:pgSz w:w="12240" w:h="15840"/>
          <w:pgMar w:top="1440" w:right="1440" w:bottom="1440" w:left="1440" w:header="720" w:footer="720" w:gutter="0"/>
          <w:cols w:space="720"/>
          <w:docGrid w:linePitch="360"/>
        </w:sectPr>
      </w:pPr>
      <w:r w:rsidRPr="00603CE0">
        <w:rPr>
          <w:rFonts w:ascii="Times New Roman" w:hAnsi="Times New Roman"/>
          <w:color w:val="000000" w:themeColor="text1"/>
        </w:rPr>
        <w:fldChar w:fldCharType="end"/>
      </w:r>
    </w:p>
    <w:p w14:paraId="552BBBC5" w14:textId="10B9ADE1" w:rsidR="007A52CB" w:rsidRPr="00603CE0" w:rsidRDefault="007A52CB">
      <w:pPr>
        <w:spacing w:after="160" w:line="259" w:lineRule="auto"/>
        <w:rPr>
          <w:rFonts w:ascii="Times New Roman" w:hAnsi="Times New Roman"/>
          <w:color w:val="000000" w:themeColor="text1"/>
        </w:rPr>
      </w:pPr>
    </w:p>
    <w:p w14:paraId="20A6923C" w14:textId="77777777" w:rsidR="007A52CB" w:rsidRPr="00603CE0" w:rsidRDefault="007A52CB">
      <w:pPr>
        <w:spacing w:after="160" w:line="259" w:lineRule="auto"/>
        <w:rPr>
          <w:rFonts w:ascii="Times New Roman" w:hAnsi="Times New Roman"/>
          <w:color w:val="000000" w:themeColor="text1"/>
        </w:rPr>
      </w:pPr>
      <w:r w:rsidRPr="00603CE0">
        <w:rPr>
          <w:rFonts w:ascii="Times New Roman" w:hAnsi="Times New Roman"/>
          <w:color w:val="000000" w:themeColor="text1"/>
        </w:rPr>
        <w:br w:type="page"/>
      </w:r>
    </w:p>
    <w:p w14:paraId="58466D76" w14:textId="236CFB95" w:rsidR="00C95481" w:rsidRPr="00603CE0" w:rsidRDefault="009B280F" w:rsidP="008058CE">
      <w:pPr>
        <w:pStyle w:val="SH1"/>
      </w:pPr>
      <w:bookmarkStart w:id="403" w:name="_Ref206674179"/>
      <w:r w:rsidRPr="00603CE0">
        <w:lastRenderedPageBreak/>
        <w:t>Rapid Drug Susceptibility Testing (rDST) strategy</w:t>
      </w:r>
      <w:bookmarkEnd w:id="403"/>
    </w:p>
    <w:p w14:paraId="2D44EF1D" w14:textId="255FD117" w:rsidR="009B280F" w:rsidRPr="00603CE0" w:rsidRDefault="009B280F" w:rsidP="00222BC2">
      <w:pPr>
        <w:pStyle w:val="SH2"/>
      </w:pPr>
      <w:r w:rsidRPr="00603CE0">
        <w:t>Introduction</w:t>
      </w:r>
    </w:p>
    <w:p w14:paraId="344957CF" w14:textId="57D9BCB4" w:rsidR="0064208B" w:rsidRPr="00603CE0" w:rsidRDefault="005E22F8" w:rsidP="006856D8">
      <w:pPr>
        <w:ind w:firstLine="720"/>
        <w:rPr>
          <w:rFonts w:ascii="Times New Roman" w:hAnsi="Times New Roman"/>
          <w:color w:val="000000" w:themeColor="text1"/>
        </w:rPr>
      </w:pPr>
      <w:r w:rsidRPr="00603CE0">
        <w:rPr>
          <w:rFonts w:ascii="Times New Roman" w:hAnsi="Times New Roman"/>
          <w:color w:val="000000" w:themeColor="text1"/>
        </w:rPr>
        <w:t>In addition to the four counterfactuals described in the main text, we also considered another hypothetical scenario,</w:t>
      </w:r>
      <w:r w:rsidR="00094B3D" w:rsidRPr="00603CE0">
        <w:rPr>
          <w:rFonts w:ascii="Times New Roman" w:hAnsi="Times New Roman"/>
          <w:color w:val="000000" w:themeColor="text1"/>
        </w:rPr>
        <w:t xml:space="preserve"> the rapid drug susceptibility testing (rDST) strategy</w:t>
      </w:r>
      <w:r w:rsidR="00094B3D" w:rsidRPr="00603CE0">
        <w:rPr>
          <w:rFonts w:ascii="Times New Roman" w:hAnsi="Times New Roman"/>
          <w:b/>
          <w:color w:val="000000" w:themeColor="text1"/>
        </w:rPr>
        <w:t xml:space="preserve"> </w:t>
      </w:r>
      <w:r w:rsidR="00094B3D" w:rsidRPr="00603CE0">
        <w:rPr>
          <w:rFonts w:ascii="Times New Roman" w:hAnsi="Times New Roman"/>
          <w:color w:val="000000" w:themeColor="text1"/>
        </w:rPr>
        <w:t>(see</w:t>
      </w:r>
      <w:r w:rsidR="00A60256" w:rsidRPr="00603CE0">
        <w:rPr>
          <w:rFonts w:ascii="Times New Roman" w:hAnsi="Times New Roman"/>
          <w:color w:val="000000" w:themeColor="text1"/>
        </w:rPr>
        <w:t xml:space="preserve"> </w:t>
      </w:r>
      <w:r w:rsidR="0064208B" w:rsidRPr="00603CE0">
        <w:rPr>
          <w:rFonts w:ascii="Times New Roman" w:hAnsi="Times New Roman"/>
          <w:color w:val="000000" w:themeColor="text1"/>
        </w:rPr>
        <w:fldChar w:fldCharType="begin"/>
      </w:r>
      <w:r w:rsidR="0064208B" w:rsidRPr="00603CE0">
        <w:rPr>
          <w:rFonts w:ascii="Times New Roman" w:hAnsi="Times New Roman"/>
          <w:color w:val="000000" w:themeColor="text1"/>
        </w:rPr>
        <w:instrText xml:space="preserve"> REF _Ref193977460 \h </w:instrText>
      </w:r>
      <w:r w:rsidR="00C77B9D" w:rsidRPr="00603CE0">
        <w:rPr>
          <w:rFonts w:ascii="Times New Roman" w:hAnsi="Times New Roman"/>
          <w:color w:val="000000" w:themeColor="text1"/>
        </w:rPr>
        <w:instrText xml:space="preserve"> \* MERGEFORMAT </w:instrText>
      </w:r>
      <w:r w:rsidR="0064208B" w:rsidRPr="00603CE0">
        <w:rPr>
          <w:rFonts w:ascii="Times New Roman" w:hAnsi="Times New Roman"/>
          <w:color w:val="000000" w:themeColor="text1"/>
        </w:rPr>
      </w:r>
      <w:r w:rsidR="0064208B"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S18</w:t>
      </w:r>
      <w:r w:rsidR="0064208B" w:rsidRPr="00603CE0">
        <w:rPr>
          <w:rFonts w:ascii="Times New Roman" w:hAnsi="Times New Roman"/>
          <w:color w:val="000000" w:themeColor="text1"/>
        </w:rPr>
        <w:fldChar w:fldCharType="end"/>
      </w:r>
      <w:r w:rsidR="00094B3D" w:rsidRPr="00603CE0">
        <w:rPr>
          <w:rFonts w:ascii="Times New Roman" w:hAnsi="Times New Roman"/>
          <w:color w:val="000000" w:themeColor="text1"/>
        </w:rPr>
        <w:t>)</w:t>
      </w:r>
      <w:r w:rsidRPr="00603CE0">
        <w:rPr>
          <w:rFonts w:ascii="Times New Roman" w:hAnsi="Times New Roman"/>
          <w:color w:val="000000" w:themeColor="text1"/>
        </w:rPr>
        <w:t>. For this scenario,</w:t>
      </w:r>
      <w:r w:rsidR="00094B3D" w:rsidRPr="00603CE0">
        <w:rPr>
          <w:rFonts w:ascii="Times New Roman" w:hAnsi="Times New Roman"/>
          <w:color w:val="000000" w:themeColor="text1"/>
        </w:rPr>
        <w:t xml:space="preserve"> we assumed that rapid drug susceptibility tests (rDSTs) had been developed for determining susceptibility to drugs A and B, in lieu of surveillance. During the simulation, a portion of detected cases undergo rapid DST (rDST) upon diagnosis and receive the antibiotic that matches the rDST results. We assume imperfect sensitivity and specificity for these hypothetical rapid DSTs, and used Beta distributions to capture the uncertainty in these test characteristics</w:t>
      </w:r>
      <w:r w:rsidR="00A60256" w:rsidRPr="00603CE0">
        <w:rPr>
          <w:rFonts w:ascii="Times New Roman" w:hAnsi="Times New Roman"/>
          <w:color w:val="000000" w:themeColor="text1"/>
        </w:rPr>
        <w:t xml:space="preserve"> (</w:t>
      </w:r>
      <w:r w:rsidR="00A60256" w:rsidRPr="00603CE0">
        <w:rPr>
          <w:rFonts w:ascii="Times New Roman" w:hAnsi="Times New Roman"/>
          <w:color w:val="000000" w:themeColor="text1"/>
        </w:rPr>
        <w:fldChar w:fldCharType="begin"/>
      </w:r>
      <w:r w:rsidR="00A60256" w:rsidRPr="00603CE0">
        <w:rPr>
          <w:rFonts w:ascii="Times New Roman" w:hAnsi="Times New Roman"/>
          <w:color w:val="000000" w:themeColor="text1"/>
        </w:rPr>
        <w:instrText xml:space="preserve"> REF _Ref193977434 \h </w:instrText>
      </w:r>
      <w:r w:rsidR="00C77B9D" w:rsidRPr="00603CE0">
        <w:rPr>
          <w:rFonts w:ascii="Times New Roman" w:hAnsi="Times New Roman"/>
          <w:color w:val="000000" w:themeColor="text1"/>
        </w:rPr>
        <w:instrText xml:space="preserve"> \* MERGEFORMAT </w:instrText>
      </w:r>
      <w:r w:rsidR="00A60256" w:rsidRPr="00603CE0">
        <w:rPr>
          <w:rFonts w:ascii="Times New Roman" w:hAnsi="Times New Roman"/>
          <w:color w:val="000000" w:themeColor="text1"/>
        </w:rPr>
      </w:r>
      <w:r w:rsidR="00A60256"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S6</w:t>
      </w:r>
      <w:r w:rsidR="00A60256" w:rsidRPr="00603CE0">
        <w:rPr>
          <w:rFonts w:ascii="Times New Roman" w:hAnsi="Times New Roman"/>
          <w:color w:val="000000" w:themeColor="text1"/>
        </w:rPr>
        <w:fldChar w:fldCharType="end"/>
      </w:r>
      <w:r w:rsidR="00A60256" w:rsidRPr="00603CE0">
        <w:rPr>
          <w:rFonts w:ascii="Times New Roman" w:hAnsi="Times New Roman"/>
          <w:color w:val="000000" w:themeColor="text1"/>
        </w:rPr>
        <w:t>).</w:t>
      </w:r>
      <w:r w:rsidR="00094B3D" w:rsidRPr="00603CE0">
        <w:rPr>
          <w:rFonts w:ascii="Times New Roman" w:hAnsi="Times New Roman"/>
          <w:color w:val="000000" w:themeColor="text1"/>
        </w:rPr>
        <w:fldChar w:fldCharType="begin"/>
      </w:r>
      <w:r w:rsidR="0074444C" w:rsidRPr="00603CE0">
        <w:rPr>
          <w:rFonts w:ascii="Times New Roman" w:hAnsi="Times New Roman"/>
          <w:color w:val="000000" w:themeColor="text1"/>
        </w:rPr>
        <w:instrText xml:space="preserve"> ADDIN EN.CITE &lt;EndNote&gt;&lt;Cite&gt;&lt;Author&gt;Yaesoubi&lt;/Author&gt;&lt;Year&gt;2024&lt;/Year&gt;&lt;RecNum&gt;2184&lt;/RecNum&gt;&lt;DisplayText&gt;&lt;style face="superscript"&gt;1&lt;/style&gt;&lt;/DisplayText&gt;&lt;record&gt;&lt;rec-number&gt;2184&lt;/rec-number&gt;&lt;foreign-keys&gt;&lt;key app="EN" db-id="wptxs2svnezeaaex5ebp2d9tvv0d9sw25p2p" timestamp="1704820957" guid="e61f3191-eb76-4bd2-aad3-a2877148f4c6"&gt;2184&lt;/key&gt;&lt;/foreign-keys&gt;&lt;ref-type name="Journal Article"&gt;17&lt;/ref-type&gt;&lt;contributors&gt;&lt;authors&gt;&lt;author&gt;Yaesoubi, Reza&lt;/author&gt;&lt;author&gt;Xi, Qin&lt;/author&gt;&lt;author&gt;Hsu, Katherine&lt;/author&gt;&lt;author&gt;Gift, Thomas L&lt;/author&gt;&lt;author&gt;St. Cyr, Sancta B&lt;/author&gt;&lt;author&gt;Rönn, Minttu M&lt;/author&gt;&lt;author&gt;Salomon, Joshua A&lt;/author&gt;&lt;author&gt;Grad, Yonatan H&lt;/author&gt;&lt;/authors&gt;&lt;/contributors&gt;&lt;titles&gt;&lt;title&gt;The Impact of Rapid Drug Susceptibility Tests on Gonorrhea Burden and the Life Span of Antibiotic Treatments: A Modeling Study Among Men Who Have Sex With Men in the United States&lt;/title&gt;&lt;secondary-title&gt;American Journal of Epidemiology&lt;/secondary-title&gt;&lt;/titles&gt;&lt;periodical&gt;&lt;full-title&gt;American Journal of Epidemiology&lt;/full-title&gt;&lt;/periodical&gt;&lt;volume&gt;193&lt;/volume&gt;&lt;number&gt;1&lt;/number&gt;&lt;dates&gt;&lt;year&gt;2024&lt;/year&gt;&lt;/dates&gt;&lt;isbn&gt;0002-9262&lt;/isbn&gt;&lt;urls&gt;&lt;related-urls&gt;&lt;url&gt;https://academic.oup.com/aje/advance-article/doi/10.1093/aje/kwad175/7250336?login=true#428348631&lt;/url&gt;&lt;/related-urls&gt;&lt;/urls&gt;&lt;electronic-resource-num&gt;10.1093/aje/kwad175&lt;/electronic-resource-num&gt;&lt;/record&gt;&lt;/Cite&gt;&lt;/EndNote&gt;</w:instrText>
      </w:r>
      <w:r w:rsidR="00094B3D" w:rsidRPr="00603CE0">
        <w:rPr>
          <w:rFonts w:ascii="Times New Roman" w:hAnsi="Times New Roman"/>
          <w:color w:val="000000" w:themeColor="text1"/>
        </w:rPr>
        <w:fldChar w:fldCharType="separate"/>
      </w:r>
      <w:r w:rsidR="0074444C" w:rsidRPr="00603CE0">
        <w:rPr>
          <w:rFonts w:ascii="Times New Roman" w:hAnsi="Times New Roman"/>
          <w:noProof/>
          <w:color w:val="000000" w:themeColor="text1"/>
          <w:vertAlign w:val="superscript"/>
        </w:rPr>
        <w:t>1</w:t>
      </w:r>
      <w:r w:rsidR="00094B3D" w:rsidRPr="00603CE0">
        <w:rPr>
          <w:rFonts w:ascii="Times New Roman" w:hAnsi="Times New Roman"/>
          <w:color w:val="000000" w:themeColor="text1"/>
        </w:rPr>
        <w:fldChar w:fldCharType="end"/>
      </w:r>
      <w:r w:rsidR="00094B3D" w:rsidRPr="00603CE0">
        <w:rPr>
          <w:rFonts w:ascii="Times New Roman" w:hAnsi="Times New Roman"/>
          <w:color w:val="000000" w:themeColor="text1"/>
        </w:rPr>
        <w:t xml:space="preserve"> In our base scenario, we assumed that 80% coverage of DSTs, but </w:t>
      </w:r>
      <w:r w:rsidR="00367C85" w:rsidRPr="00603CE0">
        <w:rPr>
          <w:rFonts w:ascii="Times New Roman" w:hAnsi="Times New Roman"/>
          <w:color w:val="000000" w:themeColor="text1"/>
        </w:rPr>
        <w:t>we varied this coverage amount between 60% and 100% in a sensitivity analysis</w:t>
      </w:r>
      <w:r w:rsidR="00094B3D" w:rsidRPr="00603CE0">
        <w:rPr>
          <w:rFonts w:ascii="Times New Roman" w:hAnsi="Times New Roman"/>
          <w:color w:val="000000" w:themeColor="text1"/>
        </w:rPr>
        <w:t>. For those</w:t>
      </w:r>
      <w:r w:rsidR="00367C85" w:rsidRPr="00603CE0">
        <w:rPr>
          <w:rFonts w:ascii="Times New Roman" w:hAnsi="Times New Roman"/>
          <w:color w:val="000000" w:themeColor="text1"/>
        </w:rPr>
        <w:t xml:space="preserve"> patients</w:t>
      </w:r>
      <w:r w:rsidR="00094B3D" w:rsidRPr="00603CE0">
        <w:rPr>
          <w:rFonts w:ascii="Times New Roman" w:hAnsi="Times New Roman"/>
          <w:color w:val="000000" w:themeColor="text1"/>
        </w:rPr>
        <w:t xml:space="preserve"> not covered by rDST, treatment follows the same path described for those patients not adhering to TOC</w:t>
      </w:r>
      <w:r w:rsidR="007613F8" w:rsidRPr="00603CE0">
        <w:rPr>
          <w:rFonts w:ascii="Times New Roman" w:hAnsi="Times New Roman"/>
          <w:color w:val="000000" w:themeColor="text1"/>
        </w:rPr>
        <w:t xml:space="preserve"> (i.e., always try drug A first)</w:t>
      </w:r>
      <w:r w:rsidR="00094B3D" w:rsidRPr="00603CE0">
        <w:rPr>
          <w:rFonts w:ascii="Times New Roman" w:hAnsi="Times New Roman"/>
          <w:color w:val="000000" w:themeColor="text1"/>
        </w:rPr>
        <w:t>.</w:t>
      </w:r>
      <w:r w:rsidR="007613F8" w:rsidRPr="00603CE0">
        <w:rPr>
          <w:rFonts w:ascii="Times New Roman" w:hAnsi="Times New Roman"/>
          <w:color w:val="000000" w:themeColor="text1"/>
        </w:rPr>
        <w:t xml:space="preserve"> </w:t>
      </w:r>
    </w:p>
    <w:p w14:paraId="7E49614B" w14:textId="2CE3A54D" w:rsidR="00165D34" w:rsidRPr="00603CE0" w:rsidRDefault="004779DF" w:rsidP="006856D8">
      <w:pPr>
        <w:ind w:firstLine="720"/>
        <w:rPr>
          <w:rFonts w:ascii="Times New Roman" w:hAnsi="Times New Roman"/>
          <w:color w:val="000000" w:themeColor="text1"/>
        </w:rPr>
      </w:pPr>
      <w:r w:rsidRPr="00603CE0">
        <w:rPr>
          <w:rFonts w:ascii="Times New Roman" w:hAnsi="Times New Roman"/>
          <w:color w:val="000000" w:themeColor="text1"/>
        </w:rPr>
        <w:t xml:space="preserve">Lastly, </w:t>
      </w:r>
      <w:r w:rsidR="007613F8" w:rsidRPr="00603CE0">
        <w:rPr>
          <w:rFonts w:ascii="Times New Roman" w:hAnsi="Times New Roman"/>
          <w:color w:val="000000" w:themeColor="text1"/>
        </w:rPr>
        <w:t xml:space="preserve">we developed a different combination strategy, </w:t>
      </w:r>
      <w:r w:rsidR="00591C54" w:rsidRPr="00603CE0">
        <w:rPr>
          <w:rFonts w:ascii="Times New Roman" w:hAnsi="Times New Roman"/>
          <w:color w:val="000000" w:themeColor="text1"/>
        </w:rPr>
        <w:t>called mixed testing (</w:t>
      </w:r>
      <w:r w:rsidRPr="00603CE0">
        <w:rPr>
          <w:rFonts w:ascii="Times New Roman" w:hAnsi="Times New Roman"/>
          <w:color w:val="000000" w:themeColor="text1"/>
        </w:rPr>
        <w:t>MT</w:t>
      </w:r>
      <w:r w:rsidR="00591C54" w:rsidRPr="00603CE0">
        <w:rPr>
          <w:rFonts w:ascii="Times New Roman" w:hAnsi="Times New Roman"/>
          <w:color w:val="000000" w:themeColor="text1"/>
        </w:rPr>
        <w:t>)</w:t>
      </w:r>
      <w:r w:rsidRPr="00603CE0">
        <w:rPr>
          <w:rFonts w:ascii="Times New Roman" w:hAnsi="Times New Roman"/>
          <w:color w:val="000000" w:themeColor="text1"/>
        </w:rPr>
        <w:t xml:space="preserve">, </w:t>
      </w:r>
      <w:r w:rsidR="00591C54" w:rsidRPr="00603CE0">
        <w:rPr>
          <w:rFonts w:ascii="Times New Roman" w:hAnsi="Times New Roman"/>
          <w:color w:val="000000" w:themeColor="text1"/>
        </w:rPr>
        <w:t xml:space="preserve">where patients were assigned to a </w:t>
      </w:r>
      <w:r w:rsidR="006856D8" w:rsidRPr="00603CE0">
        <w:rPr>
          <w:rFonts w:ascii="Times New Roman" w:hAnsi="Times New Roman"/>
          <w:color w:val="000000" w:themeColor="text1"/>
        </w:rPr>
        <w:t>mixture of RT, TOC, and rDST. W</w:t>
      </w:r>
      <w:r w:rsidRPr="00603CE0">
        <w:rPr>
          <w:rFonts w:ascii="Times New Roman" w:hAnsi="Times New Roman"/>
          <w:color w:val="000000" w:themeColor="text1"/>
        </w:rPr>
        <w:t xml:space="preserve">e </w:t>
      </w:r>
      <w:r w:rsidR="006856D8" w:rsidRPr="00603CE0">
        <w:rPr>
          <w:rFonts w:ascii="Times New Roman" w:hAnsi="Times New Roman"/>
          <w:color w:val="000000" w:themeColor="text1"/>
        </w:rPr>
        <w:t xml:space="preserve">also </w:t>
      </w:r>
      <w:r w:rsidRPr="00603CE0">
        <w:rPr>
          <w:rFonts w:ascii="Times New Roman" w:hAnsi="Times New Roman"/>
          <w:color w:val="000000" w:themeColor="text1"/>
        </w:rPr>
        <w:t>varied the probability that each case would be assigned to RT, TOC, or rDST protocol</w:t>
      </w:r>
      <w:r w:rsidR="006856D8" w:rsidRPr="00603CE0">
        <w:rPr>
          <w:rFonts w:ascii="Times New Roman" w:hAnsi="Times New Roman"/>
          <w:color w:val="000000" w:themeColor="text1"/>
        </w:rPr>
        <w:t xml:space="preserve"> in a sensitivity analysis</w:t>
      </w:r>
      <w:r w:rsidRPr="00603CE0">
        <w:rPr>
          <w:rFonts w:ascii="Times New Roman" w:hAnsi="Times New Roman"/>
          <w:color w:val="000000" w:themeColor="text1"/>
        </w:rPr>
        <w:t>.</w:t>
      </w:r>
      <w:r w:rsidR="006856D8" w:rsidRPr="00603CE0">
        <w:rPr>
          <w:rFonts w:ascii="Times New Roman" w:hAnsi="Times New Roman"/>
          <w:color w:val="000000" w:themeColor="text1"/>
        </w:rPr>
        <w:t xml:space="preserve"> </w:t>
      </w:r>
      <w:r w:rsidR="00165D34" w:rsidRPr="00603CE0">
        <w:rPr>
          <w:rFonts w:ascii="Times New Roman" w:hAnsi="Times New Roman"/>
          <w:color w:val="000000" w:themeColor="text1"/>
        </w:rPr>
        <w:t xml:space="preserve">For rDST under MT, we assumed that all patients assigned to rDST actually received rDST (i.e., those without access to rDST would have been subsumed into either RT or TOC), and that the sensitivity and specificity of the rDST was the same as under the rDST strategy. </w:t>
      </w:r>
    </w:p>
    <w:p w14:paraId="35A7D495" w14:textId="77777777" w:rsidR="00094B3D" w:rsidRPr="00603CE0" w:rsidRDefault="00094B3D" w:rsidP="007A52CB">
      <w:pPr>
        <w:rPr>
          <w:rFonts w:ascii="Times New Roman" w:hAnsi="Times New Roman"/>
          <w:color w:val="000000" w:themeColor="text1"/>
        </w:rPr>
      </w:pPr>
    </w:p>
    <w:p w14:paraId="7890FA49" w14:textId="6062496D" w:rsidR="007A52CB" w:rsidRPr="00603CE0" w:rsidRDefault="007A52CB" w:rsidP="007A52CB">
      <w:pPr>
        <w:rPr>
          <w:rFonts w:ascii="Times New Roman" w:hAnsi="Times New Roman"/>
          <w:color w:val="000000" w:themeColor="text1"/>
        </w:rPr>
      </w:pPr>
      <w:r w:rsidRPr="00603CE0">
        <w:rPr>
          <w:rFonts w:ascii="Times New Roman" w:hAnsi="Times New Roman"/>
          <w:color w:val="000000" w:themeColor="text1"/>
        </w:rPr>
        <w:t xml:space="preserve">Under </w:t>
      </w:r>
      <w:r w:rsidRPr="00603CE0">
        <w:rPr>
          <w:rFonts w:ascii="Times New Roman" w:hAnsi="Times New Roman"/>
          <w:b/>
          <w:color w:val="000000" w:themeColor="text1"/>
        </w:rPr>
        <w:t>rapid</w:t>
      </w:r>
      <w:r w:rsidRPr="00603CE0">
        <w:rPr>
          <w:rFonts w:ascii="Times New Roman" w:hAnsi="Times New Roman"/>
          <w:color w:val="000000" w:themeColor="text1"/>
        </w:rPr>
        <w:t xml:space="preserve"> </w:t>
      </w:r>
      <w:r w:rsidRPr="00603CE0">
        <w:rPr>
          <w:rFonts w:ascii="Times New Roman" w:hAnsi="Times New Roman"/>
          <w:b/>
          <w:color w:val="000000" w:themeColor="text1"/>
        </w:rPr>
        <w:t>drug susceptibility testing (rDST)</w:t>
      </w:r>
      <w:r w:rsidRPr="00603CE0">
        <w:rPr>
          <w:rFonts w:ascii="Times New Roman" w:hAnsi="Times New Roman"/>
          <w:color w:val="000000" w:themeColor="text1"/>
        </w:rPr>
        <w:t>, the treatment pathway depends on adherence. If a case under rDST is selected for non-adherence, it follows “tryDrugA()”. If a case is selected to adhere to the rDST protocol:</w:t>
      </w:r>
    </w:p>
    <w:p w14:paraId="6CDEAF8A" w14:textId="77777777" w:rsidR="007A52CB" w:rsidRPr="00603CE0" w:rsidRDefault="007A52CB" w:rsidP="007A52CB">
      <w:pPr>
        <w:pStyle w:val="ListParagraph"/>
        <w:numPr>
          <w:ilvl w:val="0"/>
          <w:numId w:val="8"/>
        </w:numPr>
        <w:rPr>
          <w:rFonts w:ascii="Times New Roman" w:hAnsi="Times New Roman"/>
          <w:color w:val="000000" w:themeColor="text1"/>
        </w:rPr>
      </w:pPr>
      <w:r w:rsidRPr="00603CE0">
        <w:rPr>
          <w:rFonts w:ascii="Times New Roman" w:hAnsi="Times New Roman"/>
          <w:color w:val="000000" w:themeColor="text1"/>
        </w:rPr>
        <w:t xml:space="preserve">Cost of a drug susceptibility test is added to cumulative costs. </w:t>
      </w:r>
    </w:p>
    <w:p w14:paraId="36012610" w14:textId="77777777" w:rsidR="007A52CB" w:rsidRPr="00603CE0" w:rsidRDefault="007A52CB" w:rsidP="007A52CB">
      <w:pPr>
        <w:pStyle w:val="ListParagraph"/>
        <w:numPr>
          <w:ilvl w:val="0"/>
          <w:numId w:val="8"/>
        </w:numPr>
        <w:rPr>
          <w:rFonts w:ascii="Times New Roman" w:hAnsi="Times New Roman"/>
          <w:color w:val="000000" w:themeColor="text1"/>
        </w:rPr>
      </w:pPr>
      <w:r w:rsidRPr="00603CE0">
        <w:rPr>
          <w:rFonts w:ascii="Times New Roman" w:hAnsi="Times New Roman"/>
          <w:color w:val="000000" w:themeColor="text1"/>
        </w:rPr>
        <w:t>All infections susceptible to A are treated with drug A and recover. The cost of drug A is added to cumulative costs.</w:t>
      </w:r>
    </w:p>
    <w:p w14:paraId="651E0110" w14:textId="77777777" w:rsidR="007A52CB" w:rsidRPr="00603CE0" w:rsidRDefault="007A52CB" w:rsidP="007A52CB">
      <w:pPr>
        <w:pStyle w:val="ListParagraph"/>
        <w:numPr>
          <w:ilvl w:val="0"/>
          <w:numId w:val="8"/>
        </w:numPr>
        <w:rPr>
          <w:rFonts w:ascii="Times New Roman" w:hAnsi="Times New Roman"/>
          <w:color w:val="000000" w:themeColor="text1"/>
        </w:rPr>
      </w:pPr>
      <w:r w:rsidRPr="00603CE0">
        <w:rPr>
          <w:rFonts w:ascii="Times New Roman" w:hAnsi="Times New Roman"/>
          <w:color w:val="000000" w:themeColor="text1"/>
        </w:rPr>
        <w:t>All infections susceptible to B are treated with drug B and recover. The cost of drug B is added to cumulative costs.</w:t>
      </w:r>
    </w:p>
    <w:p w14:paraId="4B1BA711" w14:textId="77777777" w:rsidR="007A52CB" w:rsidRPr="00603CE0" w:rsidRDefault="007A52CB" w:rsidP="007A52CB">
      <w:pPr>
        <w:pStyle w:val="ListParagraph"/>
        <w:numPr>
          <w:ilvl w:val="0"/>
          <w:numId w:val="8"/>
        </w:numPr>
        <w:rPr>
          <w:rFonts w:ascii="Times New Roman" w:hAnsi="Times New Roman"/>
          <w:color w:val="000000" w:themeColor="text1"/>
        </w:rPr>
      </w:pPr>
      <w:r w:rsidRPr="00603CE0">
        <w:rPr>
          <w:rFonts w:ascii="Times New Roman" w:hAnsi="Times New Roman"/>
          <w:color w:val="000000" w:themeColor="text1"/>
        </w:rPr>
        <w:t>All infections resistant to both A and B are treated with drug X, if available, or ertapenem, if drug X is not yet available. These infections then recover. The cost of drug X or ertapenem is added to cumulative costs.</w:t>
      </w:r>
    </w:p>
    <w:p w14:paraId="3EF8C0F2" w14:textId="77777777" w:rsidR="00094B3D" w:rsidRPr="00603CE0" w:rsidRDefault="00094B3D" w:rsidP="00094B3D">
      <w:pPr>
        <w:rPr>
          <w:rFonts w:ascii="Times New Roman" w:hAnsi="Times New Roman"/>
          <w:color w:val="000000" w:themeColor="text1"/>
        </w:rPr>
      </w:pPr>
    </w:p>
    <w:p w14:paraId="2841B1E9" w14:textId="77777777" w:rsidR="00094B3D" w:rsidRPr="00603CE0" w:rsidRDefault="00094B3D" w:rsidP="00222BC2">
      <w:pPr>
        <w:pStyle w:val="SH2"/>
      </w:pPr>
      <w:r w:rsidRPr="00603CE0">
        <w:t>rDST sensitivity and specificity</w:t>
      </w:r>
      <w:r w:rsidRPr="00603CE0">
        <w:tab/>
      </w:r>
    </w:p>
    <w:p w14:paraId="2F9290E3" w14:textId="1AB3A25D" w:rsidR="005D4C46" w:rsidRPr="00603CE0" w:rsidRDefault="00094B3D" w:rsidP="00094B3D">
      <w:pPr>
        <w:rPr>
          <w:rFonts w:ascii="Times New Roman" w:hAnsi="Times New Roman"/>
          <w:color w:val="000000" w:themeColor="text1"/>
        </w:rPr>
      </w:pPr>
      <w:r w:rsidRPr="00603CE0">
        <w:rPr>
          <w:rFonts w:ascii="Times New Roman" w:hAnsi="Times New Roman"/>
          <w:color w:val="000000" w:themeColor="text1"/>
        </w:rPr>
        <w:t xml:space="preserve">Under the rapid drug susceptibility testing (rDST) counterfactual scenario, </w:t>
      </w:r>
      <w:r w:rsidR="00CA7F95" w:rsidRPr="00603CE0">
        <w:rPr>
          <w:rFonts w:ascii="Times New Roman" w:hAnsi="Times New Roman"/>
          <w:color w:val="000000" w:themeColor="text1"/>
        </w:rPr>
        <w:t xml:space="preserve">hypothetical </w:t>
      </w:r>
      <w:r w:rsidRPr="00603CE0">
        <w:rPr>
          <w:rFonts w:ascii="Times New Roman" w:hAnsi="Times New Roman"/>
          <w:color w:val="000000" w:themeColor="text1"/>
        </w:rPr>
        <w:t xml:space="preserve">rapid drug susceptibility tests (rDSTs) were used to determine what drug to use to treat a given infection. These rDST tests had sensitivity and specificity controlled by two parameters, </w:t>
      </w:r>
      <w:r w:rsidRPr="00603CE0">
        <w:rPr>
          <w:rFonts w:ascii="Times New Roman" w:hAnsi="Times New Roman"/>
          <w:i/>
          <w:color w:val="000000" w:themeColor="text1"/>
        </w:rPr>
        <w:t xml:space="preserve">DSTsensitivity </w:t>
      </w:r>
      <w:r w:rsidRPr="00603CE0">
        <w:rPr>
          <w:rFonts w:ascii="Times New Roman" w:hAnsi="Times New Roman"/>
          <w:color w:val="000000" w:themeColor="text1"/>
        </w:rPr>
        <w:t xml:space="preserve">and </w:t>
      </w:r>
      <w:r w:rsidRPr="00603CE0">
        <w:rPr>
          <w:rFonts w:ascii="Times New Roman" w:hAnsi="Times New Roman"/>
          <w:i/>
          <w:color w:val="000000" w:themeColor="text1"/>
        </w:rPr>
        <w:t xml:space="preserve">DSTspecificity </w:t>
      </w:r>
      <w:r w:rsidRPr="00603CE0">
        <w:rPr>
          <w:rFonts w:ascii="Times New Roman" w:hAnsi="Times New Roman"/>
          <w:color w:val="000000" w:themeColor="text1"/>
        </w:rPr>
        <w:t>(see</w:t>
      </w:r>
      <w:r w:rsidR="00C72865" w:rsidRPr="00603CE0">
        <w:rPr>
          <w:rFonts w:ascii="Times New Roman" w:hAnsi="Times New Roman"/>
          <w:color w:val="000000" w:themeColor="text1"/>
        </w:rPr>
        <w:t xml:space="preserve"> </w:t>
      </w:r>
      <w:r w:rsidR="00A2398C" w:rsidRPr="00603CE0">
        <w:rPr>
          <w:rFonts w:ascii="Times New Roman" w:hAnsi="Times New Roman"/>
          <w:color w:val="000000" w:themeColor="text1"/>
        </w:rPr>
        <w:fldChar w:fldCharType="begin"/>
      </w:r>
      <w:r w:rsidR="00A2398C" w:rsidRPr="00603CE0">
        <w:rPr>
          <w:rFonts w:ascii="Times New Roman" w:hAnsi="Times New Roman"/>
          <w:color w:val="000000" w:themeColor="text1"/>
        </w:rPr>
        <w:instrText xml:space="preserve"> REF _Ref193977434 \h </w:instrText>
      </w:r>
      <w:r w:rsidR="00C77B9D" w:rsidRPr="00603CE0">
        <w:rPr>
          <w:rFonts w:ascii="Times New Roman" w:hAnsi="Times New Roman"/>
          <w:color w:val="000000" w:themeColor="text1"/>
        </w:rPr>
        <w:instrText xml:space="preserve"> \* MERGEFORMAT </w:instrText>
      </w:r>
      <w:r w:rsidR="00A2398C" w:rsidRPr="00603CE0">
        <w:rPr>
          <w:rFonts w:ascii="Times New Roman" w:hAnsi="Times New Roman"/>
          <w:color w:val="000000" w:themeColor="text1"/>
        </w:rPr>
      </w:r>
      <w:r w:rsidR="00A2398C"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S6</w:t>
      </w:r>
      <w:r w:rsidR="00A2398C" w:rsidRPr="00603CE0">
        <w:rPr>
          <w:rFonts w:ascii="Times New Roman" w:hAnsi="Times New Roman"/>
          <w:color w:val="000000" w:themeColor="text1"/>
        </w:rPr>
        <w:fldChar w:fldCharType="end"/>
      </w:r>
      <w:r w:rsidRPr="00603CE0">
        <w:rPr>
          <w:rFonts w:ascii="Times New Roman" w:hAnsi="Times New Roman"/>
          <w:color w:val="000000" w:themeColor="text1"/>
        </w:rPr>
        <w:t xml:space="preserve">). Sensitivity and specificity of the rDST tests </w:t>
      </w:r>
      <w:r w:rsidRPr="00603CE0">
        <w:rPr>
          <w:rFonts w:ascii="Times New Roman" w:hAnsi="Times New Roman"/>
          <w:color w:val="000000" w:themeColor="text1"/>
        </w:rPr>
        <w:lastRenderedPageBreak/>
        <w:t>were the same for both drug A and drug B. How the rDST leads to different treatment recommendations based on its sensitivity and specificity is illustrated</w:t>
      </w:r>
      <w:r w:rsidR="00A2398C" w:rsidRPr="00603CE0">
        <w:rPr>
          <w:rFonts w:ascii="Times New Roman" w:hAnsi="Times New Roman"/>
          <w:color w:val="000000" w:themeColor="text1"/>
        </w:rPr>
        <w:t xml:space="preserve"> in </w:t>
      </w:r>
      <w:r w:rsidR="00C7323E" w:rsidRPr="00603CE0">
        <w:rPr>
          <w:rFonts w:ascii="Times New Roman" w:hAnsi="Times New Roman"/>
          <w:color w:val="000000" w:themeColor="text1"/>
        </w:rPr>
        <w:fldChar w:fldCharType="begin"/>
      </w:r>
      <w:r w:rsidR="00C7323E" w:rsidRPr="00603CE0">
        <w:rPr>
          <w:rFonts w:ascii="Times New Roman" w:hAnsi="Times New Roman"/>
          <w:color w:val="000000" w:themeColor="text1"/>
        </w:rPr>
        <w:instrText xml:space="preserve"> REF _Ref193977745 \h </w:instrText>
      </w:r>
      <w:r w:rsidR="00C77B9D" w:rsidRPr="00603CE0">
        <w:rPr>
          <w:rFonts w:ascii="Times New Roman" w:hAnsi="Times New Roman"/>
          <w:color w:val="000000" w:themeColor="text1"/>
        </w:rPr>
        <w:instrText xml:space="preserve"> \* MERGEFORMAT </w:instrText>
      </w:r>
      <w:r w:rsidR="00C7323E" w:rsidRPr="00603CE0">
        <w:rPr>
          <w:rFonts w:ascii="Times New Roman" w:hAnsi="Times New Roman"/>
          <w:color w:val="000000" w:themeColor="text1"/>
        </w:rPr>
      </w:r>
      <w:r w:rsidR="00C7323E"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S20</w:t>
      </w:r>
      <w:r w:rsidR="00C7323E" w:rsidRPr="00603CE0">
        <w:rPr>
          <w:rFonts w:ascii="Times New Roman" w:hAnsi="Times New Roman"/>
          <w:color w:val="000000" w:themeColor="text1"/>
        </w:rPr>
        <w:fldChar w:fldCharType="end"/>
      </w:r>
      <w:r w:rsidR="005D4C46" w:rsidRPr="00603CE0">
        <w:rPr>
          <w:rFonts w:ascii="Times New Roman" w:hAnsi="Times New Roman"/>
          <w:color w:val="000000" w:themeColor="text1"/>
        </w:rPr>
        <w:t>.</w:t>
      </w:r>
    </w:p>
    <w:p w14:paraId="202E5112" w14:textId="0C52A242" w:rsidR="007A3A97" w:rsidRPr="00603CE0" w:rsidRDefault="007A3A97" w:rsidP="00222BC2">
      <w:pPr>
        <w:pStyle w:val="SH2"/>
      </w:pPr>
      <w:r w:rsidRPr="00603CE0">
        <w:t xml:space="preserve">Results </w:t>
      </w:r>
      <w:r w:rsidR="00C92DE4" w:rsidRPr="00603CE0">
        <w:t>&amp; Discussion</w:t>
      </w:r>
    </w:p>
    <w:p w14:paraId="6908DF20" w14:textId="1B75E9C6" w:rsidR="00355FDC" w:rsidRPr="00603CE0" w:rsidRDefault="000E41FB" w:rsidP="00624FCD">
      <w:pPr>
        <w:ind w:firstLine="720"/>
        <w:rPr>
          <w:rFonts w:ascii="Times New Roman" w:hAnsi="Times New Roman"/>
          <w:color w:val="000000" w:themeColor="text1"/>
        </w:rPr>
      </w:pPr>
      <w:r w:rsidRPr="00603CE0">
        <w:rPr>
          <w:rFonts w:ascii="Times New Roman" w:hAnsi="Times New Roman"/>
          <w:color w:val="000000" w:themeColor="text1"/>
        </w:rPr>
        <w:t xml:space="preserve">The rDST scenario </w:t>
      </w:r>
      <w:r w:rsidR="006715D3" w:rsidRPr="00603CE0">
        <w:rPr>
          <w:rFonts w:ascii="Times New Roman" w:hAnsi="Times New Roman"/>
          <w:color w:val="000000" w:themeColor="text1"/>
        </w:rPr>
        <w:t xml:space="preserve">resulted in </w:t>
      </w:r>
      <w:r w:rsidR="00261703" w:rsidRPr="00603CE0">
        <w:rPr>
          <w:rFonts w:ascii="Times New Roman" w:hAnsi="Times New Roman"/>
          <w:color w:val="000000" w:themeColor="text1"/>
        </w:rPr>
        <w:t xml:space="preserve">the lowest incidence of AMR gonorrhea and the lowest usage of ertapenem of any of the </w:t>
      </w:r>
      <w:r w:rsidR="009F0EFA" w:rsidRPr="00603CE0">
        <w:rPr>
          <w:rFonts w:ascii="Times New Roman" w:hAnsi="Times New Roman"/>
          <w:color w:val="000000" w:themeColor="text1"/>
        </w:rPr>
        <w:t>counterfactuals we tested (</w:t>
      </w:r>
      <w:r w:rsidR="00F156CF" w:rsidRPr="00603CE0">
        <w:rPr>
          <w:rFonts w:ascii="Times New Roman" w:hAnsi="Times New Roman"/>
          <w:color w:val="000000" w:themeColor="text1"/>
        </w:rPr>
        <w:fldChar w:fldCharType="begin"/>
      </w:r>
      <w:r w:rsidR="00F156CF" w:rsidRPr="00603CE0">
        <w:rPr>
          <w:rFonts w:ascii="Times New Roman" w:hAnsi="Times New Roman"/>
          <w:color w:val="000000" w:themeColor="text1"/>
        </w:rPr>
        <w:instrText xml:space="preserve"> REF _Ref193977007 \h </w:instrText>
      </w:r>
      <w:r w:rsidR="00C77B9D" w:rsidRPr="00603CE0">
        <w:rPr>
          <w:rFonts w:ascii="Times New Roman" w:hAnsi="Times New Roman"/>
          <w:color w:val="000000" w:themeColor="text1"/>
        </w:rPr>
        <w:instrText xml:space="preserve"> \* MERGEFORMAT </w:instrText>
      </w:r>
      <w:r w:rsidR="00F156CF" w:rsidRPr="00603CE0">
        <w:rPr>
          <w:rFonts w:ascii="Times New Roman" w:hAnsi="Times New Roman"/>
          <w:color w:val="000000" w:themeColor="text1"/>
        </w:rPr>
      </w:r>
      <w:r w:rsidR="00F156CF"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S</w:t>
      </w:r>
      <w:r w:rsidR="006F4A97" w:rsidRPr="00603CE0">
        <w:rPr>
          <w:rFonts w:ascii="Times New Roman" w:hAnsi="Times New Roman"/>
          <w:noProof/>
          <w:color w:val="000000" w:themeColor="text1"/>
        </w:rPr>
        <w:t>7</w:t>
      </w:r>
      <w:r w:rsidR="00F156CF" w:rsidRPr="00603CE0">
        <w:rPr>
          <w:rFonts w:ascii="Times New Roman" w:hAnsi="Times New Roman"/>
          <w:color w:val="000000" w:themeColor="text1"/>
        </w:rPr>
        <w:fldChar w:fldCharType="end"/>
      </w:r>
      <w:r w:rsidR="009F0EFA" w:rsidRPr="00603CE0">
        <w:rPr>
          <w:rFonts w:ascii="Times New Roman" w:hAnsi="Times New Roman"/>
          <w:color w:val="000000" w:themeColor="text1"/>
        </w:rPr>
        <w:t xml:space="preserve">). </w:t>
      </w:r>
      <w:r w:rsidR="008C5935" w:rsidRPr="00603CE0">
        <w:rPr>
          <w:rFonts w:ascii="Times New Roman" w:hAnsi="Times New Roman"/>
          <w:color w:val="000000" w:themeColor="text1"/>
        </w:rPr>
        <w:t xml:space="preserve">The </w:t>
      </w:r>
      <w:r w:rsidR="00C92DE4" w:rsidRPr="00603CE0">
        <w:rPr>
          <w:rFonts w:ascii="Times New Roman" w:hAnsi="Times New Roman"/>
          <w:color w:val="000000" w:themeColor="text1"/>
        </w:rPr>
        <w:t>r</w:t>
      </w:r>
      <w:r w:rsidR="007A3A97" w:rsidRPr="00603CE0">
        <w:rPr>
          <w:rFonts w:ascii="Times New Roman" w:hAnsi="Times New Roman"/>
          <w:color w:val="000000" w:themeColor="text1"/>
        </w:rPr>
        <w:t>DST</w:t>
      </w:r>
      <w:r w:rsidR="00C92DE4" w:rsidRPr="00603CE0">
        <w:rPr>
          <w:rFonts w:ascii="Times New Roman" w:hAnsi="Times New Roman"/>
          <w:color w:val="000000" w:themeColor="text1"/>
        </w:rPr>
        <w:t xml:space="preserve"> </w:t>
      </w:r>
      <w:r w:rsidR="008C5935" w:rsidRPr="00603CE0">
        <w:rPr>
          <w:rFonts w:ascii="Times New Roman" w:hAnsi="Times New Roman"/>
          <w:color w:val="000000" w:themeColor="text1"/>
        </w:rPr>
        <w:t xml:space="preserve">scenario </w:t>
      </w:r>
      <w:r w:rsidR="007A3A97" w:rsidRPr="00603CE0">
        <w:rPr>
          <w:rFonts w:ascii="Times New Roman" w:hAnsi="Times New Roman"/>
          <w:color w:val="000000" w:themeColor="text1"/>
        </w:rPr>
        <w:t>cost the most</w:t>
      </w:r>
      <w:r w:rsidR="00C92DE4" w:rsidRPr="00603CE0">
        <w:rPr>
          <w:rFonts w:ascii="Times New Roman" w:hAnsi="Times New Roman"/>
          <w:color w:val="000000" w:themeColor="text1"/>
        </w:rPr>
        <w:t xml:space="preserve"> of any strategy tested</w:t>
      </w:r>
      <w:r w:rsidR="007A3A97" w:rsidRPr="00603CE0">
        <w:rPr>
          <w:rFonts w:ascii="Times New Roman" w:hAnsi="Times New Roman"/>
          <w:color w:val="000000" w:themeColor="text1"/>
        </w:rPr>
        <w:t>,</w:t>
      </w:r>
      <w:r w:rsidR="00C92DE4" w:rsidRPr="00603CE0">
        <w:rPr>
          <w:rFonts w:ascii="Times New Roman" w:hAnsi="Times New Roman"/>
          <w:color w:val="000000" w:themeColor="text1"/>
        </w:rPr>
        <w:t xml:space="preserve"> but</w:t>
      </w:r>
      <w:r w:rsidR="007A3A97" w:rsidRPr="00603CE0">
        <w:rPr>
          <w:rFonts w:ascii="Times New Roman" w:hAnsi="Times New Roman"/>
          <w:color w:val="000000" w:themeColor="text1"/>
        </w:rPr>
        <w:t xml:space="preserve"> did produce an improvement in QALYs, so it was not dominated by GISP</w:t>
      </w:r>
      <w:r w:rsidRPr="00603CE0">
        <w:rPr>
          <w:rFonts w:ascii="Times New Roman" w:hAnsi="Times New Roman"/>
          <w:color w:val="000000" w:themeColor="text1"/>
        </w:rPr>
        <w:t xml:space="preserve"> in our cost-effectiveness analysis</w:t>
      </w:r>
      <w:r w:rsidR="00F156CF" w:rsidRPr="00603CE0">
        <w:rPr>
          <w:rFonts w:ascii="Times New Roman" w:hAnsi="Times New Roman"/>
          <w:color w:val="000000" w:themeColor="text1"/>
        </w:rPr>
        <w:t xml:space="preserve"> (</w:t>
      </w:r>
      <w:r w:rsidR="00F156CF" w:rsidRPr="00603CE0">
        <w:rPr>
          <w:rFonts w:ascii="Times New Roman" w:hAnsi="Times New Roman"/>
          <w:color w:val="000000" w:themeColor="text1"/>
        </w:rPr>
        <w:fldChar w:fldCharType="begin"/>
      </w:r>
      <w:r w:rsidR="00F156CF" w:rsidRPr="00603CE0">
        <w:rPr>
          <w:rFonts w:ascii="Times New Roman" w:hAnsi="Times New Roman"/>
          <w:color w:val="000000" w:themeColor="text1"/>
        </w:rPr>
        <w:instrText xml:space="preserve"> REF _Ref193977024 \h </w:instrText>
      </w:r>
      <w:r w:rsidR="00C77B9D" w:rsidRPr="00603CE0">
        <w:rPr>
          <w:rFonts w:ascii="Times New Roman" w:hAnsi="Times New Roman"/>
          <w:color w:val="000000" w:themeColor="text1"/>
        </w:rPr>
        <w:instrText xml:space="preserve"> \* MERGEFORMAT </w:instrText>
      </w:r>
      <w:r w:rsidR="00F156CF" w:rsidRPr="00603CE0">
        <w:rPr>
          <w:rFonts w:ascii="Times New Roman" w:hAnsi="Times New Roman"/>
          <w:color w:val="000000" w:themeColor="text1"/>
        </w:rPr>
      </w:r>
      <w:r w:rsidR="00F156CF"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Table S8</w:t>
      </w:r>
      <w:r w:rsidR="00F156CF" w:rsidRPr="00603CE0">
        <w:rPr>
          <w:rFonts w:ascii="Times New Roman" w:hAnsi="Times New Roman"/>
          <w:color w:val="000000" w:themeColor="text1"/>
        </w:rPr>
        <w:fldChar w:fldCharType="end"/>
      </w:r>
      <w:r w:rsidR="00F156CF" w:rsidRPr="00603CE0">
        <w:rPr>
          <w:rFonts w:ascii="Times New Roman" w:hAnsi="Times New Roman"/>
          <w:color w:val="000000" w:themeColor="text1"/>
        </w:rPr>
        <w:t>)</w:t>
      </w:r>
      <w:r w:rsidR="00C92DE4" w:rsidRPr="00603CE0">
        <w:rPr>
          <w:rFonts w:ascii="Times New Roman" w:hAnsi="Times New Roman"/>
          <w:color w:val="000000" w:themeColor="text1"/>
        </w:rPr>
        <w:t>.</w:t>
      </w:r>
      <w:r w:rsidR="007A3A97" w:rsidRPr="00603CE0">
        <w:rPr>
          <w:rFonts w:ascii="Times New Roman" w:hAnsi="Times New Roman"/>
          <w:color w:val="000000" w:themeColor="text1"/>
        </w:rPr>
        <w:t xml:space="preserve"> </w:t>
      </w:r>
      <w:r w:rsidR="00C92DE4" w:rsidRPr="00603CE0">
        <w:rPr>
          <w:rFonts w:ascii="Times New Roman" w:hAnsi="Times New Roman"/>
          <w:color w:val="000000" w:themeColor="text1"/>
        </w:rPr>
        <w:t>H</w:t>
      </w:r>
      <w:r w:rsidR="007A3A97" w:rsidRPr="00603CE0">
        <w:rPr>
          <w:rFonts w:ascii="Times New Roman" w:hAnsi="Times New Roman"/>
          <w:color w:val="000000" w:themeColor="text1"/>
        </w:rPr>
        <w:t>owever, the ICER for this strategy was over $3 million USD</w:t>
      </w:r>
      <w:r w:rsidR="00355FDC" w:rsidRPr="00603CE0">
        <w:rPr>
          <w:rFonts w:ascii="Times New Roman" w:hAnsi="Times New Roman"/>
          <w:color w:val="000000" w:themeColor="text1"/>
        </w:rPr>
        <w:t>, meaning that i</w:t>
      </w:r>
      <w:r w:rsidR="008D20B4" w:rsidRPr="00603CE0">
        <w:rPr>
          <w:rFonts w:ascii="Times New Roman" w:hAnsi="Times New Roman"/>
          <w:color w:val="000000" w:themeColor="text1"/>
        </w:rPr>
        <w:t>t</w:t>
      </w:r>
      <w:r w:rsidR="00355FDC" w:rsidRPr="00603CE0">
        <w:rPr>
          <w:rFonts w:ascii="Times New Roman" w:hAnsi="Times New Roman"/>
          <w:color w:val="000000" w:themeColor="text1"/>
        </w:rPr>
        <w:t xml:space="preserve"> was not nearly as cost-effective as GISP.</w:t>
      </w:r>
      <w:r w:rsidR="00860D51" w:rsidRPr="00603CE0">
        <w:rPr>
          <w:rFonts w:ascii="Times New Roman" w:hAnsi="Times New Roman"/>
          <w:color w:val="000000" w:themeColor="text1"/>
        </w:rPr>
        <w:t xml:space="preserve"> </w:t>
      </w:r>
      <w:r w:rsidR="00913686" w:rsidRPr="00603CE0">
        <w:rPr>
          <w:rFonts w:ascii="Times New Roman" w:hAnsi="Times New Roman"/>
          <w:color w:val="000000" w:themeColor="text1"/>
        </w:rPr>
        <w:t>These observations were not sensitive to the level of coverage</w:t>
      </w:r>
      <w:r w:rsidR="001E53CC" w:rsidRPr="00603CE0">
        <w:rPr>
          <w:rFonts w:ascii="Times New Roman" w:hAnsi="Times New Roman"/>
          <w:color w:val="000000" w:themeColor="text1"/>
        </w:rPr>
        <w:t xml:space="preserve"> of rDST (</w:t>
      </w:r>
      <w:r w:rsidR="001E53CC" w:rsidRPr="00603CE0">
        <w:rPr>
          <w:rFonts w:ascii="Times New Roman" w:hAnsi="Times New Roman"/>
          <w:color w:val="000000" w:themeColor="text1"/>
        </w:rPr>
        <w:fldChar w:fldCharType="begin"/>
      </w:r>
      <w:r w:rsidR="001E53CC" w:rsidRPr="00603CE0">
        <w:rPr>
          <w:rFonts w:ascii="Times New Roman" w:hAnsi="Times New Roman"/>
          <w:color w:val="000000" w:themeColor="text1"/>
        </w:rPr>
        <w:instrText xml:space="preserve"> REF _Ref193977816 \h </w:instrText>
      </w:r>
      <w:r w:rsidR="00C77B9D" w:rsidRPr="00603CE0">
        <w:rPr>
          <w:rFonts w:ascii="Times New Roman" w:hAnsi="Times New Roman"/>
          <w:color w:val="000000" w:themeColor="text1"/>
        </w:rPr>
        <w:instrText xml:space="preserve"> \* MERGEFORMAT </w:instrText>
      </w:r>
      <w:r w:rsidR="001E53CC" w:rsidRPr="00603CE0">
        <w:rPr>
          <w:rFonts w:ascii="Times New Roman" w:hAnsi="Times New Roman"/>
          <w:color w:val="000000" w:themeColor="text1"/>
        </w:rPr>
      </w:r>
      <w:r w:rsidR="001E53CC"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S21</w:t>
      </w:r>
      <w:r w:rsidR="001E53CC" w:rsidRPr="00603CE0">
        <w:rPr>
          <w:rFonts w:ascii="Times New Roman" w:hAnsi="Times New Roman"/>
          <w:color w:val="000000" w:themeColor="text1"/>
        </w:rPr>
        <w:fldChar w:fldCharType="end"/>
      </w:r>
      <w:r w:rsidR="001E53CC" w:rsidRPr="00603CE0">
        <w:rPr>
          <w:rFonts w:ascii="Times New Roman" w:hAnsi="Times New Roman"/>
          <w:color w:val="000000" w:themeColor="text1"/>
        </w:rPr>
        <w:t xml:space="preserve">, </w:t>
      </w:r>
      <w:r w:rsidR="001E53CC" w:rsidRPr="00603CE0">
        <w:rPr>
          <w:rFonts w:ascii="Times New Roman" w:hAnsi="Times New Roman"/>
          <w:color w:val="000000" w:themeColor="text1"/>
        </w:rPr>
        <w:fldChar w:fldCharType="begin"/>
      </w:r>
      <w:r w:rsidR="001E53CC" w:rsidRPr="00603CE0">
        <w:rPr>
          <w:rFonts w:ascii="Times New Roman" w:hAnsi="Times New Roman"/>
          <w:color w:val="000000" w:themeColor="text1"/>
        </w:rPr>
        <w:instrText xml:space="preserve"> REF _Ref193977818 \h </w:instrText>
      </w:r>
      <w:r w:rsidR="00C77B9D" w:rsidRPr="00603CE0">
        <w:rPr>
          <w:rFonts w:ascii="Times New Roman" w:hAnsi="Times New Roman"/>
          <w:color w:val="000000" w:themeColor="text1"/>
        </w:rPr>
        <w:instrText xml:space="preserve"> \* MERGEFORMAT </w:instrText>
      </w:r>
      <w:r w:rsidR="001E53CC" w:rsidRPr="00603CE0">
        <w:rPr>
          <w:rFonts w:ascii="Times New Roman" w:hAnsi="Times New Roman"/>
          <w:color w:val="000000" w:themeColor="text1"/>
        </w:rPr>
      </w:r>
      <w:r w:rsidR="001E53CC"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S22</w:t>
      </w:r>
      <w:r w:rsidR="001E53CC" w:rsidRPr="00603CE0">
        <w:rPr>
          <w:rFonts w:ascii="Times New Roman" w:hAnsi="Times New Roman"/>
          <w:color w:val="000000" w:themeColor="text1"/>
        </w:rPr>
        <w:fldChar w:fldCharType="end"/>
      </w:r>
      <w:r w:rsidR="001E53CC" w:rsidRPr="00603CE0">
        <w:rPr>
          <w:rFonts w:ascii="Times New Roman" w:hAnsi="Times New Roman"/>
          <w:color w:val="000000" w:themeColor="text1"/>
        </w:rPr>
        <w:t>).</w:t>
      </w:r>
    </w:p>
    <w:p w14:paraId="2A8DF6E8" w14:textId="7BFF5C4B" w:rsidR="008D20B4" w:rsidRPr="00603CE0" w:rsidRDefault="008D20B4" w:rsidP="00C92DE4">
      <w:pPr>
        <w:ind w:firstLine="720"/>
        <w:rPr>
          <w:rFonts w:ascii="Times New Roman" w:hAnsi="Times New Roman"/>
          <w:color w:val="000000" w:themeColor="text1"/>
        </w:rPr>
      </w:pPr>
      <w:r w:rsidRPr="00603CE0">
        <w:rPr>
          <w:rFonts w:ascii="Times New Roman" w:hAnsi="Times New Roman"/>
          <w:color w:val="000000" w:themeColor="text1"/>
        </w:rPr>
        <w:t xml:space="preserve">The MT scenario was very similar to the Combo scenario </w:t>
      </w:r>
      <w:r w:rsidR="00AB26BD" w:rsidRPr="00603CE0">
        <w:rPr>
          <w:rFonts w:ascii="Times New Roman" w:hAnsi="Times New Roman"/>
          <w:color w:val="000000" w:themeColor="text1"/>
        </w:rPr>
        <w:t xml:space="preserve">presented in the main text. GISP was </w:t>
      </w:r>
      <w:r w:rsidR="00FE719C" w:rsidRPr="00603CE0">
        <w:rPr>
          <w:rFonts w:ascii="Times New Roman" w:hAnsi="Times New Roman"/>
          <w:color w:val="000000" w:themeColor="text1"/>
        </w:rPr>
        <w:t>similarly cost-saving when compared to MT as it was when compared to Combo.</w:t>
      </w:r>
      <w:r w:rsidR="00AE7398" w:rsidRPr="00603CE0">
        <w:rPr>
          <w:rFonts w:ascii="Times New Roman" w:hAnsi="Times New Roman"/>
          <w:color w:val="000000" w:themeColor="text1"/>
        </w:rPr>
        <w:t xml:space="preserve"> Varying the </w:t>
      </w:r>
      <w:r w:rsidR="00CD0335" w:rsidRPr="00603CE0">
        <w:rPr>
          <w:rFonts w:ascii="Times New Roman" w:hAnsi="Times New Roman"/>
          <w:color w:val="000000" w:themeColor="text1"/>
        </w:rPr>
        <w:t xml:space="preserve">probabilities </w:t>
      </w:r>
      <w:r w:rsidR="00D54257" w:rsidRPr="00603CE0">
        <w:rPr>
          <w:rFonts w:ascii="Times New Roman" w:hAnsi="Times New Roman"/>
          <w:color w:val="000000" w:themeColor="text1"/>
        </w:rPr>
        <w:t xml:space="preserve">of RT, TOC, and rDST under MT </w:t>
      </w:r>
      <w:r w:rsidR="000B6AAB" w:rsidRPr="00603CE0">
        <w:rPr>
          <w:rFonts w:ascii="Times New Roman" w:hAnsi="Times New Roman"/>
          <w:color w:val="000000" w:themeColor="text1"/>
        </w:rPr>
        <w:t xml:space="preserve">did not change this </w:t>
      </w:r>
      <w:r w:rsidR="003561F8" w:rsidRPr="00603CE0">
        <w:rPr>
          <w:rFonts w:ascii="Times New Roman" w:hAnsi="Times New Roman"/>
          <w:color w:val="000000" w:themeColor="text1"/>
        </w:rPr>
        <w:t>observation (</w:t>
      </w:r>
      <w:r w:rsidR="003561F8" w:rsidRPr="00603CE0">
        <w:rPr>
          <w:rFonts w:ascii="Times New Roman" w:hAnsi="Times New Roman"/>
          <w:color w:val="000000" w:themeColor="text1"/>
        </w:rPr>
        <w:fldChar w:fldCharType="begin"/>
      </w:r>
      <w:r w:rsidR="003561F8" w:rsidRPr="00603CE0">
        <w:rPr>
          <w:rFonts w:ascii="Times New Roman" w:hAnsi="Times New Roman"/>
          <w:color w:val="000000" w:themeColor="text1"/>
        </w:rPr>
        <w:instrText xml:space="preserve"> REF _Ref193977987 \h </w:instrText>
      </w:r>
      <w:r w:rsidR="00C77B9D" w:rsidRPr="00603CE0">
        <w:rPr>
          <w:rFonts w:ascii="Times New Roman" w:hAnsi="Times New Roman"/>
          <w:color w:val="000000" w:themeColor="text1"/>
        </w:rPr>
        <w:instrText xml:space="preserve"> \* MERGEFORMAT </w:instrText>
      </w:r>
      <w:r w:rsidR="003561F8" w:rsidRPr="00603CE0">
        <w:rPr>
          <w:rFonts w:ascii="Times New Roman" w:hAnsi="Times New Roman"/>
          <w:color w:val="000000" w:themeColor="text1"/>
        </w:rPr>
      </w:r>
      <w:r w:rsidR="003561F8"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S23</w:t>
      </w:r>
      <w:r w:rsidR="003561F8" w:rsidRPr="00603CE0">
        <w:rPr>
          <w:rFonts w:ascii="Times New Roman" w:hAnsi="Times New Roman"/>
          <w:color w:val="000000" w:themeColor="text1"/>
        </w:rPr>
        <w:fldChar w:fldCharType="end"/>
      </w:r>
      <w:r w:rsidR="003561F8" w:rsidRPr="00603CE0">
        <w:rPr>
          <w:rFonts w:ascii="Times New Roman" w:hAnsi="Times New Roman"/>
          <w:color w:val="000000" w:themeColor="text1"/>
        </w:rPr>
        <w:t xml:space="preserve">, </w:t>
      </w:r>
      <w:r w:rsidR="003561F8" w:rsidRPr="00603CE0">
        <w:rPr>
          <w:rFonts w:ascii="Times New Roman" w:hAnsi="Times New Roman"/>
          <w:color w:val="000000" w:themeColor="text1"/>
        </w:rPr>
        <w:fldChar w:fldCharType="begin"/>
      </w:r>
      <w:r w:rsidR="003561F8" w:rsidRPr="00603CE0">
        <w:rPr>
          <w:rFonts w:ascii="Times New Roman" w:hAnsi="Times New Roman"/>
          <w:color w:val="000000" w:themeColor="text1"/>
        </w:rPr>
        <w:instrText xml:space="preserve"> REF _Ref193977991 \h </w:instrText>
      </w:r>
      <w:r w:rsidR="00C77B9D" w:rsidRPr="00603CE0">
        <w:rPr>
          <w:rFonts w:ascii="Times New Roman" w:hAnsi="Times New Roman"/>
          <w:color w:val="000000" w:themeColor="text1"/>
        </w:rPr>
        <w:instrText xml:space="preserve"> \* MERGEFORMAT </w:instrText>
      </w:r>
      <w:r w:rsidR="003561F8" w:rsidRPr="00603CE0">
        <w:rPr>
          <w:rFonts w:ascii="Times New Roman" w:hAnsi="Times New Roman"/>
          <w:color w:val="000000" w:themeColor="text1"/>
        </w:rPr>
      </w:r>
      <w:r w:rsidR="003561F8" w:rsidRPr="00603CE0">
        <w:rPr>
          <w:rFonts w:ascii="Times New Roman" w:hAnsi="Times New Roman"/>
          <w:color w:val="000000" w:themeColor="text1"/>
        </w:rPr>
        <w:fldChar w:fldCharType="separate"/>
      </w:r>
      <w:r w:rsidR="006F4A97" w:rsidRPr="00603CE0">
        <w:rPr>
          <w:rFonts w:ascii="Times New Roman" w:hAnsi="Times New Roman"/>
          <w:color w:val="000000" w:themeColor="text1"/>
        </w:rPr>
        <w:t>Figure S24</w:t>
      </w:r>
      <w:r w:rsidR="003561F8" w:rsidRPr="00603CE0">
        <w:rPr>
          <w:rFonts w:ascii="Times New Roman" w:hAnsi="Times New Roman"/>
          <w:color w:val="000000" w:themeColor="text1"/>
        </w:rPr>
        <w:fldChar w:fldCharType="end"/>
      </w:r>
      <w:r w:rsidR="003561F8" w:rsidRPr="00603CE0">
        <w:rPr>
          <w:rFonts w:ascii="Times New Roman" w:hAnsi="Times New Roman"/>
          <w:color w:val="000000" w:themeColor="text1"/>
        </w:rPr>
        <w:t>).</w:t>
      </w:r>
    </w:p>
    <w:p w14:paraId="407802E1" w14:textId="77777777" w:rsidR="008D32C3" w:rsidRPr="00603CE0" w:rsidRDefault="00355FDC" w:rsidP="005B1613">
      <w:pPr>
        <w:ind w:firstLine="720"/>
        <w:rPr>
          <w:rFonts w:ascii="Times New Roman" w:hAnsi="Times New Roman"/>
          <w:color w:val="000000" w:themeColor="text1"/>
        </w:rPr>
      </w:pPr>
      <w:r w:rsidRPr="00603CE0">
        <w:rPr>
          <w:rFonts w:ascii="Times New Roman" w:hAnsi="Times New Roman"/>
          <w:color w:val="000000" w:themeColor="text1"/>
        </w:rPr>
        <w:t>I</w:t>
      </w:r>
      <w:r w:rsidR="00860D51" w:rsidRPr="00603CE0">
        <w:rPr>
          <w:rFonts w:ascii="Times New Roman" w:hAnsi="Times New Roman"/>
          <w:color w:val="000000" w:themeColor="text1"/>
        </w:rPr>
        <w:t xml:space="preserve">t is worth </w:t>
      </w:r>
      <w:r w:rsidRPr="00603CE0">
        <w:rPr>
          <w:rFonts w:ascii="Times New Roman" w:hAnsi="Times New Roman"/>
          <w:color w:val="000000" w:themeColor="text1"/>
        </w:rPr>
        <w:t>highlighting</w:t>
      </w:r>
      <w:r w:rsidR="00860D51" w:rsidRPr="00603CE0">
        <w:rPr>
          <w:rFonts w:ascii="Times New Roman" w:hAnsi="Times New Roman"/>
          <w:color w:val="000000" w:themeColor="text1"/>
        </w:rPr>
        <w:t xml:space="preserve"> that rDST </w:t>
      </w:r>
      <w:r w:rsidR="00AE7398" w:rsidRPr="00603CE0">
        <w:rPr>
          <w:rFonts w:ascii="Times New Roman" w:hAnsi="Times New Roman"/>
          <w:color w:val="000000" w:themeColor="text1"/>
        </w:rPr>
        <w:t>was not</w:t>
      </w:r>
      <w:r w:rsidR="00860D51" w:rsidRPr="00603CE0">
        <w:rPr>
          <w:rFonts w:ascii="Times New Roman" w:hAnsi="Times New Roman"/>
          <w:color w:val="000000" w:themeColor="text1"/>
        </w:rPr>
        <w:t xml:space="preserve"> projected to rely on usage of drug X or ertapenem. Therefore, th</w:t>
      </w:r>
      <w:r w:rsidR="00CD0335" w:rsidRPr="00603CE0">
        <w:rPr>
          <w:rFonts w:ascii="Times New Roman" w:hAnsi="Times New Roman"/>
          <w:color w:val="000000" w:themeColor="text1"/>
        </w:rPr>
        <w:t>is</w:t>
      </w:r>
      <w:r w:rsidR="00860D51" w:rsidRPr="00603CE0">
        <w:rPr>
          <w:rFonts w:ascii="Times New Roman" w:hAnsi="Times New Roman"/>
          <w:color w:val="000000" w:themeColor="text1"/>
        </w:rPr>
        <w:t xml:space="preserve"> </w:t>
      </w:r>
      <w:r w:rsidR="005D4C46" w:rsidRPr="00603CE0">
        <w:rPr>
          <w:rFonts w:ascii="Times New Roman" w:hAnsi="Times New Roman"/>
          <w:color w:val="000000" w:themeColor="text1"/>
        </w:rPr>
        <w:t xml:space="preserve">hypothetical </w:t>
      </w:r>
      <w:r w:rsidR="00860D51" w:rsidRPr="00603CE0">
        <w:rPr>
          <w:rFonts w:ascii="Times New Roman" w:hAnsi="Times New Roman"/>
          <w:color w:val="000000" w:themeColor="text1"/>
        </w:rPr>
        <w:t xml:space="preserve">individualized strategies might be preferable in circumstances where ertapenem is scarce or cost-prohibitive. However, </w:t>
      </w:r>
      <w:r w:rsidR="00CD0335" w:rsidRPr="00603CE0">
        <w:rPr>
          <w:rFonts w:ascii="Times New Roman" w:hAnsi="Times New Roman"/>
          <w:color w:val="000000" w:themeColor="text1"/>
        </w:rPr>
        <w:t xml:space="preserve">both </w:t>
      </w:r>
      <w:r w:rsidR="00860D51" w:rsidRPr="00603CE0">
        <w:rPr>
          <w:rFonts w:ascii="Times New Roman" w:hAnsi="Times New Roman"/>
          <w:color w:val="000000" w:themeColor="text1"/>
        </w:rPr>
        <w:t xml:space="preserve">rDST and MT do rely on the usage of rapid drug susceptibility tests (rDSTs), which do not currently exist for gonorrhea for ceftriaxone, zoliflodacin, or gepotidacin. </w:t>
      </w:r>
      <w:r w:rsidR="008D32C3" w:rsidRPr="00603CE0">
        <w:rPr>
          <w:rFonts w:ascii="Times New Roman" w:hAnsi="Times New Roman"/>
          <w:color w:val="000000" w:themeColor="text1"/>
        </w:rPr>
        <w:t>For scenarios which involve rDST, we did not represent the costs which would need to be invested into developing rapid drug susceptibility testing technology and increasing production capacity. Accounting for this expenditure, GISP is likely even more cost-saving relative to MT than we estimated, and the ICER of rDST is even higher than we estimated. However, without a clear way of estimating the costs of developing and deploying rDSTs for gonorrhea, we chose to exclude these costs from our model.</w:t>
      </w:r>
    </w:p>
    <w:p w14:paraId="29756CD9" w14:textId="58D9A6F9" w:rsidR="005B1613" w:rsidRPr="00603CE0" w:rsidRDefault="005B1613" w:rsidP="00B779B3">
      <w:pPr>
        <w:ind w:firstLine="720"/>
        <w:rPr>
          <w:rFonts w:ascii="Times New Roman" w:hAnsi="Times New Roman"/>
          <w:color w:val="000000" w:themeColor="text1"/>
        </w:rPr>
      </w:pPr>
      <w:r w:rsidRPr="00603CE0">
        <w:rPr>
          <w:rFonts w:ascii="Times New Roman" w:hAnsi="Times New Roman"/>
          <w:color w:val="000000" w:themeColor="text1"/>
        </w:rPr>
        <w:t xml:space="preserve">From this analysis we conclude that, even if an rDST for </w:t>
      </w:r>
      <w:r w:rsidR="00BC0FC2" w:rsidRPr="00603CE0">
        <w:rPr>
          <w:rFonts w:ascii="Times New Roman" w:hAnsi="Times New Roman"/>
          <w:color w:val="000000" w:themeColor="text1"/>
        </w:rPr>
        <w:t xml:space="preserve">current and future gonorrhea treatments was available, </w:t>
      </w:r>
      <w:r w:rsidR="00130D77" w:rsidRPr="00603CE0">
        <w:rPr>
          <w:rFonts w:ascii="Times New Roman" w:hAnsi="Times New Roman"/>
          <w:color w:val="000000" w:themeColor="text1"/>
        </w:rPr>
        <w:t>rapid drug susceptibility testing</w:t>
      </w:r>
      <w:r w:rsidR="00BC0FC2" w:rsidRPr="00603CE0">
        <w:rPr>
          <w:rFonts w:ascii="Times New Roman" w:hAnsi="Times New Roman"/>
          <w:color w:val="000000" w:themeColor="text1"/>
        </w:rPr>
        <w:t xml:space="preserve"> would not be a more cost-effective strategy than GISP</w:t>
      </w:r>
      <w:r w:rsidR="008E41CF" w:rsidRPr="00603CE0">
        <w:rPr>
          <w:rFonts w:ascii="Times New Roman" w:hAnsi="Times New Roman"/>
          <w:color w:val="000000" w:themeColor="text1"/>
        </w:rPr>
        <w:t xml:space="preserve">, under </w:t>
      </w:r>
      <w:r w:rsidR="00633E68" w:rsidRPr="00603CE0">
        <w:rPr>
          <w:rFonts w:ascii="Times New Roman" w:hAnsi="Times New Roman"/>
          <w:color w:val="000000" w:themeColor="text1"/>
        </w:rPr>
        <w:t xml:space="preserve">current assumptions regarding the cost </w:t>
      </w:r>
      <w:r w:rsidR="00F92C97" w:rsidRPr="00603CE0">
        <w:rPr>
          <w:rFonts w:ascii="Times New Roman" w:hAnsi="Times New Roman"/>
          <w:color w:val="000000" w:themeColor="text1"/>
        </w:rPr>
        <w:t xml:space="preserve">and performance </w:t>
      </w:r>
      <w:r w:rsidR="00633E68" w:rsidRPr="00603CE0">
        <w:rPr>
          <w:rFonts w:ascii="Times New Roman" w:hAnsi="Times New Roman"/>
          <w:color w:val="000000" w:themeColor="text1"/>
        </w:rPr>
        <w:t>of rDST.</w:t>
      </w:r>
    </w:p>
    <w:p w14:paraId="0F11D49B" w14:textId="77777777" w:rsidR="007A3A97" w:rsidRPr="00603CE0" w:rsidRDefault="007A3A97" w:rsidP="00094B3D">
      <w:pPr>
        <w:rPr>
          <w:rFonts w:ascii="Times New Roman" w:hAnsi="Times New Roman"/>
          <w:color w:val="000000" w:themeColor="text1"/>
        </w:rPr>
      </w:pPr>
    </w:p>
    <w:p w14:paraId="52F9CBF3" w14:textId="13867BA2" w:rsidR="00094B3D" w:rsidRPr="00603CE0" w:rsidRDefault="00094B3D" w:rsidP="00094B3D">
      <w:pPr>
        <w:spacing w:after="160" w:line="259" w:lineRule="auto"/>
        <w:rPr>
          <w:rFonts w:ascii="Times New Roman" w:hAnsi="Times New Roman"/>
          <w:color w:val="000000" w:themeColor="text1"/>
        </w:rPr>
      </w:pPr>
      <w:bookmarkStart w:id="404" w:name="_Ref193977434"/>
      <w:r w:rsidRPr="00603CE0">
        <w:rPr>
          <w:rFonts w:ascii="Times New Roman" w:hAnsi="Times New Roman"/>
          <w:color w:val="000000" w:themeColor="text1"/>
        </w:rPr>
        <w:t>Table S</w:t>
      </w:r>
      <w:r w:rsidR="00EB6918" w:rsidRPr="00603CE0">
        <w:rPr>
          <w:rFonts w:ascii="Times New Roman" w:hAnsi="Times New Roman"/>
          <w:color w:val="000000" w:themeColor="text1"/>
        </w:rPr>
        <w:fldChar w:fldCharType="begin"/>
      </w:r>
      <w:r w:rsidR="00EB6918" w:rsidRPr="00603CE0">
        <w:rPr>
          <w:rFonts w:ascii="Times New Roman" w:hAnsi="Times New Roman"/>
          <w:color w:val="000000" w:themeColor="text1"/>
        </w:rPr>
        <w:instrText xml:space="preserve"> SEQ Table_S \* ARABIC </w:instrText>
      </w:r>
      <w:r w:rsidR="00EB6918" w:rsidRPr="00603CE0">
        <w:rPr>
          <w:rFonts w:ascii="Times New Roman" w:hAnsi="Times New Roman"/>
          <w:color w:val="000000" w:themeColor="text1"/>
        </w:rPr>
        <w:fldChar w:fldCharType="separate"/>
      </w:r>
      <w:r w:rsidR="00631528" w:rsidRPr="00603CE0">
        <w:rPr>
          <w:rFonts w:ascii="Times New Roman" w:hAnsi="Times New Roman"/>
          <w:noProof/>
          <w:color w:val="000000" w:themeColor="text1"/>
        </w:rPr>
        <w:t>6</w:t>
      </w:r>
      <w:r w:rsidR="00EB6918" w:rsidRPr="00603CE0">
        <w:rPr>
          <w:rFonts w:ascii="Times New Roman" w:hAnsi="Times New Roman"/>
          <w:color w:val="000000" w:themeColor="text1"/>
        </w:rPr>
        <w:fldChar w:fldCharType="end"/>
      </w:r>
      <w:bookmarkEnd w:id="404"/>
      <w:r w:rsidRPr="00603CE0">
        <w:rPr>
          <w:rFonts w:ascii="Times New Roman" w:hAnsi="Times New Roman"/>
          <w:color w:val="000000" w:themeColor="text1"/>
        </w:rPr>
        <w:t xml:space="preserve">. Sensitivity and specificity parameters associated with the rapid drug susceptibility testing (rDST) under the rDST scenario. </w:t>
      </w:r>
    </w:p>
    <w:tbl>
      <w:tblPr>
        <w:tblStyle w:val="TableGrid"/>
        <w:tblW w:w="8540" w:type="dxa"/>
        <w:tblLayout w:type="fixed"/>
        <w:tblCellMar>
          <w:top w:w="29" w:type="dxa"/>
          <w:left w:w="29" w:type="dxa"/>
          <w:bottom w:w="29" w:type="dxa"/>
          <w:right w:w="29" w:type="dxa"/>
        </w:tblCellMar>
        <w:tblLook w:val="04A0" w:firstRow="1" w:lastRow="0" w:firstColumn="1" w:lastColumn="0" w:noHBand="0" w:noVBand="1"/>
      </w:tblPr>
      <w:tblGrid>
        <w:gridCol w:w="6560"/>
        <w:gridCol w:w="1440"/>
        <w:gridCol w:w="540"/>
      </w:tblGrid>
      <w:tr w:rsidR="00603CE0" w:rsidRPr="00603CE0" w14:paraId="2614FC13" w14:textId="77777777" w:rsidTr="007D599E">
        <w:trPr>
          <w:trHeight w:val="300"/>
        </w:trPr>
        <w:tc>
          <w:tcPr>
            <w:tcW w:w="6560" w:type="dxa"/>
            <w:tcBorders>
              <w:top w:val="single" w:sz="8" w:space="0" w:color="auto"/>
              <w:left w:val="single" w:sz="8" w:space="0" w:color="auto"/>
              <w:bottom w:val="single" w:sz="8" w:space="0" w:color="auto"/>
              <w:right w:val="single" w:sz="8" w:space="0" w:color="auto"/>
            </w:tcBorders>
            <w:tcMar>
              <w:left w:w="108" w:type="dxa"/>
              <w:right w:w="108" w:type="dxa"/>
            </w:tcMar>
          </w:tcPr>
          <w:p w14:paraId="54121B18" w14:textId="77777777" w:rsidR="00094B3D" w:rsidRPr="00603CE0" w:rsidRDefault="00094B3D" w:rsidP="007D599E">
            <w:pPr>
              <w:spacing w:after="0" w:line="240" w:lineRule="auto"/>
              <w:rPr>
                <w:rFonts w:ascii="Times New Roman" w:hAnsi="Times New Roman"/>
                <w:i/>
                <w:color w:val="000000" w:themeColor="text1"/>
                <w:sz w:val="20"/>
              </w:rPr>
            </w:pPr>
            <w:r w:rsidRPr="00603CE0">
              <w:rPr>
                <w:rFonts w:ascii="Times New Roman" w:hAnsi="Times New Roman"/>
                <w:i/>
                <w:color w:val="000000" w:themeColor="text1"/>
                <w:sz w:val="20"/>
              </w:rPr>
              <w:t>parameter</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55A63E2F" w14:textId="77777777" w:rsidR="00094B3D" w:rsidRPr="00603CE0" w:rsidRDefault="00094B3D" w:rsidP="007D599E">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Beta Distribution</w:t>
            </w:r>
          </w:p>
        </w:tc>
        <w:tc>
          <w:tcPr>
            <w:tcW w:w="540" w:type="dxa"/>
            <w:tcBorders>
              <w:top w:val="single" w:sz="8" w:space="0" w:color="auto"/>
              <w:left w:val="single" w:sz="8" w:space="0" w:color="auto"/>
              <w:bottom w:val="single" w:sz="8" w:space="0" w:color="auto"/>
              <w:right w:val="single" w:sz="8" w:space="0" w:color="auto"/>
            </w:tcBorders>
          </w:tcPr>
          <w:p w14:paraId="65AC8270" w14:textId="77777777" w:rsidR="00094B3D" w:rsidRPr="00603CE0" w:rsidRDefault="00094B3D" w:rsidP="007D599E">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Ref</w:t>
            </w:r>
          </w:p>
        </w:tc>
      </w:tr>
      <w:tr w:rsidR="00603CE0" w:rsidRPr="00603CE0" w14:paraId="2B8D4999" w14:textId="77777777" w:rsidTr="007D599E">
        <w:trPr>
          <w:trHeight w:val="300"/>
        </w:trPr>
        <w:tc>
          <w:tcPr>
            <w:tcW w:w="6560" w:type="dxa"/>
            <w:tcBorders>
              <w:top w:val="single" w:sz="8" w:space="0" w:color="auto"/>
              <w:left w:val="single" w:sz="8" w:space="0" w:color="auto"/>
              <w:bottom w:val="single" w:sz="8" w:space="0" w:color="auto"/>
              <w:right w:val="single" w:sz="8" w:space="0" w:color="auto"/>
            </w:tcBorders>
            <w:tcMar>
              <w:left w:w="108" w:type="dxa"/>
              <w:right w:w="108" w:type="dxa"/>
            </w:tcMar>
          </w:tcPr>
          <w:p w14:paraId="0E172246" w14:textId="77777777" w:rsidR="00094B3D" w:rsidRPr="00603CE0" w:rsidRDefault="00094B3D" w:rsidP="007D599E">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 xml:space="preserve">DSTsensitivity: </w:t>
            </w:r>
            <w:r w:rsidRPr="00603CE0">
              <w:rPr>
                <w:rFonts w:ascii="Times New Roman" w:hAnsi="Times New Roman"/>
                <w:color w:val="000000" w:themeColor="text1"/>
                <w:sz w:val="20"/>
              </w:rPr>
              <w:t>the sensitivity of rDST, defined as the probability of correctly identifying that an infection is resistant to a drug. For each test, a random value from a uniform distribution (0.0-1.0) is compared to the parameter value to determine whether the test returns a true positive or a false negative.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288A81D7" w14:textId="77777777" w:rsidR="00094B3D" w:rsidRPr="00603CE0" w:rsidRDefault="00094B3D" w:rsidP="007D599E">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Mean = 0.95</w:t>
            </w:r>
          </w:p>
          <w:p w14:paraId="64A3E799" w14:textId="77777777" w:rsidR="00094B3D" w:rsidRPr="00603CE0" w:rsidRDefault="00094B3D" w:rsidP="007D599E">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SD = 0.01</w:t>
            </w:r>
          </w:p>
        </w:tc>
        <w:tc>
          <w:tcPr>
            <w:tcW w:w="540" w:type="dxa"/>
            <w:tcBorders>
              <w:top w:val="single" w:sz="8" w:space="0" w:color="auto"/>
              <w:left w:val="single" w:sz="8" w:space="0" w:color="auto"/>
              <w:bottom w:val="single" w:sz="8" w:space="0" w:color="auto"/>
              <w:right w:val="single" w:sz="8" w:space="0" w:color="auto"/>
            </w:tcBorders>
          </w:tcPr>
          <w:p w14:paraId="7EF8D842" w14:textId="5D32609A" w:rsidR="00094B3D" w:rsidRPr="00603CE0" w:rsidRDefault="00094B3D" w:rsidP="007D599E">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szCs w:val="20"/>
              </w:rPr>
              <w:fldChar w:fldCharType="begin"/>
            </w:r>
            <w:r w:rsidR="0074444C" w:rsidRPr="00603CE0">
              <w:rPr>
                <w:rFonts w:ascii="Times New Roman" w:hAnsi="Times New Roman"/>
                <w:color w:val="000000" w:themeColor="text1"/>
                <w:sz w:val="20"/>
                <w:szCs w:val="20"/>
              </w:rPr>
              <w:instrText xml:space="preserve"> ADDIN EN.CITE &lt;EndNote&gt;&lt;Cite&gt;&lt;Author&gt;Gaydos&lt;/Author&gt;&lt;Year&gt;2020&lt;/Year&gt;&lt;RecNum&gt;2325&lt;/RecNum&gt;&lt;DisplayText&gt;&lt;style face="superscript"&gt;2&lt;/style&gt;&lt;/DisplayText&gt;&lt;record&gt;&lt;rec-number&gt;2325&lt;/rec-number&gt;&lt;foreign-keys&gt;&lt;key app="EN" db-id="wptxs2svnezeaaex5ebp2d9tvv0d9sw25p2p" timestamp="1722458414" guid="23f77743-10fc-40ff-a2a4-f18d4eec33af"&gt;2325&lt;/key&gt;&lt;/foreign-keys&gt;&lt;ref-type name="Journal Article"&gt;17&lt;/ref-type&gt;&lt;contributors&gt;&lt;authors&gt;&lt;author&gt;Charlotte A.  Gaydos&lt;/author&gt;&lt;author&gt;Johan H.  Melendez&lt;/author&gt;&lt;/authors&gt;&lt;/contributors&gt;&lt;titles&gt;&lt;title&gt;Point-by-Point Progress: Gonorrhea Point of Care Tests&lt;/title&gt;&lt;secondary-title&gt;Expert Review of Molecular Diagnostics&lt;/secondary-title&gt;&lt;/titles&gt;&lt;periodical&gt;&lt;full-title&gt;Expert Review of Molecular Diagnostics&lt;/full-title&gt;&lt;/periodical&gt;&lt;volume&gt;20&lt;/volume&gt;&lt;number&gt;8&lt;/number&gt;&lt;dates&gt;&lt;year&gt;2020&lt;/year&gt;&lt;/dates&gt;&lt;isbn&gt;1473-7159&lt;/isbn&gt;&lt;urls&gt;&lt;related-urls&gt;&lt;url&gt;https://www.tandfonline.com/doi/full/10.1080/14737159.2020.1778467?casa_token=ZKI4-AZc5NAAAAAA%3AqrPOK4RALIgIEzC2U0HJaXAy95UT-cmFw4KEI1DkLjnUdzdlxjoR0jqgJwWW54xwEKP3Wqvr9jo&lt;/url&gt;&lt;/related-urls&gt;&lt;/urls&gt;&lt;electronic-resource-num&gt;10.1080/14737159.2020.1778467&lt;/electronic-resource-num&gt;&lt;/record&gt;&lt;/Cite&gt;&lt;/EndNote&gt;</w:instrText>
            </w:r>
            <w:r w:rsidRPr="00603CE0">
              <w:rPr>
                <w:rFonts w:ascii="Times New Roman" w:hAnsi="Times New Roman"/>
                <w:color w:val="000000" w:themeColor="text1"/>
                <w:sz w:val="20"/>
                <w:szCs w:val="20"/>
              </w:rPr>
              <w:fldChar w:fldCharType="separate"/>
            </w:r>
            <w:r w:rsidR="0074444C" w:rsidRPr="00603CE0">
              <w:rPr>
                <w:rFonts w:ascii="Times New Roman" w:hAnsi="Times New Roman"/>
                <w:noProof/>
                <w:color w:val="000000" w:themeColor="text1"/>
                <w:sz w:val="20"/>
                <w:szCs w:val="20"/>
                <w:vertAlign w:val="superscript"/>
              </w:rPr>
              <w:t>2</w:t>
            </w:r>
            <w:r w:rsidRPr="00603CE0">
              <w:rPr>
                <w:rFonts w:ascii="Times New Roman" w:hAnsi="Times New Roman"/>
                <w:color w:val="000000" w:themeColor="text1"/>
                <w:sz w:val="20"/>
                <w:szCs w:val="20"/>
              </w:rPr>
              <w:fldChar w:fldCharType="end"/>
            </w:r>
          </w:p>
        </w:tc>
      </w:tr>
      <w:tr w:rsidR="00603CE0" w:rsidRPr="00603CE0" w14:paraId="37C01A2A" w14:textId="77777777" w:rsidTr="007D599E">
        <w:trPr>
          <w:trHeight w:val="300"/>
        </w:trPr>
        <w:tc>
          <w:tcPr>
            <w:tcW w:w="6560" w:type="dxa"/>
            <w:tcBorders>
              <w:top w:val="single" w:sz="8" w:space="0" w:color="auto"/>
              <w:left w:val="single" w:sz="8" w:space="0" w:color="auto"/>
              <w:bottom w:val="single" w:sz="8" w:space="0" w:color="auto"/>
              <w:right w:val="single" w:sz="8" w:space="0" w:color="auto"/>
            </w:tcBorders>
            <w:tcMar>
              <w:left w:w="108" w:type="dxa"/>
              <w:right w:w="108" w:type="dxa"/>
            </w:tcMar>
          </w:tcPr>
          <w:p w14:paraId="664D4287" w14:textId="77777777" w:rsidR="00094B3D" w:rsidRPr="00603CE0" w:rsidRDefault="00094B3D" w:rsidP="007D599E">
            <w:pPr>
              <w:spacing w:after="0" w:line="240" w:lineRule="auto"/>
              <w:rPr>
                <w:rFonts w:ascii="Times New Roman" w:hAnsi="Times New Roman"/>
                <w:color w:val="000000" w:themeColor="text1"/>
                <w:sz w:val="20"/>
              </w:rPr>
            </w:pPr>
            <w:r w:rsidRPr="00603CE0">
              <w:rPr>
                <w:rFonts w:ascii="Times New Roman" w:hAnsi="Times New Roman"/>
                <w:i/>
                <w:color w:val="000000" w:themeColor="text1"/>
                <w:sz w:val="20"/>
              </w:rPr>
              <w:t xml:space="preserve">DSTspecificity: </w:t>
            </w:r>
            <w:r w:rsidRPr="00603CE0">
              <w:rPr>
                <w:rFonts w:ascii="Times New Roman" w:hAnsi="Times New Roman"/>
                <w:color w:val="000000" w:themeColor="text1"/>
                <w:sz w:val="20"/>
              </w:rPr>
              <w:t>the specificity of rDST, defined as the probability of correctly identifying that an infection is susceptible to a drug. For each test, a random value from a uniform distribution (0.0-1.0) is compared to the parameter value to determine whether the test returns a true negative or a false positive.</w:t>
            </w:r>
          </w:p>
        </w:tc>
        <w:tc>
          <w:tcPr>
            <w:tcW w:w="1440" w:type="dxa"/>
            <w:tcBorders>
              <w:top w:val="single" w:sz="8" w:space="0" w:color="auto"/>
              <w:left w:val="single" w:sz="8" w:space="0" w:color="auto"/>
              <w:bottom w:val="single" w:sz="8" w:space="0" w:color="auto"/>
              <w:right w:val="single" w:sz="8" w:space="0" w:color="auto"/>
            </w:tcBorders>
            <w:tcMar>
              <w:left w:w="108" w:type="dxa"/>
              <w:right w:w="108" w:type="dxa"/>
            </w:tcMar>
          </w:tcPr>
          <w:p w14:paraId="3CFE2DFA" w14:textId="77777777" w:rsidR="00094B3D" w:rsidRPr="00603CE0" w:rsidRDefault="00094B3D" w:rsidP="007D599E">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Mean = 0.97</w:t>
            </w:r>
          </w:p>
          <w:p w14:paraId="7E36B01A" w14:textId="77777777" w:rsidR="00094B3D" w:rsidRPr="00603CE0" w:rsidRDefault="00094B3D" w:rsidP="007D599E">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SD = 0.005</w:t>
            </w:r>
          </w:p>
        </w:tc>
        <w:tc>
          <w:tcPr>
            <w:tcW w:w="540" w:type="dxa"/>
            <w:tcBorders>
              <w:top w:val="single" w:sz="8" w:space="0" w:color="auto"/>
              <w:left w:val="single" w:sz="8" w:space="0" w:color="auto"/>
              <w:bottom w:val="single" w:sz="8" w:space="0" w:color="auto"/>
              <w:right w:val="single" w:sz="8" w:space="0" w:color="auto"/>
            </w:tcBorders>
          </w:tcPr>
          <w:p w14:paraId="130EBEF3" w14:textId="1C0FA0FC" w:rsidR="00094B3D" w:rsidRPr="00603CE0" w:rsidRDefault="00094B3D" w:rsidP="007D599E">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szCs w:val="20"/>
              </w:rPr>
              <w:fldChar w:fldCharType="begin"/>
            </w:r>
            <w:r w:rsidR="0074444C" w:rsidRPr="00603CE0">
              <w:rPr>
                <w:rFonts w:ascii="Times New Roman" w:hAnsi="Times New Roman"/>
                <w:color w:val="000000" w:themeColor="text1"/>
                <w:sz w:val="20"/>
                <w:szCs w:val="20"/>
              </w:rPr>
              <w:instrText xml:space="preserve"> ADDIN EN.CITE &lt;EndNote&gt;&lt;Cite&gt;&lt;Author&gt;Gaydos&lt;/Author&gt;&lt;Year&gt;2020&lt;/Year&gt;&lt;RecNum&gt;2325&lt;/RecNum&gt;&lt;DisplayText&gt;&lt;style face="superscript"&gt;2&lt;/style&gt;&lt;/DisplayText&gt;&lt;record&gt;&lt;rec-number&gt;2325&lt;/rec-number&gt;&lt;foreign-keys&gt;&lt;key app="EN" db-id="wptxs2svnezeaaex5ebp2d9tvv0d9sw25p2p" timestamp="1722458414" guid="23f77743-10fc-40ff-a2a4-f18d4eec33af"&gt;2325&lt;/key&gt;&lt;/foreign-keys&gt;&lt;ref-type name="Journal Article"&gt;17&lt;/ref-type&gt;&lt;contributors&gt;&lt;authors&gt;&lt;author&gt;Charlotte A.  Gaydos&lt;/author&gt;&lt;author&gt;Johan H.  Melendez&lt;/author&gt;&lt;/authors&gt;&lt;/contributors&gt;&lt;titles&gt;&lt;title&gt;Point-by-Point Progress: Gonorrhea Point of Care Tests&lt;/title&gt;&lt;secondary-title&gt;Expert Review of Molecular Diagnostics&lt;/secondary-title&gt;&lt;/titles&gt;&lt;periodical&gt;&lt;full-title&gt;Expert Review of Molecular Diagnostics&lt;/full-title&gt;&lt;/periodical&gt;&lt;volume&gt;20&lt;/volume&gt;&lt;number&gt;8&lt;/number&gt;&lt;dates&gt;&lt;year&gt;2020&lt;/year&gt;&lt;/dates&gt;&lt;isbn&gt;1473-7159&lt;/isbn&gt;&lt;urls&gt;&lt;related-urls&gt;&lt;url&gt;https://www.tandfonline.com/doi/full/10.1080/14737159.2020.1778467?casa_token=ZKI4-AZc5NAAAAAA%3AqrPOK4RALIgIEzC2U0HJaXAy95UT-cmFw4KEI1DkLjnUdzdlxjoR0jqgJwWW54xwEKP3Wqvr9jo&lt;/url&gt;&lt;/related-urls&gt;&lt;/urls&gt;&lt;electronic-resource-num&gt;10.1080/14737159.2020.1778467&lt;/electronic-resource-num&gt;&lt;/record&gt;&lt;/Cite&gt;&lt;/EndNote&gt;</w:instrText>
            </w:r>
            <w:r w:rsidRPr="00603CE0">
              <w:rPr>
                <w:rFonts w:ascii="Times New Roman" w:hAnsi="Times New Roman"/>
                <w:color w:val="000000" w:themeColor="text1"/>
                <w:sz w:val="20"/>
                <w:szCs w:val="20"/>
              </w:rPr>
              <w:fldChar w:fldCharType="separate"/>
            </w:r>
            <w:r w:rsidR="0074444C" w:rsidRPr="00603CE0">
              <w:rPr>
                <w:rFonts w:ascii="Times New Roman" w:hAnsi="Times New Roman"/>
                <w:noProof/>
                <w:color w:val="000000" w:themeColor="text1"/>
                <w:sz w:val="20"/>
                <w:szCs w:val="20"/>
                <w:vertAlign w:val="superscript"/>
              </w:rPr>
              <w:t>2</w:t>
            </w:r>
            <w:r w:rsidRPr="00603CE0">
              <w:rPr>
                <w:rFonts w:ascii="Times New Roman" w:hAnsi="Times New Roman"/>
                <w:color w:val="000000" w:themeColor="text1"/>
                <w:sz w:val="20"/>
                <w:szCs w:val="20"/>
              </w:rPr>
              <w:fldChar w:fldCharType="end"/>
            </w:r>
          </w:p>
        </w:tc>
      </w:tr>
    </w:tbl>
    <w:p w14:paraId="3D770178" w14:textId="77777777" w:rsidR="00D91324" w:rsidRPr="00603CE0" w:rsidRDefault="007A52CB" w:rsidP="00B779B3">
      <w:pPr>
        <w:keepNext/>
        <w:spacing w:after="160" w:line="259" w:lineRule="auto"/>
        <w:rPr>
          <w:rFonts w:ascii="Times New Roman" w:hAnsi="Times New Roman"/>
          <w:color w:val="000000" w:themeColor="text1"/>
        </w:rPr>
      </w:pPr>
      <w:r w:rsidRPr="00603CE0">
        <w:rPr>
          <w:rFonts w:ascii="Times New Roman" w:hAnsi="Times New Roman"/>
          <w:noProof/>
          <w:color w:val="000000" w:themeColor="text1"/>
          <w:sz w:val="20"/>
        </w:rPr>
        <w:lastRenderedPageBreak/>
        <w:drawing>
          <wp:inline distT="0" distB="0" distL="0" distR="0" wp14:anchorId="6655728F" wp14:editId="0EE01F55">
            <wp:extent cx="5943600" cy="2655570"/>
            <wp:effectExtent l="0" t="0" r="0" b="0"/>
            <wp:docPr id="311893327" name="Picture 8" descr="A diagram of a drug recov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51077" name="Picture 8" descr="A diagram of a drug recovery&#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655570"/>
                    </a:xfrm>
                    <a:prstGeom prst="rect">
                      <a:avLst/>
                    </a:prstGeom>
                  </pic:spPr>
                </pic:pic>
              </a:graphicData>
            </a:graphic>
          </wp:inline>
        </w:drawing>
      </w:r>
    </w:p>
    <w:p w14:paraId="3337341F" w14:textId="2C7F3D75" w:rsidR="002721CB" w:rsidRPr="00603CE0" w:rsidRDefault="00D91324" w:rsidP="00D91324">
      <w:pPr>
        <w:pStyle w:val="Caption"/>
        <w:rPr>
          <w:rFonts w:ascii="Times New Roman" w:hAnsi="Times New Roman"/>
          <w:color w:val="000000" w:themeColor="text1"/>
        </w:rPr>
      </w:pPr>
      <w:bookmarkStart w:id="405" w:name="_Ref193977460"/>
      <w:r w:rsidRPr="00603CE0">
        <w:rPr>
          <w:rFonts w:ascii="Times New Roman" w:hAnsi="Times New Roman"/>
          <w:color w:val="000000" w:themeColor="text1"/>
        </w:rPr>
        <w:t>Figure S</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color w:val="000000" w:themeColor="text1"/>
        </w:rPr>
        <w:fldChar w:fldCharType="separate"/>
      </w:r>
      <w:r w:rsidR="008B73CD" w:rsidRPr="00603CE0">
        <w:rPr>
          <w:rFonts w:ascii="Times New Roman" w:hAnsi="Times New Roman"/>
          <w:noProof/>
          <w:color w:val="000000" w:themeColor="text1"/>
        </w:rPr>
        <w:t>18</w:t>
      </w:r>
      <w:r w:rsidRPr="00603CE0">
        <w:rPr>
          <w:rFonts w:ascii="Times New Roman" w:hAnsi="Times New Roman"/>
          <w:color w:val="000000" w:themeColor="text1"/>
        </w:rPr>
        <w:fldChar w:fldCharType="end"/>
      </w:r>
      <w:bookmarkEnd w:id="405"/>
      <w:r w:rsidRPr="00603CE0">
        <w:rPr>
          <w:rFonts w:ascii="Times New Roman" w:hAnsi="Times New Roman"/>
          <w:color w:val="000000" w:themeColor="text1"/>
        </w:rPr>
        <w:t xml:space="preserve">. </w:t>
      </w:r>
      <w:r w:rsidR="002721CB" w:rsidRPr="00603CE0">
        <w:rPr>
          <w:rFonts w:ascii="Times New Roman" w:hAnsi="Times New Roman"/>
          <w:color w:val="000000" w:themeColor="text1"/>
        </w:rPr>
        <w:t>Model diagram for rapid drug susceptibility testing (rDST) counterfactual. See Figure S1 caption for symbol explanations. “false neg” indicates when the result of the rapid drug susceptibility test returns a false negative result, causing the administration of a treatment which the infection is resistant. For cases without coverage for rDST, drug A is always first-line.</w:t>
      </w:r>
    </w:p>
    <w:p w14:paraId="6EE2CADA" w14:textId="77777777" w:rsidR="00511430" w:rsidRPr="00603CE0" w:rsidRDefault="00511430" w:rsidP="00511430">
      <w:pPr>
        <w:rPr>
          <w:rFonts w:ascii="Times New Roman" w:hAnsi="Times New Roman"/>
          <w:color w:val="000000" w:themeColor="text1"/>
        </w:rPr>
      </w:pPr>
    </w:p>
    <w:p w14:paraId="37E1FFED" w14:textId="77777777" w:rsidR="00511430" w:rsidRPr="00603CE0" w:rsidRDefault="00511430" w:rsidP="00511430">
      <w:pPr>
        <w:keepNext/>
        <w:rPr>
          <w:rFonts w:ascii="Times New Roman" w:hAnsi="Times New Roman"/>
          <w:color w:val="000000" w:themeColor="text1"/>
        </w:rPr>
      </w:pPr>
      <w:r w:rsidRPr="00603CE0">
        <w:rPr>
          <w:rFonts w:ascii="Times New Roman" w:hAnsi="Times New Roman"/>
          <w:noProof/>
          <w:color w:val="000000" w:themeColor="text1"/>
        </w:rPr>
        <w:drawing>
          <wp:inline distT="0" distB="0" distL="0" distR="0" wp14:anchorId="2261DE97" wp14:editId="35C3938D">
            <wp:extent cx="5399314" cy="3706992"/>
            <wp:effectExtent l="0" t="0" r="0" b="1905"/>
            <wp:docPr id="884889770" name="Picture 2" descr="A diagram of a software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89770" name="Picture 2" descr="A diagram of a software system&#10;&#10;Description automatically generated with medium confidenc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13183" cy="3716514"/>
                    </a:xfrm>
                    <a:prstGeom prst="rect">
                      <a:avLst/>
                    </a:prstGeom>
                  </pic:spPr>
                </pic:pic>
              </a:graphicData>
            </a:graphic>
          </wp:inline>
        </w:drawing>
      </w:r>
    </w:p>
    <w:p w14:paraId="7423F459" w14:textId="601C03B1" w:rsidR="00511430" w:rsidRPr="00603CE0" w:rsidRDefault="00511430" w:rsidP="00511430">
      <w:pPr>
        <w:pStyle w:val="Caption"/>
        <w:rPr>
          <w:rFonts w:ascii="Times New Roman" w:hAnsi="Times New Roman"/>
          <w:color w:val="000000" w:themeColor="text1"/>
        </w:rPr>
      </w:pPr>
      <w:r w:rsidRPr="00603CE0">
        <w:rPr>
          <w:rFonts w:ascii="Times New Roman" w:hAnsi="Times New Roman"/>
          <w:color w:val="000000" w:themeColor="text1"/>
        </w:rPr>
        <w:t>Figure S</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color w:val="000000" w:themeColor="text1"/>
        </w:rPr>
        <w:fldChar w:fldCharType="separate"/>
      </w:r>
      <w:r w:rsidR="008B73CD" w:rsidRPr="00603CE0">
        <w:rPr>
          <w:rFonts w:ascii="Times New Roman" w:hAnsi="Times New Roman"/>
          <w:noProof/>
          <w:color w:val="000000" w:themeColor="text1"/>
        </w:rPr>
        <w:t>19</w:t>
      </w:r>
      <w:r w:rsidRPr="00603CE0">
        <w:rPr>
          <w:rFonts w:ascii="Times New Roman" w:hAnsi="Times New Roman"/>
          <w:color w:val="000000" w:themeColor="text1"/>
        </w:rPr>
        <w:fldChar w:fldCharType="end"/>
      </w:r>
      <w:r w:rsidRPr="00603CE0">
        <w:rPr>
          <w:rFonts w:ascii="Times New Roman" w:hAnsi="Times New Roman"/>
          <w:color w:val="000000" w:themeColor="text1"/>
        </w:rPr>
        <w:t>. Model diagram for mixed testing (MT) counterfactual. See Figure S1 caption for symbol explanations. After an indiv is randomly assigned to RT, TOC, or DST, treatment, failure/success, and retreatment follow the same pathways described in Figures S1, S2, and S3, which are simplified away here for legibility.</w:t>
      </w:r>
    </w:p>
    <w:p w14:paraId="3F146DD1" w14:textId="77777777" w:rsidR="00511430" w:rsidRPr="00603CE0" w:rsidRDefault="00511430" w:rsidP="00B779B3">
      <w:pPr>
        <w:rPr>
          <w:rFonts w:ascii="Times New Roman" w:hAnsi="Times New Roman"/>
          <w:color w:val="000000" w:themeColor="text1"/>
        </w:rPr>
      </w:pPr>
    </w:p>
    <w:p w14:paraId="1E4392DD" w14:textId="77777777" w:rsidR="00C7323E" w:rsidRPr="00603CE0" w:rsidRDefault="00FA73AC" w:rsidP="00B779B3">
      <w:pPr>
        <w:keepNext/>
        <w:spacing w:after="160" w:line="259" w:lineRule="auto"/>
        <w:rPr>
          <w:rFonts w:ascii="Times New Roman" w:hAnsi="Times New Roman"/>
          <w:color w:val="000000" w:themeColor="text1"/>
        </w:rPr>
      </w:pPr>
      <w:r w:rsidRPr="00603CE0">
        <w:rPr>
          <w:rFonts w:ascii="Times New Roman" w:hAnsi="Times New Roman"/>
          <w:noProof/>
          <w:color w:val="000000" w:themeColor="text1"/>
        </w:rPr>
        <w:drawing>
          <wp:inline distT="0" distB="0" distL="0" distR="0" wp14:anchorId="254F556F" wp14:editId="6B1C9005">
            <wp:extent cx="5303520" cy="3559810"/>
            <wp:effectExtent l="0" t="0" r="5080" b="0"/>
            <wp:docPr id="1908487700" name="Picture 4" descr="A diagram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87700" name="Picture 4" descr="A diagram of a test&#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03520" cy="3559810"/>
                    </a:xfrm>
                    <a:prstGeom prst="rect">
                      <a:avLst/>
                    </a:prstGeom>
                  </pic:spPr>
                </pic:pic>
              </a:graphicData>
            </a:graphic>
          </wp:inline>
        </w:drawing>
      </w:r>
    </w:p>
    <w:p w14:paraId="2165F0F8" w14:textId="393F5FEE" w:rsidR="00C7323E" w:rsidRPr="00603CE0" w:rsidRDefault="00C7323E" w:rsidP="00C7323E">
      <w:pPr>
        <w:pStyle w:val="Caption"/>
        <w:rPr>
          <w:rFonts w:ascii="Times New Roman" w:hAnsi="Times New Roman"/>
          <w:color w:val="000000" w:themeColor="text1"/>
        </w:rPr>
      </w:pPr>
      <w:bookmarkStart w:id="406" w:name="_Ref193977745"/>
      <w:r w:rsidRPr="00603CE0">
        <w:rPr>
          <w:rFonts w:ascii="Times New Roman" w:hAnsi="Times New Roman"/>
          <w:color w:val="000000" w:themeColor="text1"/>
        </w:rPr>
        <w:t>Figure S</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color w:val="000000" w:themeColor="text1"/>
        </w:rPr>
        <w:fldChar w:fldCharType="separate"/>
      </w:r>
      <w:r w:rsidR="008B73CD" w:rsidRPr="00603CE0">
        <w:rPr>
          <w:rFonts w:ascii="Times New Roman" w:hAnsi="Times New Roman"/>
          <w:noProof/>
          <w:color w:val="000000" w:themeColor="text1"/>
        </w:rPr>
        <w:t>20</w:t>
      </w:r>
      <w:r w:rsidRPr="00603CE0">
        <w:rPr>
          <w:rFonts w:ascii="Times New Roman" w:hAnsi="Times New Roman"/>
          <w:color w:val="000000" w:themeColor="text1"/>
        </w:rPr>
        <w:fldChar w:fldCharType="end"/>
      </w:r>
      <w:bookmarkEnd w:id="406"/>
      <w:r w:rsidRPr="00603CE0">
        <w:rPr>
          <w:rFonts w:ascii="Times New Roman" w:hAnsi="Times New Roman"/>
          <w:color w:val="000000" w:themeColor="text1"/>
        </w:rPr>
        <w:t>. Modeling the impact of rDST on the recommendation for the treatment of a given strain of infection, depending on the sensitivity and specificity of the test. p = sensitivity, q = specificity. The thicker arrows and thicker-outlined box indicate what outcome is most likely, given the prior distributions for sensitivity and specificity (Table S5).</w:t>
      </w:r>
    </w:p>
    <w:p w14:paraId="108707D0" w14:textId="3C80DE9A" w:rsidR="00DB1165" w:rsidRPr="00603CE0" w:rsidRDefault="00DB1165">
      <w:pPr>
        <w:spacing w:after="160" w:line="259" w:lineRule="auto"/>
        <w:rPr>
          <w:rFonts w:ascii="Times New Roman" w:hAnsi="Times New Roman"/>
          <w:color w:val="000000" w:themeColor="text1"/>
        </w:rPr>
      </w:pPr>
    </w:p>
    <w:p w14:paraId="023815E8" w14:textId="77777777" w:rsidR="00B848AB" w:rsidRPr="00603CE0" w:rsidRDefault="00B848AB">
      <w:pPr>
        <w:spacing w:after="160" w:line="259" w:lineRule="auto"/>
        <w:rPr>
          <w:rFonts w:ascii="Times New Roman" w:hAnsi="Times New Roman"/>
          <w:color w:val="000000" w:themeColor="text1"/>
          <w:sz w:val="20"/>
        </w:rPr>
      </w:pPr>
      <w:bookmarkStart w:id="407" w:name="_Ref193977007"/>
      <w:r w:rsidRPr="00603CE0">
        <w:rPr>
          <w:rFonts w:ascii="Times New Roman" w:hAnsi="Times New Roman"/>
          <w:color w:val="000000" w:themeColor="text1"/>
        </w:rPr>
        <w:br w:type="page"/>
      </w:r>
    </w:p>
    <w:p w14:paraId="7FC5C6A2" w14:textId="76CE6B5C" w:rsidR="00AC2EE5" w:rsidRPr="00603CE0" w:rsidRDefault="00AC2EE5" w:rsidP="00B779B3">
      <w:pPr>
        <w:pStyle w:val="Caption"/>
        <w:keepNext/>
        <w:rPr>
          <w:rFonts w:ascii="Times New Roman" w:hAnsi="Times New Roman"/>
          <w:color w:val="000000" w:themeColor="text1"/>
        </w:rPr>
      </w:pPr>
      <w:bookmarkStart w:id="408" w:name="_Ref206674514"/>
      <w:r w:rsidRPr="00603CE0">
        <w:rPr>
          <w:rFonts w:ascii="Times New Roman" w:hAnsi="Times New Roman"/>
          <w:color w:val="000000" w:themeColor="text1"/>
        </w:rPr>
        <w:lastRenderedPageBreak/>
        <w:t>Table S</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Table_S \* ARABIC </w:instrText>
      </w:r>
      <w:r w:rsidRPr="00603CE0">
        <w:rPr>
          <w:rFonts w:ascii="Times New Roman" w:hAnsi="Times New Roman"/>
          <w:color w:val="000000" w:themeColor="text1"/>
        </w:rPr>
        <w:fldChar w:fldCharType="separate"/>
      </w:r>
      <w:r w:rsidR="00631528" w:rsidRPr="00603CE0">
        <w:rPr>
          <w:rFonts w:ascii="Times New Roman" w:hAnsi="Times New Roman"/>
          <w:noProof/>
          <w:color w:val="000000" w:themeColor="text1"/>
        </w:rPr>
        <w:t>7</w:t>
      </w:r>
      <w:r w:rsidRPr="00603CE0">
        <w:rPr>
          <w:rFonts w:ascii="Times New Roman" w:hAnsi="Times New Roman"/>
          <w:color w:val="000000" w:themeColor="text1"/>
        </w:rPr>
        <w:fldChar w:fldCharType="end"/>
      </w:r>
      <w:bookmarkEnd w:id="407"/>
      <w:bookmarkEnd w:id="408"/>
      <w:r w:rsidRPr="00603CE0">
        <w:rPr>
          <w:rFonts w:ascii="Times New Roman" w:hAnsi="Times New Roman"/>
          <w:color w:val="000000" w:themeColor="text1"/>
        </w:rPr>
        <w:t>. Cumulative results of gonorrhea burden under five counterfactual strategies, beginning at the end of the calibration period (year 5). MT (mixed testing) counterfactual includes RT, TOC, and rDST possibilities</w:t>
      </w:r>
      <w:r w:rsidR="00F80B57" w:rsidRPr="00603CE0">
        <w:rPr>
          <w:rFonts w:ascii="Times New Roman" w:hAnsi="Times New Roman"/>
          <w:color w:val="000000" w:themeColor="text1"/>
        </w:rPr>
        <w:t xml:space="preserve"> with probabilities of 45-45-10</w:t>
      </w:r>
      <w:r w:rsidRPr="00603CE0">
        <w:rPr>
          <w:rFonts w:ascii="Times New Roman" w:hAnsi="Times New Roman"/>
          <w:color w:val="000000" w:themeColor="text1"/>
        </w:rPr>
        <w:t>. Presented are the means of 3</w:t>
      </w:r>
      <w:r w:rsidR="00F80B57" w:rsidRPr="00603CE0">
        <w:rPr>
          <w:rFonts w:ascii="Times New Roman" w:hAnsi="Times New Roman"/>
          <w:color w:val="000000" w:themeColor="text1"/>
        </w:rPr>
        <w:t>80</w:t>
      </w:r>
      <w:r w:rsidRPr="00603CE0">
        <w:rPr>
          <w:rFonts w:ascii="Times New Roman" w:hAnsi="Times New Roman"/>
          <w:color w:val="000000" w:themeColor="text1"/>
        </w:rPr>
        <w:t xml:space="preserve"> unique trajectories; in parentheses are the 95% uncertainty intervals, derived from the 2.5% and 97.5% quantiles of the simulated data. Cumulative incidence of gonorrhea includes both detected and undetected </w:t>
      </w:r>
      <w:r w:rsidR="00530CE4">
        <w:rPr>
          <w:rFonts w:ascii="Times New Roman" w:hAnsi="Times New Roman"/>
          <w:color w:val="000000" w:themeColor="text1"/>
        </w:rPr>
        <w:t>infections</w:t>
      </w:r>
      <w:r w:rsidRPr="00603CE0">
        <w:rPr>
          <w:rFonts w:ascii="Times New Roman" w:hAnsi="Times New Roman"/>
          <w:color w:val="000000" w:themeColor="text1"/>
        </w:rPr>
        <w:t xml:space="preserve">. Cumulative incidences of AMR gonorrhea includes both detected and undetected </w:t>
      </w:r>
      <w:r w:rsidR="00530CE4">
        <w:rPr>
          <w:rFonts w:ascii="Times New Roman" w:hAnsi="Times New Roman"/>
          <w:color w:val="000000" w:themeColor="text1"/>
        </w:rPr>
        <w:t>infections</w:t>
      </w:r>
      <w:r w:rsidRPr="00603CE0">
        <w:rPr>
          <w:rFonts w:ascii="Times New Roman" w:hAnsi="Times New Roman"/>
          <w:color w:val="000000" w:themeColor="text1"/>
        </w:rPr>
        <w:t xml:space="preserve"> of all resistant strains, combined. Treatment failure rate is calculated as the number of treatment failures divided by the number of all treatment attempts.</w:t>
      </w:r>
    </w:p>
    <w:tbl>
      <w:tblPr>
        <w:tblStyle w:val="TableGrid"/>
        <w:tblW w:w="0" w:type="auto"/>
        <w:tblLayout w:type="fixed"/>
        <w:tblCellMar>
          <w:top w:w="58" w:type="dxa"/>
          <w:bottom w:w="58" w:type="dxa"/>
        </w:tblCellMar>
        <w:tblLook w:val="04A0" w:firstRow="1" w:lastRow="0" w:firstColumn="1" w:lastColumn="0" w:noHBand="0" w:noVBand="1"/>
      </w:tblPr>
      <w:tblGrid>
        <w:gridCol w:w="2242"/>
        <w:gridCol w:w="1350"/>
        <w:gridCol w:w="1351"/>
        <w:gridCol w:w="1350"/>
        <w:gridCol w:w="1351"/>
        <w:gridCol w:w="1441"/>
      </w:tblGrid>
      <w:tr w:rsidR="00603CE0" w:rsidRPr="00603CE0" w14:paraId="2283AF1E" w14:textId="77777777" w:rsidTr="00C07554">
        <w:tc>
          <w:tcPr>
            <w:tcW w:w="2242" w:type="dxa"/>
          </w:tcPr>
          <w:p w14:paraId="42F9C383" w14:textId="77777777" w:rsidR="00DB1165" w:rsidRPr="00603CE0" w:rsidRDefault="00DB1165" w:rsidP="002236FC">
            <w:pPr>
              <w:spacing w:after="0" w:line="259" w:lineRule="auto"/>
              <w:rPr>
                <w:rFonts w:ascii="Times New Roman" w:hAnsi="Times New Roman"/>
                <w:b/>
                <w:color w:val="000000" w:themeColor="text1"/>
                <w:sz w:val="22"/>
              </w:rPr>
            </w:pPr>
          </w:p>
        </w:tc>
        <w:tc>
          <w:tcPr>
            <w:tcW w:w="1350" w:type="dxa"/>
          </w:tcPr>
          <w:p w14:paraId="02CE51C2" w14:textId="77777777" w:rsidR="00DB1165" w:rsidRPr="00603CE0" w:rsidRDefault="00DB1165" w:rsidP="002236FC">
            <w:pPr>
              <w:spacing w:after="0" w:line="259" w:lineRule="auto"/>
              <w:rPr>
                <w:rFonts w:ascii="Times New Roman" w:hAnsi="Times New Roman"/>
                <w:b/>
                <w:color w:val="000000" w:themeColor="text1"/>
                <w:sz w:val="22"/>
              </w:rPr>
            </w:pPr>
            <w:r w:rsidRPr="00603CE0">
              <w:rPr>
                <w:rFonts w:ascii="Times New Roman" w:hAnsi="Times New Roman"/>
                <w:b/>
                <w:color w:val="000000" w:themeColor="text1"/>
                <w:sz w:val="22"/>
              </w:rPr>
              <w:t>GISP</w:t>
            </w:r>
          </w:p>
        </w:tc>
        <w:tc>
          <w:tcPr>
            <w:tcW w:w="1351" w:type="dxa"/>
          </w:tcPr>
          <w:p w14:paraId="402338CC" w14:textId="77777777" w:rsidR="00DB1165" w:rsidRPr="00603CE0" w:rsidRDefault="00DB1165" w:rsidP="002236FC">
            <w:pPr>
              <w:spacing w:after="0" w:line="259" w:lineRule="auto"/>
              <w:rPr>
                <w:rFonts w:ascii="Times New Roman" w:hAnsi="Times New Roman"/>
                <w:b/>
                <w:color w:val="000000" w:themeColor="text1"/>
                <w:sz w:val="22"/>
              </w:rPr>
            </w:pPr>
            <w:r w:rsidRPr="00603CE0">
              <w:rPr>
                <w:rFonts w:ascii="Times New Roman" w:hAnsi="Times New Roman"/>
                <w:b/>
                <w:color w:val="000000" w:themeColor="text1"/>
                <w:sz w:val="22"/>
              </w:rPr>
              <w:t>RT</w:t>
            </w:r>
          </w:p>
        </w:tc>
        <w:tc>
          <w:tcPr>
            <w:tcW w:w="1350" w:type="dxa"/>
          </w:tcPr>
          <w:p w14:paraId="2246C23B" w14:textId="77777777" w:rsidR="00DB1165" w:rsidRPr="00603CE0" w:rsidRDefault="00DB1165" w:rsidP="002236FC">
            <w:pPr>
              <w:spacing w:after="0" w:line="259" w:lineRule="auto"/>
              <w:rPr>
                <w:rFonts w:ascii="Times New Roman" w:hAnsi="Times New Roman"/>
                <w:b/>
                <w:color w:val="000000" w:themeColor="text1"/>
                <w:sz w:val="22"/>
              </w:rPr>
            </w:pPr>
            <w:r w:rsidRPr="00603CE0">
              <w:rPr>
                <w:rFonts w:ascii="Times New Roman" w:hAnsi="Times New Roman"/>
                <w:b/>
                <w:color w:val="000000" w:themeColor="text1"/>
                <w:sz w:val="22"/>
              </w:rPr>
              <w:t>TOC</w:t>
            </w:r>
          </w:p>
        </w:tc>
        <w:tc>
          <w:tcPr>
            <w:tcW w:w="1351" w:type="dxa"/>
          </w:tcPr>
          <w:p w14:paraId="0F960CEE" w14:textId="77777777" w:rsidR="00DB1165" w:rsidRPr="00603CE0" w:rsidRDefault="00DB1165" w:rsidP="002236FC">
            <w:pPr>
              <w:spacing w:after="0" w:line="259" w:lineRule="auto"/>
              <w:rPr>
                <w:rFonts w:ascii="Times New Roman" w:hAnsi="Times New Roman"/>
                <w:b/>
                <w:color w:val="000000" w:themeColor="text1"/>
                <w:sz w:val="22"/>
              </w:rPr>
            </w:pPr>
            <w:r w:rsidRPr="00603CE0">
              <w:rPr>
                <w:rFonts w:ascii="Times New Roman" w:hAnsi="Times New Roman"/>
                <w:b/>
                <w:color w:val="000000" w:themeColor="text1"/>
                <w:sz w:val="22"/>
              </w:rPr>
              <w:t>rDST</w:t>
            </w:r>
          </w:p>
        </w:tc>
        <w:tc>
          <w:tcPr>
            <w:tcW w:w="1441" w:type="dxa"/>
          </w:tcPr>
          <w:p w14:paraId="0A7AC27B" w14:textId="77777777" w:rsidR="00DB1165" w:rsidRPr="00603CE0" w:rsidRDefault="00DB1165" w:rsidP="002236FC">
            <w:pPr>
              <w:spacing w:after="0" w:line="259" w:lineRule="auto"/>
              <w:rPr>
                <w:rFonts w:ascii="Times New Roman" w:hAnsi="Times New Roman"/>
                <w:b/>
                <w:color w:val="000000" w:themeColor="text1"/>
                <w:sz w:val="22"/>
              </w:rPr>
            </w:pPr>
            <w:r w:rsidRPr="00603CE0">
              <w:rPr>
                <w:rFonts w:ascii="Times New Roman" w:hAnsi="Times New Roman"/>
                <w:b/>
                <w:color w:val="000000" w:themeColor="text1"/>
                <w:sz w:val="22"/>
              </w:rPr>
              <w:t>MT</w:t>
            </w:r>
          </w:p>
        </w:tc>
      </w:tr>
      <w:tr w:rsidR="00603CE0" w:rsidRPr="00603CE0" w14:paraId="0B102ECB" w14:textId="77777777" w:rsidTr="00C07554">
        <w:tc>
          <w:tcPr>
            <w:tcW w:w="2242" w:type="dxa"/>
          </w:tcPr>
          <w:p w14:paraId="30E1E1D9" w14:textId="77777777" w:rsidR="00890BBD" w:rsidRPr="00603CE0" w:rsidRDefault="00890BBD" w:rsidP="00890BBD">
            <w:pPr>
              <w:spacing w:after="0" w:line="259" w:lineRule="auto"/>
              <w:rPr>
                <w:rFonts w:ascii="Times New Roman" w:hAnsi="Times New Roman"/>
                <w:b/>
                <w:color w:val="000000" w:themeColor="text1"/>
                <w:sz w:val="22"/>
              </w:rPr>
            </w:pPr>
            <w:r w:rsidRPr="00603CE0">
              <w:rPr>
                <w:rFonts w:ascii="Times New Roman" w:hAnsi="Times New Roman"/>
                <w:b/>
                <w:color w:val="000000" w:themeColor="text1"/>
                <w:sz w:val="22"/>
              </w:rPr>
              <w:t>Cumulative incidence of gonorrhea</w:t>
            </w:r>
          </w:p>
        </w:tc>
        <w:tc>
          <w:tcPr>
            <w:tcW w:w="1350" w:type="dxa"/>
          </w:tcPr>
          <w:p w14:paraId="7D60ED86" w14:textId="77777777" w:rsidR="00890BBD" w:rsidRPr="00603CE0" w:rsidRDefault="00890BBD" w:rsidP="00890BBD">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722,096</w:t>
            </w:r>
          </w:p>
          <w:p w14:paraId="38F593B4" w14:textId="0A85268B"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0"/>
              </w:rPr>
              <w:t>(415,122, 1,225,184)</w:t>
            </w:r>
          </w:p>
        </w:tc>
        <w:tc>
          <w:tcPr>
            <w:tcW w:w="1351" w:type="dxa"/>
          </w:tcPr>
          <w:p w14:paraId="59F1C3E7" w14:textId="77777777" w:rsidR="00890BBD" w:rsidRPr="00603CE0" w:rsidRDefault="00890BBD" w:rsidP="00890BBD">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744,987</w:t>
            </w:r>
          </w:p>
          <w:p w14:paraId="11CFC24B" w14:textId="2AF56709"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0"/>
              </w:rPr>
              <w:t>(435,196, 1,262,317)</w:t>
            </w:r>
          </w:p>
        </w:tc>
        <w:tc>
          <w:tcPr>
            <w:tcW w:w="1350" w:type="dxa"/>
          </w:tcPr>
          <w:p w14:paraId="4970A1C5" w14:textId="77777777" w:rsidR="00890BBD" w:rsidRPr="00603CE0" w:rsidRDefault="00890BBD" w:rsidP="00890BBD">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759,672</w:t>
            </w:r>
          </w:p>
          <w:p w14:paraId="1FEA8951" w14:textId="00FAD717"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0"/>
              </w:rPr>
              <w:t>(443,702, 1,301,533)</w:t>
            </w:r>
          </w:p>
        </w:tc>
        <w:tc>
          <w:tcPr>
            <w:tcW w:w="1351" w:type="dxa"/>
          </w:tcPr>
          <w:p w14:paraId="67D4361D" w14:textId="532CD8F4" w:rsidR="007F4666" w:rsidRPr="00603CE0" w:rsidRDefault="00946474"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722</w:t>
            </w:r>
            <w:r w:rsidR="007F4666" w:rsidRPr="00603CE0">
              <w:rPr>
                <w:rFonts w:ascii="Times New Roman" w:hAnsi="Times New Roman"/>
                <w:color w:val="000000" w:themeColor="text1"/>
                <w:sz w:val="22"/>
              </w:rPr>
              <w:t>,</w:t>
            </w:r>
            <w:r w:rsidRPr="00603CE0">
              <w:rPr>
                <w:rFonts w:ascii="Times New Roman" w:hAnsi="Times New Roman"/>
                <w:color w:val="000000" w:themeColor="text1"/>
                <w:sz w:val="22"/>
              </w:rPr>
              <w:t>145</w:t>
            </w:r>
          </w:p>
          <w:p w14:paraId="12D600FA" w14:textId="28BD61A4"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w:t>
            </w:r>
            <w:r w:rsidR="00D07C3E" w:rsidRPr="00603CE0">
              <w:rPr>
                <w:rFonts w:ascii="Times New Roman" w:hAnsi="Times New Roman"/>
                <w:color w:val="000000" w:themeColor="text1"/>
                <w:sz w:val="22"/>
              </w:rPr>
              <w:t>413</w:t>
            </w:r>
            <w:r w:rsidR="007F4666" w:rsidRPr="00603CE0">
              <w:rPr>
                <w:rFonts w:ascii="Times New Roman" w:hAnsi="Times New Roman"/>
                <w:color w:val="000000" w:themeColor="text1"/>
                <w:sz w:val="22"/>
              </w:rPr>
              <w:t>,</w:t>
            </w:r>
            <w:r w:rsidR="00D07C3E" w:rsidRPr="00603CE0">
              <w:rPr>
                <w:rFonts w:ascii="Times New Roman" w:hAnsi="Times New Roman"/>
                <w:color w:val="000000" w:themeColor="text1"/>
                <w:sz w:val="22"/>
              </w:rPr>
              <w:t>813</w:t>
            </w:r>
            <w:r w:rsidRPr="00603CE0">
              <w:rPr>
                <w:rFonts w:ascii="Times New Roman" w:hAnsi="Times New Roman"/>
                <w:color w:val="000000" w:themeColor="text1"/>
                <w:sz w:val="22"/>
              </w:rPr>
              <w:t xml:space="preserve">, </w:t>
            </w:r>
            <w:r w:rsidR="00D07C3E" w:rsidRPr="00603CE0">
              <w:rPr>
                <w:rFonts w:ascii="Times New Roman" w:hAnsi="Times New Roman"/>
                <w:color w:val="000000" w:themeColor="text1"/>
                <w:sz w:val="22"/>
              </w:rPr>
              <w:t>1</w:t>
            </w:r>
            <w:r w:rsidR="007F4666" w:rsidRPr="00603CE0">
              <w:rPr>
                <w:rFonts w:ascii="Times New Roman" w:hAnsi="Times New Roman"/>
                <w:color w:val="000000" w:themeColor="text1"/>
                <w:sz w:val="22"/>
              </w:rPr>
              <w:t>,</w:t>
            </w:r>
            <w:r w:rsidR="00D07C3E" w:rsidRPr="00603CE0">
              <w:rPr>
                <w:rFonts w:ascii="Times New Roman" w:hAnsi="Times New Roman"/>
                <w:color w:val="000000" w:themeColor="text1"/>
                <w:sz w:val="22"/>
              </w:rPr>
              <w:t>198</w:t>
            </w:r>
            <w:r w:rsidR="007F4666" w:rsidRPr="00603CE0">
              <w:rPr>
                <w:rFonts w:ascii="Times New Roman" w:hAnsi="Times New Roman"/>
                <w:color w:val="000000" w:themeColor="text1"/>
                <w:sz w:val="22"/>
              </w:rPr>
              <w:t>,</w:t>
            </w:r>
            <w:r w:rsidR="00D07C3E" w:rsidRPr="00603CE0">
              <w:rPr>
                <w:rFonts w:ascii="Times New Roman" w:hAnsi="Times New Roman"/>
                <w:color w:val="000000" w:themeColor="text1"/>
                <w:sz w:val="22"/>
              </w:rPr>
              <w:t>869</w:t>
            </w:r>
            <w:r w:rsidRPr="00603CE0">
              <w:rPr>
                <w:rFonts w:ascii="Times New Roman" w:hAnsi="Times New Roman"/>
                <w:color w:val="000000" w:themeColor="text1"/>
                <w:sz w:val="22"/>
              </w:rPr>
              <w:t>)</w:t>
            </w:r>
          </w:p>
        </w:tc>
        <w:tc>
          <w:tcPr>
            <w:tcW w:w="1441" w:type="dxa"/>
          </w:tcPr>
          <w:p w14:paraId="36F03935" w14:textId="19818046" w:rsidR="00890BBD" w:rsidRPr="00603CE0" w:rsidRDefault="00D07C3E"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744</w:t>
            </w:r>
            <w:r w:rsidR="006E12C9" w:rsidRPr="00603CE0">
              <w:rPr>
                <w:rFonts w:ascii="Times New Roman" w:hAnsi="Times New Roman"/>
                <w:color w:val="000000" w:themeColor="text1"/>
                <w:sz w:val="22"/>
              </w:rPr>
              <w:t>,</w:t>
            </w:r>
            <w:r w:rsidRPr="00603CE0">
              <w:rPr>
                <w:rFonts w:ascii="Times New Roman" w:hAnsi="Times New Roman"/>
                <w:color w:val="000000" w:themeColor="text1"/>
                <w:sz w:val="22"/>
              </w:rPr>
              <w:t>260</w:t>
            </w:r>
            <w:r w:rsidR="00890BBD" w:rsidRPr="00603CE0">
              <w:rPr>
                <w:rFonts w:ascii="Times New Roman" w:hAnsi="Times New Roman"/>
                <w:color w:val="000000" w:themeColor="text1"/>
                <w:sz w:val="22"/>
              </w:rPr>
              <w:t xml:space="preserve"> </w:t>
            </w:r>
          </w:p>
          <w:p w14:paraId="38CF7D8C" w14:textId="716286E8"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w:t>
            </w:r>
            <w:r w:rsidR="00E1412F" w:rsidRPr="00603CE0">
              <w:rPr>
                <w:rFonts w:ascii="Times New Roman" w:hAnsi="Times New Roman"/>
                <w:color w:val="000000" w:themeColor="text1"/>
                <w:sz w:val="22"/>
              </w:rPr>
              <w:t>441</w:t>
            </w:r>
            <w:r w:rsidR="00C07554" w:rsidRPr="00603CE0">
              <w:rPr>
                <w:rFonts w:ascii="Times New Roman" w:hAnsi="Times New Roman"/>
                <w:color w:val="000000" w:themeColor="text1"/>
                <w:sz w:val="22"/>
              </w:rPr>
              <w:t>,</w:t>
            </w:r>
            <w:r w:rsidR="00E1412F" w:rsidRPr="00603CE0">
              <w:rPr>
                <w:rFonts w:ascii="Times New Roman" w:hAnsi="Times New Roman"/>
                <w:color w:val="000000" w:themeColor="text1"/>
                <w:sz w:val="22"/>
              </w:rPr>
              <w:t>862</w:t>
            </w:r>
            <w:r w:rsidRPr="00603CE0">
              <w:rPr>
                <w:rFonts w:ascii="Times New Roman" w:hAnsi="Times New Roman"/>
                <w:color w:val="000000" w:themeColor="text1"/>
                <w:sz w:val="22"/>
              </w:rPr>
              <w:t xml:space="preserve">, </w:t>
            </w:r>
            <w:r w:rsidR="00E1412F" w:rsidRPr="00603CE0">
              <w:rPr>
                <w:rFonts w:ascii="Times New Roman" w:hAnsi="Times New Roman"/>
                <w:color w:val="000000" w:themeColor="text1"/>
                <w:sz w:val="22"/>
              </w:rPr>
              <w:t>1</w:t>
            </w:r>
            <w:r w:rsidR="00C07554" w:rsidRPr="00603CE0">
              <w:rPr>
                <w:rFonts w:ascii="Times New Roman" w:hAnsi="Times New Roman"/>
                <w:color w:val="000000" w:themeColor="text1"/>
                <w:sz w:val="22"/>
              </w:rPr>
              <w:t>,</w:t>
            </w:r>
            <w:r w:rsidR="00E1412F" w:rsidRPr="00603CE0">
              <w:rPr>
                <w:rFonts w:ascii="Times New Roman" w:hAnsi="Times New Roman"/>
                <w:color w:val="000000" w:themeColor="text1"/>
                <w:sz w:val="22"/>
              </w:rPr>
              <w:t>270</w:t>
            </w:r>
            <w:r w:rsidR="00C07554" w:rsidRPr="00603CE0">
              <w:rPr>
                <w:rFonts w:ascii="Times New Roman" w:hAnsi="Times New Roman"/>
                <w:color w:val="000000" w:themeColor="text1"/>
                <w:sz w:val="22"/>
              </w:rPr>
              <w:t>,</w:t>
            </w:r>
            <w:r w:rsidR="00E1412F" w:rsidRPr="00603CE0">
              <w:rPr>
                <w:rFonts w:ascii="Times New Roman" w:hAnsi="Times New Roman"/>
                <w:color w:val="000000" w:themeColor="text1"/>
                <w:sz w:val="22"/>
              </w:rPr>
              <w:t>836</w:t>
            </w:r>
            <w:r w:rsidRPr="00603CE0">
              <w:rPr>
                <w:rFonts w:ascii="Times New Roman" w:hAnsi="Times New Roman"/>
                <w:color w:val="000000" w:themeColor="text1"/>
                <w:sz w:val="22"/>
              </w:rPr>
              <w:t>)</w:t>
            </w:r>
          </w:p>
        </w:tc>
      </w:tr>
      <w:tr w:rsidR="00603CE0" w:rsidRPr="00603CE0" w14:paraId="5FA304C8" w14:textId="77777777" w:rsidTr="00C07554">
        <w:tc>
          <w:tcPr>
            <w:tcW w:w="2242" w:type="dxa"/>
          </w:tcPr>
          <w:p w14:paraId="06DFC770" w14:textId="77777777" w:rsidR="00890BBD" w:rsidRPr="00603CE0" w:rsidRDefault="00890BBD" w:rsidP="00890BBD">
            <w:pPr>
              <w:spacing w:after="0" w:line="259" w:lineRule="auto"/>
              <w:rPr>
                <w:rFonts w:ascii="Times New Roman" w:hAnsi="Times New Roman"/>
                <w:b/>
                <w:color w:val="000000" w:themeColor="text1"/>
                <w:sz w:val="22"/>
              </w:rPr>
            </w:pPr>
            <w:r w:rsidRPr="00603CE0">
              <w:rPr>
                <w:rFonts w:ascii="Times New Roman" w:hAnsi="Times New Roman"/>
                <w:b/>
                <w:color w:val="000000" w:themeColor="text1"/>
                <w:sz w:val="22"/>
              </w:rPr>
              <w:t>Cumulative incidence of AMR gonorrhea (A, B, and A+B strains)</w:t>
            </w:r>
          </w:p>
        </w:tc>
        <w:tc>
          <w:tcPr>
            <w:tcW w:w="1350" w:type="dxa"/>
          </w:tcPr>
          <w:p w14:paraId="3395044C" w14:textId="77777777" w:rsidR="00890BBD" w:rsidRPr="00603CE0" w:rsidRDefault="00890BBD" w:rsidP="00890BBD">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28,756</w:t>
            </w:r>
          </w:p>
          <w:p w14:paraId="6BE8EFBE" w14:textId="76D296BC"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0"/>
              </w:rPr>
              <w:t>(151, 143,318)</w:t>
            </w:r>
          </w:p>
        </w:tc>
        <w:tc>
          <w:tcPr>
            <w:tcW w:w="1351" w:type="dxa"/>
          </w:tcPr>
          <w:p w14:paraId="4102512F" w14:textId="77777777" w:rsidR="00890BBD" w:rsidRPr="00603CE0" w:rsidRDefault="00890BBD" w:rsidP="00890BBD">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99,273</w:t>
            </w:r>
          </w:p>
          <w:p w14:paraId="23E08557" w14:textId="10F14A80"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0"/>
              </w:rPr>
              <w:t>(112, 592,069)</w:t>
            </w:r>
          </w:p>
        </w:tc>
        <w:tc>
          <w:tcPr>
            <w:tcW w:w="1350" w:type="dxa"/>
          </w:tcPr>
          <w:p w14:paraId="5722AC6C" w14:textId="77777777" w:rsidR="00890BBD" w:rsidRPr="00603CE0" w:rsidRDefault="00890BBD" w:rsidP="00890BBD">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155,983</w:t>
            </w:r>
          </w:p>
          <w:p w14:paraId="70A00E64" w14:textId="683DA118"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0"/>
              </w:rPr>
              <w:t>(157, 745,978)</w:t>
            </w:r>
          </w:p>
        </w:tc>
        <w:tc>
          <w:tcPr>
            <w:tcW w:w="1351" w:type="dxa"/>
          </w:tcPr>
          <w:p w14:paraId="4754F84E" w14:textId="6B3AD71C" w:rsidR="00890BBD" w:rsidRPr="00603CE0" w:rsidRDefault="00E1412F"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18</w:t>
            </w:r>
            <w:r w:rsidR="007F4666" w:rsidRPr="00603CE0">
              <w:rPr>
                <w:rFonts w:ascii="Times New Roman" w:hAnsi="Times New Roman"/>
                <w:color w:val="000000" w:themeColor="text1"/>
                <w:sz w:val="22"/>
              </w:rPr>
              <w:t>,</w:t>
            </w:r>
            <w:r w:rsidRPr="00603CE0">
              <w:rPr>
                <w:rFonts w:ascii="Times New Roman" w:hAnsi="Times New Roman"/>
                <w:color w:val="000000" w:themeColor="text1"/>
                <w:sz w:val="22"/>
              </w:rPr>
              <w:t>738</w:t>
            </w:r>
          </w:p>
          <w:p w14:paraId="21C6AA6B" w14:textId="4B5B4F79"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w:t>
            </w:r>
            <w:r w:rsidR="00E1412F" w:rsidRPr="00603CE0">
              <w:rPr>
                <w:rFonts w:ascii="Times New Roman" w:hAnsi="Times New Roman"/>
                <w:color w:val="000000" w:themeColor="text1"/>
                <w:sz w:val="22"/>
              </w:rPr>
              <w:t>104</w:t>
            </w:r>
            <w:r w:rsidRPr="00603CE0">
              <w:rPr>
                <w:rFonts w:ascii="Times New Roman" w:hAnsi="Times New Roman"/>
                <w:color w:val="000000" w:themeColor="text1"/>
                <w:sz w:val="22"/>
              </w:rPr>
              <w:t xml:space="preserve">, </w:t>
            </w:r>
            <w:r w:rsidR="00E1412F" w:rsidRPr="00603CE0">
              <w:rPr>
                <w:rFonts w:ascii="Times New Roman" w:hAnsi="Times New Roman"/>
                <w:color w:val="000000" w:themeColor="text1"/>
                <w:sz w:val="22"/>
              </w:rPr>
              <w:t>155</w:t>
            </w:r>
            <w:r w:rsidR="007F4666" w:rsidRPr="00603CE0">
              <w:rPr>
                <w:rFonts w:ascii="Times New Roman" w:hAnsi="Times New Roman"/>
                <w:color w:val="000000" w:themeColor="text1"/>
                <w:sz w:val="22"/>
              </w:rPr>
              <w:t>,</w:t>
            </w:r>
            <w:r w:rsidR="00E1412F" w:rsidRPr="00603CE0">
              <w:rPr>
                <w:rFonts w:ascii="Times New Roman" w:hAnsi="Times New Roman"/>
                <w:color w:val="000000" w:themeColor="text1"/>
                <w:sz w:val="22"/>
              </w:rPr>
              <w:t>223</w:t>
            </w:r>
            <w:r w:rsidRPr="00603CE0">
              <w:rPr>
                <w:rFonts w:ascii="Times New Roman" w:hAnsi="Times New Roman"/>
                <w:color w:val="000000" w:themeColor="text1"/>
                <w:sz w:val="22"/>
              </w:rPr>
              <w:t>)</w:t>
            </w:r>
          </w:p>
        </w:tc>
        <w:tc>
          <w:tcPr>
            <w:tcW w:w="1441" w:type="dxa"/>
          </w:tcPr>
          <w:p w14:paraId="5D849BCB" w14:textId="288C4F2B" w:rsidR="00890BBD" w:rsidRPr="00603CE0" w:rsidRDefault="007A2906"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105</w:t>
            </w:r>
            <w:r w:rsidR="00C07554" w:rsidRPr="00603CE0">
              <w:rPr>
                <w:rFonts w:ascii="Times New Roman" w:hAnsi="Times New Roman"/>
                <w:color w:val="000000" w:themeColor="text1"/>
                <w:sz w:val="22"/>
              </w:rPr>
              <w:t>,</w:t>
            </w:r>
            <w:r w:rsidRPr="00603CE0">
              <w:rPr>
                <w:rFonts w:ascii="Times New Roman" w:hAnsi="Times New Roman"/>
                <w:color w:val="000000" w:themeColor="text1"/>
                <w:sz w:val="22"/>
              </w:rPr>
              <w:t>04</w:t>
            </w:r>
            <w:r w:rsidR="00C07554" w:rsidRPr="00603CE0">
              <w:rPr>
                <w:rFonts w:ascii="Times New Roman" w:hAnsi="Times New Roman"/>
                <w:color w:val="000000" w:themeColor="text1"/>
                <w:sz w:val="22"/>
              </w:rPr>
              <w:t>8</w:t>
            </w:r>
          </w:p>
          <w:p w14:paraId="43599B2E" w14:textId="29C5E775"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 xml:space="preserve"> (</w:t>
            </w:r>
            <w:r w:rsidR="007A2906" w:rsidRPr="00603CE0">
              <w:rPr>
                <w:rFonts w:ascii="Times New Roman" w:hAnsi="Times New Roman"/>
                <w:color w:val="000000" w:themeColor="text1"/>
                <w:sz w:val="22"/>
              </w:rPr>
              <w:t>89</w:t>
            </w:r>
            <w:r w:rsidRPr="00603CE0">
              <w:rPr>
                <w:rFonts w:ascii="Times New Roman" w:hAnsi="Times New Roman"/>
                <w:color w:val="000000" w:themeColor="text1"/>
                <w:sz w:val="22"/>
              </w:rPr>
              <w:t xml:space="preserve">, </w:t>
            </w:r>
            <w:r w:rsidR="007A2906" w:rsidRPr="00603CE0">
              <w:rPr>
                <w:rFonts w:ascii="Times New Roman" w:hAnsi="Times New Roman"/>
                <w:color w:val="000000" w:themeColor="text1"/>
                <w:sz w:val="22"/>
              </w:rPr>
              <w:t>579</w:t>
            </w:r>
            <w:r w:rsidR="00C07554" w:rsidRPr="00603CE0">
              <w:rPr>
                <w:rFonts w:ascii="Times New Roman" w:hAnsi="Times New Roman"/>
                <w:color w:val="000000" w:themeColor="text1"/>
                <w:sz w:val="22"/>
              </w:rPr>
              <w:t>,</w:t>
            </w:r>
            <w:r w:rsidR="007A2906" w:rsidRPr="00603CE0">
              <w:rPr>
                <w:rFonts w:ascii="Times New Roman" w:hAnsi="Times New Roman"/>
                <w:color w:val="000000" w:themeColor="text1"/>
                <w:sz w:val="22"/>
              </w:rPr>
              <w:t>540</w:t>
            </w:r>
            <w:r w:rsidRPr="00603CE0">
              <w:rPr>
                <w:rFonts w:ascii="Times New Roman" w:hAnsi="Times New Roman"/>
                <w:color w:val="000000" w:themeColor="text1"/>
                <w:sz w:val="22"/>
              </w:rPr>
              <w:t>)</w:t>
            </w:r>
          </w:p>
        </w:tc>
      </w:tr>
      <w:tr w:rsidR="00603CE0" w:rsidRPr="00603CE0" w14:paraId="2B2AA9AA" w14:textId="77777777" w:rsidTr="00C07554">
        <w:tc>
          <w:tcPr>
            <w:tcW w:w="2242" w:type="dxa"/>
          </w:tcPr>
          <w:p w14:paraId="0BFB5B07" w14:textId="5557BEFA" w:rsidR="00890BBD" w:rsidRPr="00603CE0" w:rsidRDefault="00890BBD" w:rsidP="00890BBD">
            <w:pPr>
              <w:spacing w:after="0" w:line="259" w:lineRule="auto"/>
              <w:rPr>
                <w:rFonts w:ascii="Times New Roman" w:hAnsi="Times New Roman"/>
                <w:b/>
                <w:color w:val="000000" w:themeColor="text1"/>
                <w:sz w:val="22"/>
              </w:rPr>
            </w:pPr>
            <w:r w:rsidRPr="00603CE0">
              <w:rPr>
                <w:rFonts w:ascii="Times New Roman" w:hAnsi="Times New Roman"/>
                <w:b/>
                <w:color w:val="000000" w:themeColor="text1"/>
                <w:sz w:val="22"/>
              </w:rPr>
              <w:t>Treatment failure rate</w:t>
            </w:r>
          </w:p>
        </w:tc>
        <w:tc>
          <w:tcPr>
            <w:tcW w:w="1350" w:type="dxa"/>
          </w:tcPr>
          <w:p w14:paraId="5C6CC2E6" w14:textId="77777777" w:rsidR="00890BBD" w:rsidRPr="00603CE0" w:rsidRDefault="00890BBD" w:rsidP="00890BBD">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0.60%</w:t>
            </w:r>
          </w:p>
          <w:p w14:paraId="5C48FFA1" w14:textId="537DD8CE"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0"/>
              </w:rPr>
              <w:t>(0.02, 2.13)</w:t>
            </w:r>
          </w:p>
        </w:tc>
        <w:tc>
          <w:tcPr>
            <w:tcW w:w="1351" w:type="dxa"/>
          </w:tcPr>
          <w:p w14:paraId="1759DA9B" w14:textId="77777777" w:rsidR="00890BBD" w:rsidRPr="00603CE0" w:rsidRDefault="00890BBD" w:rsidP="00890BBD">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7.68%</w:t>
            </w:r>
          </w:p>
          <w:p w14:paraId="115C787D" w14:textId="6D2430DE"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0"/>
              </w:rPr>
              <w:t>(0.01, 44.99)</w:t>
            </w:r>
          </w:p>
        </w:tc>
        <w:tc>
          <w:tcPr>
            <w:tcW w:w="1350" w:type="dxa"/>
          </w:tcPr>
          <w:p w14:paraId="0D5635C4" w14:textId="77777777" w:rsidR="00890BBD" w:rsidRPr="00603CE0" w:rsidRDefault="00890BBD" w:rsidP="00890BBD">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16.11%</w:t>
            </w:r>
          </w:p>
          <w:p w14:paraId="10D7A4D8" w14:textId="3F5950C2"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0"/>
              </w:rPr>
              <w:t>(0.03, 51.47)</w:t>
            </w:r>
          </w:p>
        </w:tc>
        <w:tc>
          <w:tcPr>
            <w:tcW w:w="1351" w:type="dxa"/>
          </w:tcPr>
          <w:p w14:paraId="3BDBA5A5" w14:textId="36E9656B" w:rsidR="00890BBD" w:rsidRPr="00603CE0" w:rsidRDefault="007A2906"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0.</w:t>
            </w:r>
            <w:r w:rsidR="00ED11F3" w:rsidRPr="00603CE0">
              <w:rPr>
                <w:rFonts w:ascii="Times New Roman" w:hAnsi="Times New Roman"/>
                <w:color w:val="000000" w:themeColor="text1"/>
                <w:sz w:val="22"/>
              </w:rPr>
              <w:t>60</w:t>
            </w:r>
            <w:r w:rsidR="00890BBD" w:rsidRPr="00603CE0">
              <w:rPr>
                <w:rFonts w:ascii="Times New Roman" w:hAnsi="Times New Roman"/>
                <w:color w:val="000000" w:themeColor="text1"/>
                <w:sz w:val="22"/>
              </w:rPr>
              <w:t>%</w:t>
            </w:r>
          </w:p>
          <w:p w14:paraId="746E871A" w14:textId="395E4C52"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w:t>
            </w:r>
            <w:r w:rsidR="007A2906" w:rsidRPr="00603CE0">
              <w:rPr>
                <w:rFonts w:ascii="Times New Roman" w:hAnsi="Times New Roman"/>
                <w:color w:val="000000" w:themeColor="text1"/>
                <w:sz w:val="22"/>
              </w:rPr>
              <w:t>0.01</w:t>
            </w:r>
            <w:r w:rsidRPr="00603CE0">
              <w:rPr>
                <w:rFonts w:ascii="Times New Roman" w:hAnsi="Times New Roman"/>
                <w:color w:val="000000" w:themeColor="text1"/>
                <w:sz w:val="22"/>
              </w:rPr>
              <w:t xml:space="preserve">, </w:t>
            </w:r>
            <w:r w:rsidR="00DF1D0C" w:rsidRPr="00603CE0">
              <w:rPr>
                <w:rFonts w:ascii="Times New Roman" w:hAnsi="Times New Roman"/>
                <w:color w:val="000000" w:themeColor="text1"/>
                <w:sz w:val="22"/>
              </w:rPr>
              <w:t>3.48</w:t>
            </w:r>
            <w:r w:rsidRPr="00603CE0">
              <w:rPr>
                <w:rFonts w:ascii="Times New Roman" w:hAnsi="Times New Roman"/>
                <w:color w:val="000000" w:themeColor="text1"/>
                <w:sz w:val="22"/>
              </w:rPr>
              <w:t>)</w:t>
            </w:r>
          </w:p>
        </w:tc>
        <w:tc>
          <w:tcPr>
            <w:tcW w:w="1441" w:type="dxa"/>
          </w:tcPr>
          <w:p w14:paraId="4F41DA52" w14:textId="22B7C7FB" w:rsidR="00890BBD" w:rsidRPr="00603CE0" w:rsidRDefault="00DF1D0C"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8.</w:t>
            </w:r>
            <w:r w:rsidR="00ED11F3" w:rsidRPr="00603CE0">
              <w:rPr>
                <w:rFonts w:ascii="Times New Roman" w:hAnsi="Times New Roman"/>
                <w:color w:val="000000" w:themeColor="text1"/>
                <w:sz w:val="22"/>
              </w:rPr>
              <w:t>50</w:t>
            </w:r>
            <w:r w:rsidR="00890BBD" w:rsidRPr="00603CE0">
              <w:rPr>
                <w:rFonts w:ascii="Times New Roman" w:hAnsi="Times New Roman"/>
                <w:color w:val="000000" w:themeColor="text1"/>
                <w:sz w:val="22"/>
              </w:rPr>
              <w:t>%</w:t>
            </w:r>
          </w:p>
          <w:p w14:paraId="2C614898" w14:textId="4E1C3008"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w:t>
            </w:r>
            <w:r w:rsidR="00DF1D0C" w:rsidRPr="00603CE0">
              <w:rPr>
                <w:rFonts w:ascii="Times New Roman" w:hAnsi="Times New Roman"/>
                <w:color w:val="000000" w:themeColor="text1"/>
                <w:sz w:val="22"/>
              </w:rPr>
              <w:t>0.01</w:t>
            </w:r>
            <w:r w:rsidRPr="00603CE0">
              <w:rPr>
                <w:rFonts w:ascii="Times New Roman" w:hAnsi="Times New Roman"/>
                <w:color w:val="000000" w:themeColor="text1"/>
                <w:sz w:val="22"/>
              </w:rPr>
              <w:t xml:space="preserve">, </w:t>
            </w:r>
            <w:r w:rsidR="00DF1D0C" w:rsidRPr="00603CE0">
              <w:rPr>
                <w:rFonts w:ascii="Times New Roman" w:hAnsi="Times New Roman"/>
                <w:color w:val="000000" w:themeColor="text1"/>
                <w:sz w:val="22"/>
              </w:rPr>
              <w:t>40.6</w:t>
            </w:r>
            <w:r w:rsidR="00ED11F3" w:rsidRPr="00603CE0">
              <w:rPr>
                <w:rFonts w:ascii="Times New Roman" w:hAnsi="Times New Roman"/>
                <w:color w:val="000000" w:themeColor="text1"/>
                <w:sz w:val="22"/>
              </w:rPr>
              <w:t>8</w:t>
            </w:r>
            <w:r w:rsidRPr="00603CE0">
              <w:rPr>
                <w:rFonts w:ascii="Times New Roman" w:hAnsi="Times New Roman"/>
                <w:color w:val="000000" w:themeColor="text1"/>
                <w:sz w:val="22"/>
              </w:rPr>
              <w:t>)</w:t>
            </w:r>
          </w:p>
        </w:tc>
      </w:tr>
      <w:tr w:rsidR="00890BBD" w:rsidRPr="00603CE0" w14:paraId="7637346E" w14:textId="77777777" w:rsidTr="00C07554">
        <w:tc>
          <w:tcPr>
            <w:tcW w:w="2242" w:type="dxa"/>
          </w:tcPr>
          <w:p w14:paraId="1EBBAC50" w14:textId="77777777" w:rsidR="00890BBD" w:rsidRPr="00603CE0" w:rsidRDefault="00890BBD" w:rsidP="00890BBD">
            <w:pPr>
              <w:spacing w:after="0" w:line="259" w:lineRule="auto"/>
              <w:rPr>
                <w:rFonts w:ascii="Times New Roman" w:hAnsi="Times New Roman"/>
                <w:b/>
                <w:color w:val="000000" w:themeColor="text1"/>
                <w:sz w:val="22"/>
              </w:rPr>
            </w:pPr>
            <w:r w:rsidRPr="00603CE0">
              <w:rPr>
                <w:rFonts w:ascii="Times New Roman" w:hAnsi="Times New Roman"/>
                <w:b/>
                <w:color w:val="000000" w:themeColor="text1"/>
                <w:sz w:val="22"/>
              </w:rPr>
              <w:t>Total count treatments with ertapenem</w:t>
            </w:r>
          </w:p>
        </w:tc>
        <w:tc>
          <w:tcPr>
            <w:tcW w:w="1350" w:type="dxa"/>
          </w:tcPr>
          <w:p w14:paraId="0DD694C2" w14:textId="77777777" w:rsidR="00890BBD" w:rsidRPr="00603CE0" w:rsidRDefault="00890BBD" w:rsidP="00890BBD">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2,818</w:t>
            </w:r>
          </w:p>
          <w:p w14:paraId="208C9BF0" w14:textId="7C159616"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0"/>
              </w:rPr>
              <w:t>(0, 42,129)</w:t>
            </w:r>
          </w:p>
        </w:tc>
        <w:tc>
          <w:tcPr>
            <w:tcW w:w="1351" w:type="dxa"/>
          </w:tcPr>
          <w:p w14:paraId="233203BE" w14:textId="77777777" w:rsidR="00890BBD" w:rsidRPr="00603CE0" w:rsidRDefault="00890BBD" w:rsidP="00890BBD">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1,390</w:t>
            </w:r>
          </w:p>
          <w:p w14:paraId="37719A18" w14:textId="50C64E37"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0"/>
              </w:rPr>
              <w:t>(0, 12,890)</w:t>
            </w:r>
          </w:p>
        </w:tc>
        <w:tc>
          <w:tcPr>
            <w:tcW w:w="1350" w:type="dxa"/>
          </w:tcPr>
          <w:p w14:paraId="172A32BE" w14:textId="77777777" w:rsidR="00890BBD" w:rsidRPr="00603CE0" w:rsidRDefault="00890BBD" w:rsidP="00890BBD">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668</w:t>
            </w:r>
          </w:p>
          <w:p w14:paraId="2C5645DC" w14:textId="48E95A18"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0"/>
              </w:rPr>
              <w:t>(0, 8,805)</w:t>
            </w:r>
          </w:p>
        </w:tc>
        <w:tc>
          <w:tcPr>
            <w:tcW w:w="1351" w:type="dxa"/>
          </w:tcPr>
          <w:p w14:paraId="055E93B7" w14:textId="267EC842" w:rsidR="00DF1D0C" w:rsidRPr="00603CE0" w:rsidRDefault="00DF1D0C"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1</w:t>
            </w:r>
            <w:r w:rsidR="001946ED" w:rsidRPr="00603CE0">
              <w:rPr>
                <w:rFonts w:ascii="Times New Roman" w:hAnsi="Times New Roman"/>
                <w:color w:val="000000" w:themeColor="text1"/>
                <w:sz w:val="22"/>
              </w:rPr>
              <w:t>,</w:t>
            </w:r>
            <w:r w:rsidRPr="00603CE0">
              <w:rPr>
                <w:rFonts w:ascii="Times New Roman" w:hAnsi="Times New Roman"/>
                <w:color w:val="000000" w:themeColor="text1"/>
                <w:sz w:val="22"/>
              </w:rPr>
              <w:t>1</w:t>
            </w:r>
            <w:r w:rsidR="00F65C4F" w:rsidRPr="00603CE0">
              <w:rPr>
                <w:rFonts w:ascii="Times New Roman" w:hAnsi="Times New Roman"/>
                <w:color w:val="000000" w:themeColor="text1"/>
                <w:sz w:val="22"/>
              </w:rPr>
              <w:t>20</w:t>
            </w:r>
          </w:p>
          <w:p w14:paraId="3E88BDCE" w14:textId="76262D7B" w:rsidR="00890BBD" w:rsidRPr="00603CE0" w:rsidRDefault="00890BBD"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w:t>
            </w:r>
            <w:r w:rsidR="007F4666" w:rsidRPr="00603CE0">
              <w:rPr>
                <w:rFonts w:ascii="Times New Roman" w:hAnsi="Times New Roman"/>
                <w:color w:val="000000" w:themeColor="text1"/>
                <w:sz w:val="22"/>
              </w:rPr>
              <w:t>37</w:t>
            </w:r>
            <w:r w:rsidRPr="00603CE0">
              <w:rPr>
                <w:rFonts w:ascii="Times New Roman" w:hAnsi="Times New Roman"/>
                <w:color w:val="000000" w:themeColor="text1"/>
                <w:sz w:val="22"/>
              </w:rPr>
              <w:t xml:space="preserve">, </w:t>
            </w:r>
            <w:r w:rsidR="007F4666" w:rsidRPr="00603CE0">
              <w:rPr>
                <w:rFonts w:ascii="Times New Roman" w:hAnsi="Times New Roman"/>
                <w:color w:val="000000" w:themeColor="text1"/>
                <w:sz w:val="22"/>
              </w:rPr>
              <w:t>293</w:t>
            </w:r>
            <w:r w:rsidRPr="00603CE0">
              <w:rPr>
                <w:rFonts w:ascii="Times New Roman" w:hAnsi="Times New Roman"/>
                <w:color w:val="000000" w:themeColor="text1"/>
                <w:sz w:val="22"/>
              </w:rPr>
              <w:t>)</w:t>
            </w:r>
          </w:p>
        </w:tc>
        <w:tc>
          <w:tcPr>
            <w:tcW w:w="1441" w:type="dxa"/>
          </w:tcPr>
          <w:p w14:paraId="1EE6516B" w14:textId="467E44B5" w:rsidR="00890BBD" w:rsidRPr="00603CE0" w:rsidRDefault="007F4666" w:rsidP="00890BBD">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817</w:t>
            </w:r>
          </w:p>
          <w:p w14:paraId="04CE3796" w14:textId="0AB191CA" w:rsidR="00890BBD" w:rsidRPr="00603CE0" w:rsidRDefault="00890BBD" w:rsidP="00890BBD">
            <w:pPr>
              <w:keepNext/>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w:t>
            </w:r>
            <w:r w:rsidR="007F4666" w:rsidRPr="00603CE0">
              <w:rPr>
                <w:rFonts w:ascii="Times New Roman" w:hAnsi="Times New Roman"/>
                <w:color w:val="000000" w:themeColor="text1"/>
                <w:sz w:val="22"/>
              </w:rPr>
              <w:t>3</w:t>
            </w:r>
            <w:r w:rsidRPr="00603CE0">
              <w:rPr>
                <w:rFonts w:ascii="Times New Roman" w:hAnsi="Times New Roman"/>
                <w:color w:val="000000" w:themeColor="text1"/>
                <w:sz w:val="22"/>
              </w:rPr>
              <w:t xml:space="preserve">, </w:t>
            </w:r>
            <w:r w:rsidR="007F4666" w:rsidRPr="00603CE0">
              <w:rPr>
                <w:rFonts w:ascii="Times New Roman" w:hAnsi="Times New Roman"/>
                <w:color w:val="000000" w:themeColor="text1"/>
                <w:sz w:val="22"/>
              </w:rPr>
              <w:t>11</w:t>
            </w:r>
            <w:r w:rsidR="00F65C4F" w:rsidRPr="00603CE0">
              <w:rPr>
                <w:rFonts w:ascii="Times New Roman" w:hAnsi="Times New Roman"/>
                <w:color w:val="000000" w:themeColor="text1"/>
                <w:sz w:val="22"/>
              </w:rPr>
              <w:t>,</w:t>
            </w:r>
            <w:r w:rsidR="007F4666" w:rsidRPr="00603CE0">
              <w:rPr>
                <w:rFonts w:ascii="Times New Roman" w:hAnsi="Times New Roman"/>
                <w:color w:val="000000" w:themeColor="text1"/>
                <w:sz w:val="22"/>
              </w:rPr>
              <w:t>56</w:t>
            </w:r>
            <w:r w:rsidR="00F65C4F" w:rsidRPr="00603CE0">
              <w:rPr>
                <w:rFonts w:ascii="Times New Roman" w:hAnsi="Times New Roman"/>
                <w:color w:val="000000" w:themeColor="text1"/>
                <w:sz w:val="22"/>
              </w:rPr>
              <w:t>6</w:t>
            </w:r>
            <w:r w:rsidRPr="00603CE0">
              <w:rPr>
                <w:rFonts w:ascii="Times New Roman" w:hAnsi="Times New Roman"/>
                <w:color w:val="000000" w:themeColor="text1"/>
                <w:sz w:val="22"/>
              </w:rPr>
              <w:t>)</w:t>
            </w:r>
          </w:p>
        </w:tc>
      </w:tr>
    </w:tbl>
    <w:p w14:paraId="736A984D" w14:textId="0B3FCFE5" w:rsidR="00AC2EE5" w:rsidRPr="00603CE0" w:rsidRDefault="00AC2EE5">
      <w:pPr>
        <w:spacing w:after="160" w:line="259" w:lineRule="auto"/>
        <w:rPr>
          <w:rFonts w:ascii="Times New Roman" w:hAnsi="Times New Roman"/>
          <w:color w:val="000000" w:themeColor="text1"/>
          <w:sz w:val="20"/>
        </w:rPr>
      </w:pPr>
    </w:p>
    <w:p w14:paraId="4648531F" w14:textId="77777777" w:rsidR="00865B3D" w:rsidRPr="00603CE0" w:rsidRDefault="00865B3D" w:rsidP="00B779B3">
      <w:pPr>
        <w:pStyle w:val="Caption"/>
        <w:keepNext/>
        <w:rPr>
          <w:rFonts w:ascii="Times New Roman" w:hAnsi="Times New Roman"/>
          <w:color w:val="000000" w:themeColor="text1"/>
        </w:rPr>
      </w:pPr>
      <w:bookmarkStart w:id="409" w:name="_Ref193977024"/>
    </w:p>
    <w:p w14:paraId="5F0B275D" w14:textId="12C3FBF0" w:rsidR="00865B3D" w:rsidRPr="00603CE0" w:rsidRDefault="00865B3D">
      <w:pPr>
        <w:spacing w:after="160" w:line="259" w:lineRule="auto"/>
        <w:rPr>
          <w:rFonts w:ascii="Times New Roman" w:hAnsi="Times New Roman"/>
          <w:iCs/>
          <w:color w:val="000000" w:themeColor="text1"/>
          <w:sz w:val="20"/>
          <w:szCs w:val="18"/>
        </w:rPr>
      </w:pPr>
      <w:r w:rsidRPr="00603CE0">
        <w:rPr>
          <w:rFonts w:ascii="Times New Roman" w:hAnsi="Times New Roman"/>
          <w:color w:val="000000" w:themeColor="text1"/>
        </w:rPr>
        <w:br w:type="page"/>
      </w:r>
    </w:p>
    <w:p w14:paraId="3C2399F0" w14:textId="71F85614" w:rsidR="00AC2EE5" w:rsidRPr="00603CE0" w:rsidRDefault="00AC2EE5" w:rsidP="00B779B3">
      <w:pPr>
        <w:pStyle w:val="Caption"/>
        <w:keepNext/>
        <w:rPr>
          <w:rFonts w:ascii="Times New Roman" w:hAnsi="Times New Roman"/>
          <w:color w:val="000000" w:themeColor="text1"/>
        </w:rPr>
      </w:pPr>
      <w:bookmarkStart w:id="410" w:name="_Ref206674516"/>
      <w:r w:rsidRPr="00603CE0">
        <w:rPr>
          <w:rFonts w:ascii="Times New Roman" w:hAnsi="Times New Roman"/>
          <w:color w:val="000000" w:themeColor="text1"/>
        </w:rPr>
        <w:lastRenderedPageBreak/>
        <w:t>Table S</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Table_S \* ARABIC </w:instrText>
      </w:r>
      <w:r w:rsidRPr="00603CE0">
        <w:rPr>
          <w:rFonts w:ascii="Times New Roman" w:hAnsi="Times New Roman"/>
          <w:color w:val="000000" w:themeColor="text1"/>
        </w:rPr>
        <w:fldChar w:fldCharType="separate"/>
      </w:r>
      <w:r w:rsidR="00631528" w:rsidRPr="00603CE0">
        <w:rPr>
          <w:rFonts w:ascii="Times New Roman" w:hAnsi="Times New Roman"/>
          <w:noProof/>
          <w:color w:val="000000" w:themeColor="text1"/>
        </w:rPr>
        <w:t>8</w:t>
      </w:r>
      <w:r w:rsidRPr="00603CE0">
        <w:rPr>
          <w:rFonts w:ascii="Times New Roman" w:hAnsi="Times New Roman"/>
          <w:color w:val="000000" w:themeColor="text1"/>
        </w:rPr>
        <w:fldChar w:fldCharType="end"/>
      </w:r>
      <w:bookmarkEnd w:id="409"/>
      <w:bookmarkEnd w:id="410"/>
      <w:r w:rsidRPr="00603CE0">
        <w:rPr>
          <w:rFonts w:ascii="Times New Roman" w:hAnsi="Times New Roman"/>
          <w:color w:val="000000" w:themeColor="text1"/>
        </w:rPr>
        <w:t>. Cost-effectiveness table to select among counterfactuals considered</w:t>
      </w:r>
      <w:r w:rsidR="006777E1" w:rsidRPr="00603CE0">
        <w:rPr>
          <w:rFonts w:ascii="Times New Roman" w:hAnsi="Times New Roman"/>
          <w:color w:val="000000" w:themeColor="text1"/>
        </w:rPr>
        <w:t>, including hypothetical scenarios with rapid drug susceptibility testing (rDST)</w:t>
      </w:r>
      <w:r w:rsidRPr="00603CE0">
        <w:rPr>
          <w:rFonts w:ascii="Times New Roman" w:hAnsi="Times New Roman"/>
          <w:color w:val="000000" w:themeColor="text1"/>
        </w:rPr>
        <w:t>. MT counterfactual includes RT, TOC, and rDST</w:t>
      </w:r>
      <w:r w:rsidR="006777E1" w:rsidRPr="00603CE0">
        <w:rPr>
          <w:rFonts w:ascii="Times New Roman" w:hAnsi="Times New Roman"/>
          <w:color w:val="000000" w:themeColor="text1"/>
        </w:rPr>
        <w:t xml:space="preserve"> at probabilities of 45-45-10</w:t>
      </w:r>
      <w:r w:rsidRPr="00603CE0">
        <w:rPr>
          <w:rFonts w:ascii="Times New Roman" w:hAnsi="Times New Roman"/>
          <w:color w:val="000000" w:themeColor="text1"/>
        </w:rPr>
        <w:t>.</w:t>
      </w:r>
      <w:r w:rsidR="00B848AB" w:rsidRPr="00603CE0">
        <w:rPr>
          <w:rFonts w:ascii="Times New Roman" w:hAnsi="Times New Roman"/>
          <w:color w:val="000000" w:themeColor="text1"/>
        </w:rPr>
        <w:t xml:space="preserve"> Total QALYs lost includes QALY loss attributable to gonorrhea symptoms, sequelae, and side effects.</w:t>
      </w:r>
    </w:p>
    <w:tbl>
      <w:tblPr>
        <w:tblStyle w:val="TableGrid"/>
        <w:tblW w:w="9715" w:type="dxa"/>
        <w:tblCellMar>
          <w:top w:w="58" w:type="dxa"/>
          <w:bottom w:w="58" w:type="dxa"/>
        </w:tblCellMar>
        <w:tblLook w:val="04A0" w:firstRow="1" w:lastRow="0" w:firstColumn="1" w:lastColumn="0" w:noHBand="0" w:noVBand="1"/>
      </w:tblPr>
      <w:tblGrid>
        <w:gridCol w:w="1435"/>
        <w:gridCol w:w="1699"/>
        <w:gridCol w:w="1508"/>
        <w:gridCol w:w="1698"/>
        <w:gridCol w:w="1698"/>
        <w:gridCol w:w="1677"/>
      </w:tblGrid>
      <w:tr w:rsidR="00603CE0" w:rsidRPr="00603CE0" w14:paraId="585D5568" w14:textId="77777777" w:rsidTr="00F53C11">
        <w:tc>
          <w:tcPr>
            <w:tcW w:w="1435" w:type="dxa"/>
          </w:tcPr>
          <w:p w14:paraId="1C1AD4BC" w14:textId="77777777" w:rsidR="00CC44D0" w:rsidRPr="00603CE0" w:rsidRDefault="00CC44D0" w:rsidP="00E01541">
            <w:pPr>
              <w:spacing w:after="0" w:line="259" w:lineRule="auto"/>
              <w:rPr>
                <w:rFonts w:ascii="Times New Roman" w:hAnsi="Times New Roman"/>
                <w:b/>
                <w:color w:val="000000" w:themeColor="text1"/>
              </w:rPr>
            </w:pPr>
            <w:r w:rsidRPr="00603CE0">
              <w:rPr>
                <w:rFonts w:ascii="Times New Roman" w:hAnsi="Times New Roman"/>
                <w:b/>
                <w:color w:val="000000" w:themeColor="text1"/>
              </w:rPr>
              <w:t>Alternative</w:t>
            </w:r>
          </w:p>
        </w:tc>
        <w:tc>
          <w:tcPr>
            <w:tcW w:w="1699" w:type="dxa"/>
          </w:tcPr>
          <w:p w14:paraId="4C5FE618" w14:textId="77777777" w:rsidR="00CC44D0" w:rsidRPr="00603CE0" w:rsidRDefault="00CC44D0" w:rsidP="00E01541">
            <w:pPr>
              <w:spacing w:after="0" w:line="259" w:lineRule="auto"/>
              <w:rPr>
                <w:rFonts w:ascii="Times New Roman" w:hAnsi="Times New Roman"/>
                <w:b/>
                <w:color w:val="000000" w:themeColor="text1"/>
              </w:rPr>
            </w:pPr>
            <w:r w:rsidRPr="00603CE0">
              <w:rPr>
                <w:rFonts w:ascii="Times New Roman" w:hAnsi="Times New Roman"/>
                <w:b/>
                <w:color w:val="000000" w:themeColor="text1"/>
              </w:rPr>
              <w:t xml:space="preserve">Cost </w:t>
            </w:r>
            <w:r w:rsidRPr="00603CE0">
              <w:rPr>
                <w:rFonts w:ascii="Times New Roman" w:hAnsi="Times New Roman"/>
                <w:b/>
                <w:color w:val="000000" w:themeColor="text1"/>
                <w:sz w:val="22"/>
              </w:rPr>
              <w:t>(millions USD)</w:t>
            </w:r>
          </w:p>
        </w:tc>
        <w:tc>
          <w:tcPr>
            <w:tcW w:w="1508" w:type="dxa"/>
          </w:tcPr>
          <w:p w14:paraId="160B1098" w14:textId="786C1093" w:rsidR="00CC44D0" w:rsidRPr="00603CE0" w:rsidRDefault="00CC44D0" w:rsidP="00E01541">
            <w:pPr>
              <w:spacing w:after="0" w:line="259" w:lineRule="auto"/>
              <w:rPr>
                <w:rFonts w:ascii="Times New Roman" w:hAnsi="Times New Roman"/>
                <w:b/>
                <w:color w:val="000000" w:themeColor="text1"/>
              </w:rPr>
            </w:pPr>
            <w:r w:rsidRPr="00603CE0">
              <w:rPr>
                <w:rFonts w:ascii="Times New Roman" w:hAnsi="Times New Roman"/>
                <w:b/>
                <w:color w:val="000000" w:themeColor="text1"/>
              </w:rPr>
              <w:t xml:space="preserve">Effect: </w:t>
            </w:r>
            <w:r w:rsidRPr="00603CE0">
              <w:rPr>
                <w:rFonts w:ascii="Times New Roman" w:hAnsi="Times New Roman"/>
                <w:b/>
                <w:color w:val="000000" w:themeColor="text1"/>
                <w:sz w:val="22"/>
              </w:rPr>
              <w:t xml:space="preserve">Total QALYs lost </w:t>
            </w:r>
          </w:p>
        </w:tc>
        <w:tc>
          <w:tcPr>
            <w:tcW w:w="1698" w:type="dxa"/>
          </w:tcPr>
          <w:p w14:paraId="418863F2" w14:textId="77777777" w:rsidR="00CC44D0" w:rsidRPr="00603CE0" w:rsidRDefault="00CC44D0" w:rsidP="00E01541">
            <w:pPr>
              <w:spacing w:after="0" w:line="259" w:lineRule="auto"/>
              <w:rPr>
                <w:rFonts w:ascii="Times New Roman" w:hAnsi="Times New Roman"/>
                <w:b/>
                <w:color w:val="000000" w:themeColor="text1"/>
              </w:rPr>
            </w:pPr>
            <w:r w:rsidRPr="00603CE0">
              <w:rPr>
                <w:rFonts w:ascii="Times New Roman" w:hAnsi="Times New Roman"/>
                <w:b/>
                <w:color w:val="000000" w:themeColor="text1"/>
              </w:rPr>
              <w:t xml:space="preserve">Incremental Cost </w:t>
            </w:r>
            <w:r w:rsidRPr="00603CE0">
              <w:rPr>
                <w:rFonts w:ascii="Times New Roman" w:hAnsi="Times New Roman"/>
                <w:b/>
                <w:color w:val="000000" w:themeColor="text1"/>
                <w:sz w:val="22"/>
              </w:rPr>
              <w:t>(millions USD)</w:t>
            </w:r>
          </w:p>
        </w:tc>
        <w:tc>
          <w:tcPr>
            <w:tcW w:w="1698" w:type="dxa"/>
          </w:tcPr>
          <w:p w14:paraId="286F14C1" w14:textId="77777777" w:rsidR="00CC44D0" w:rsidRPr="00603CE0" w:rsidRDefault="00CC44D0" w:rsidP="00E01541">
            <w:pPr>
              <w:spacing w:after="0" w:line="259" w:lineRule="auto"/>
              <w:rPr>
                <w:rFonts w:ascii="Times New Roman" w:hAnsi="Times New Roman"/>
                <w:b/>
                <w:color w:val="000000" w:themeColor="text1"/>
              </w:rPr>
            </w:pPr>
            <w:r w:rsidRPr="00603CE0">
              <w:rPr>
                <w:rFonts w:ascii="Times New Roman" w:hAnsi="Times New Roman"/>
                <w:b/>
                <w:color w:val="000000" w:themeColor="text1"/>
              </w:rPr>
              <w:t>Incremental Effect (QALYs gained)</w:t>
            </w:r>
          </w:p>
        </w:tc>
        <w:tc>
          <w:tcPr>
            <w:tcW w:w="1677" w:type="dxa"/>
          </w:tcPr>
          <w:p w14:paraId="487C01C9" w14:textId="7F55BB5E" w:rsidR="00CC44D0" w:rsidRPr="00603CE0" w:rsidRDefault="00CC44D0" w:rsidP="00E01541">
            <w:pPr>
              <w:spacing w:after="0" w:line="259" w:lineRule="auto"/>
              <w:rPr>
                <w:rFonts w:ascii="Times New Roman" w:hAnsi="Times New Roman"/>
                <w:b/>
                <w:color w:val="000000" w:themeColor="text1"/>
              </w:rPr>
            </w:pPr>
            <w:r w:rsidRPr="00603CE0">
              <w:rPr>
                <w:rFonts w:ascii="Times New Roman" w:hAnsi="Times New Roman"/>
                <w:b/>
                <w:color w:val="000000" w:themeColor="text1"/>
              </w:rPr>
              <w:t>ICER</w:t>
            </w:r>
            <w:r w:rsidR="00CA20BD" w:rsidRPr="00603CE0">
              <w:rPr>
                <w:rFonts w:ascii="Times New Roman" w:hAnsi="Times New Roman"/>
                <w:b/>
                <w:color w:val="000000" w:themeColor="text1"/>
              </w:rPr>
              <w:t xml:space="preserve"> (millions USD)</w:t>
            </w:r>
          </w:p>
        </w:tc>
      </w:tr>
      <w:tr w:rsidR="00603CE0" w:rsidRPr="00603CE0" w14:paraId="02E63DD2" w14:textId="77777777" w:rsidTr="00F53C11">
        <w:tc>
          <w:tcPr>
            <w:tcW w:w="1435" w:type="dxa"/>
          </w:tcPr>
          <w:p w14:paraId="0FA26B5F" w14:textId="77777777" w:rsidR="00CC44D0" w:rsidRPr="00603CE0" w:rsidRDefault="00CC44D0" w:rsidP="00E01541">
            <w:pPr>
              <w:spacing w:after="0" w:line="259" w:lineRule="auto"/>
              <w:rPr>
                <w:rFonts w:ascii="Times New Roman" w:hAnsi="Times New Roman"/>
                <w:color w:val="000000" w:themeColor="text1"/>
              </w:rPr>
            </w:pPr>
            <w:r w:rsidRPr="00603CE0">
              <w:rPr>
                <w:rFonts w:ascii="Times New Roman" w:hAnsi="Times New Roman"/>
                <w:color w:val="000000" w:themeColor="text1"/>
              </w:rPr>
              <w:t>MT</w:t>
            </w:r>
          </w:p>
        </w:tc>
        <w:tc>
          <w:tcPr>
            <w:tcW w:w="1699" w:type="dxa"/>
          </w:tcPr>
          <w:p w14:paraId="64FDE743" w14:textId="03AA4B3A" w:rsidR="00CC44D0" w:rsidRPr="00603CE0" w:rsidRDefault="00C84789" w:rsidP="00E01541">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22.</w:t>
            </w:r>
            <w:r w:rsidR="00C028E4" w:rsidRPr="00603CE0">
              <w:rPr>
                <w:rFonts w:ascii="Times New Roman" w:hAnsi="Times New Roman"/>
                <w:color w:val="000000" w:themeColor="text1"/>
                <w:sz w:val="22"/>
              </w:rPr>
              <w:t>50</w:t>
            </w:r>
          </w:p>
          <w:p w14:paraId="7B9DE7AD" w14:textId="16B0F6F7" w:rsidR="00CC44D0" w:rsidRPr="00603CE0" w:rsidRDefault="00CC44D0" w:rsidP="00E01541">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w:t>
            </w:r>
            <w:r w:rsidR="00652ED9" w:rsidRPr="00603CE0">
              <w:rPr>
                <w:rFonts w:ascii="Times New Roman" w:hAnsi="Times New Roman"/>
                <w:color w:val="000000" w:themeColor="text1"/>
                <w:sz w:val="22"/>
              </w:rPr>
              <w:t>17.3</w:t>
            </w:r>
            <w:r w:rsidR="00C028E4" w:rsidRPr="00603CE0">
              <w:rPr>
                <w:rFonts w:ascii="Times New Roman" w:hAnsi="Times New Roman"/>
                <w:color w:val="000000" w:themeColor="text1"/>
                <w:sz w:val="22"/>
              </w:rPr>
              <w:t>5</w:t>
            </w:r>
            <w:r w:rsidRPr="00603CE0">
              <w:rPr>
                <w:rFonts w:ascii="Times New Roman" w:hAnsi="Times New Roman"/>
                <w:color w:val="000000" w:themeColor="text1"/>
                <w:sz w:val="22"/>
              </w:rPr>
              <w:t xml:space="preserve">, </w:t>
            </w:r>
            <w:r w:rsidR="00652ED9" w:rsidRPr="00603CE0">
              <w:rPr>
                <w:rFonts w:ascii="Times New Roman" w:hAnsi="Times New Roman"/>
                <w:color w:val="000000" w:themeColor="text1"/>
                <w:sz w:val="22"/>
              </w:rPr>
              <w:t>35.70</w:t>
            </w:r>
            <w:r w:rsidRPr="00603CE0">
              <w:rPr>
                <w:rFonts w:ascii="Times New Roman" w:hAnsi="Times New Roman"/>
                <w:color w:val="000000" w:themeColor="text1"/>
                <w:sz w:val="22"/>
              </w:rPr>
              <w:t>)</w:t>
            </w:r>
          </w:p>
        </w:tc>
        <w:tc>
          <w:tcPr>
            <w:tcW w:w="1508" w:type="dxa"/>
          </w:tcPr>
          <w:p w14:paraId="73CDDF17" w14:textId="441268CB" w:rsidR="00CC44D0" w:rsidRPr="00603CE0" w:rsidRDefault="004266DE" w:rsidP="00E01541">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227.</w:t>
            </w:r>
            <w:r w:rsidR="00A61852" w:rsidRPr="00603CE0">
              <w:rPr>
                <w:rFonts w:ascii="Times New Roman" w:hAnsi="Times New Roman"/>
                <w:color w:val="000000" w:themeColor="text1"/>
                <w:sz w:val="22"/>
              </w:rPr>
              <w:t>2</w:t>
            </w:r>
          </w:p>
          <w:p w14:paraId="3BF47050" w14:textId="03CF656D" w:rsidR="00CC44D0" w:rsidRPr="00603CE0" w:rsidRDefault="00CC44D0" w:rsidP="00E01541">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w:t>
            </w:r>
            <w:r w:rsidR="004266DE" w:rsidRPr="00603CE0">
              <w:rPr>
                <w:rFonts w:ascii="Times New Roman" w:hAnsi="Times New Roman"/>
                <w:color w:val="000000" w:themeColor="text1"/>
                <w:sz w:val="22"/>
              </w:rPr>
              <w:t>144.9</w:t>
            </w:r>
            <w:r w:rsidRPr="00603CE0">
              <w:rPr>
                <w:rFonts w:ascii="Times New Roman" w:hAnsi="Times New Roman"/>
                <w:color w:val="000000" w:themeColor="text1"/>
                <w:sz w:val="22"/>
              </w:rPr>
              <w:t xml:space="preserve">, </w:t>
            </w:r>
            <w:r w:rsidR="004266DE" w:rsidRPr="00603CE0">
              <w:rPr>
                <w:rFonts w:ascii="Times New Roman" w:hAnsi="Times New Roman"/>
                <w:color w:val="000000" w:themeColor="text1"/>
                <w:sz w:val="22"/>
              </w:rPr>
              <w:t>420.3</w:t>
            </w:r>
            <w:r w:rsidRPr="00603CE0">
              <w:rPr>
                <w:rFonts w:ascii="Times New Roman" w:hAnsi="Times New Roman"/>
                <w:color w:val="000000" w:themeColor="text1"/>
                <w:sz w:val="22"/>
              </w:rPr>
              <w:t>)</w:t>
            </w:r>
          </w:p>
        </w:tc>
        <w:tc>
          <w:tcPr>
            <w:tcW w:w="1698" w:type="dxa"/>
          </w:tcPr>
          <w:p w14:paraId="2B8589C0" w14:textId="77777777" w:rsidR="00CC44D0" w:rsidRPr="00603CE0" w:rsidRDefault="00CC44D0" w:rsidP="00E01541">
            <w:pPr>
              <w:spacing w:after="0" w:line="259" w:lineRule="auto"/>
              <w:rPr>
                <w:rFonts w:ascii="Times New Roman" w:hAnsi="Times New Roman"/>
                <w:color w:val="000000" w:themeColor="text1"/>
              </w:rPr>
            </w:pPr>
            <w:r w:rsidRPr="00603CE0">
              <w:rPr>
                <w:rFonts w:ascii="Times New Roman" w:hAnsi="Times New Roman"/>
                <w:color w:val="000000" w:themeColor="text1"/>
              </w:rPr>
              <w:t>-</w:t>
            </w:r>
          </w:p>
        </w:tc>
        <w:tc>
          <w:tcPr>
            <w:tcW w:w="1698" w:type="dxa"/>
          </w:tcPr>
          <w:p w14:paraId="3D0258AD" w14:textId="77777777" w:rsidR="00CC44D0" w:rsidRPr="00603CE0" w:rsidRDefault="00CC44D0" w:rsidP="00E01541">
            <w:pPr>
              <w:spacing w:after="0" w:line="259" w:lineRule="auto"/>
              <w:rPr>
                <w:rFonts w:ascii="Times New Roman" w:hAnsi="Times New Roman"/>
                <w:color w:val="000000" w:themeColor="text1"/>
              </w:rPr>
            </w:pPr>
            <w:r w:rsidRPr="00603CE0">
              <w:rPr>
                <w:rFonts w:ascii="Times New Roman" w:hAnsi="Times New Roman"/>
                <w:color w:val="000000" w:themeColor="text1"/>
              </w:rPr>
              <w:t>-</w:t>
            </w:r>
          </w:p>
        </w:tc>
        <w:tc>
          <w:tcPr>
            <w:tcW w:w="1677" w:type="dxa"/>
          </w:tcPr>
          <w:p w14:paraId="1E10BB18" w14:textId="77777777" w:rsidR="00CC44D0" w:rsidRPr="00603CE0" w:rsidRDefault="00CC44D0" w:rsidP="00E01541">
            <w:pPr>
              <w:spacing w:after="0" w:line="259" w:lineRule="auto"/>
              <w:rPr>
                <w:rFonts w:ascii="Times New Roman" w:hAnsi="Times New Roman"/>
                <w:color w:val="000000" w:themeColor="text1"/>
              </w:rPr>
            </w:pPr>
            <w:r w:rsidRPr="00603CE0">
              <w:rPr>
                <w:rFonts w:ascii="Times New Roman" w:hAnsi="Times New Roman"/>
                <w:color w:val="000000" w:themeColor="text1"/>
              </w:rPr>
              <w:t>-</w:t>
            </w:r>
          </w:p>
        </w:tc>
      </w:tr>
      <w:tr w:rsidR="00603CE0" w:rsidRPr="00603CE0" w14:paraId="0A2FD382" w14:textId="77777777" w:rsidTr="00F53C11">
        <w:tc>
          <w:tcPr>
            <w:tcW w:w="1435" w:type="dxa"/>
          </w:tcPr>
          <w:p w14:paraId="55DE5A4F" w14:textId="77777777"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rPr>
              <w:t>GISP</w:t>
            </w:r>
          </w:p>
        </w:tc>
        <w:tc>
          <w:tcPr>
            <w:tcW w:w="1699" w:type="dxa"/>
          </w:tcPr>
          <w:p w14:paraId="1114A19F" w14:textId="77777777" w:rsidR="00C42370" w:rsidRPr="00603CE0" w:rsidRDefault="00C42370" w:rsidP="00C42370">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18.28</w:t>
            </w:r>
          </w:p>
          <w:p w14:paraId="589081AD" w14:textId="5F891C23"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sz w:val="20"/>
              </w:rPr>
              <w:t>(14.25, 28.46)</w:t>
            </w:r>
          </w:p>
        </w:tc>
        <w:tc>
          <w:tcPr>
            <w:tcW w:w="1508" w:type="dxa"/>
          </w:tcPr>
          <w:p w14:paraId="44CADCE4" w14:textId="77777777" w:rsidR="00C42370" w:rsidRPr="00603CE0" w:rsidRDefault="00C42370" w:rsidP="00C42370">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szCs w:val="20"/>
              </w:rPr>
              <w:t>222.3</w:t>
            </w:r>
          </w:p>
          <w:p w14:paraId="32619C74" w14:textId="3588E97A"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sz w:val="20"/>
              </w:rPr>
              <w:t>(147.9, 389.3)</w:t>
            </w:r>
          </w:p>
        </w:tc>
        <w:tc>
          <w:tcPr>
            <w:tcW w:w="1698" w:type="dxa"/>
          </w:tcPr>
          <w:p w14:paraId="65BBE3C8" w14:textId="3ADFF202"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rPr>
              <w:t>-</w:t>
            </w:r>
            <w:r w:rsidR="0067270E" w:rsidRPr="00603CE0">
              <w:rPr>
                <w:rFonts w:ascii="Times New Roman" w:hAnsi="Times New Roman"/>
                <w:color w:val="000000" w:themeColor="text1"/>
              </w:rPr>
              <w:t>4.2</w:t>
            </w:r>
            <w:r w:rsidR="00C028E4" w:rsidRPr="00603CE0">
              <w:rPr>
                <w:rFonts w:ascii="Times New Roman" w:hAnsi="Times New Roman"/>
                <w:color w:val="000000" w:themeColor="text1"/>
              </w:rPr>
              <w:t>2</w:t>
            </w:r>
          </w:p>
          <w:p w14:paraId="741E6118" w14:textId="262976E4"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rPr>
              <w:t>(-</w:t>
            </w:r>
            <w:r w:rsidR="000C1549" w:rsidRPr="00603CE0">
              <w:rPr>
                <w:rFonts w:ascii="Times New Roman" w:hAnsi="Times New Roman"/>
                <w:color w:val="000000" w:themeColor="text1"/>
              </w:rPr>
              <w:t>14.7</w:t>
            </w:r>
            <w:r w:rsidR="00C028E4" w:rsidRPr="00603CE0">
              <w:rPr>
                <w:rFonts w:ascii="Times New Roman" w:hAnsi="Times New Roman"/>
                <w:color w:val="000000" w:themeColor="text1"/>
              </w:rPr>
              <w:t>2</w:t>
            </w:r>
            <w:r w:rsidRPr="00603CE0">
              <w:rPr>
                <w:rFonts w:ascii="Times New Roman" w:hAnsi="Times New Roman"/>
                <w:color w:val="000000" w:themeColor="text1"/>
              </w:rPr>
              <w:t xml:space="preserve">, </w:t>
            </w:r>
            <w:r w:rsidR="000C1549" w:rsidRPr="00603CE0">
              <w:rPr>
                <w:rFonts w:ascii="Times New Roman" w:hAnsi="Times New Roman"/>
                <w:color w:val="000000" w:themeColor="text1"/>
              </w:rPr>
              <w:t>5.4</w:t>
            </w:r>
            <w:r w:rsidR="00C028E4" w:rsidRPr="00603CE0">
              <w:rPr>
                <w:rFonts w:ascii="Times New Roman" w:hAnsi="Times New Roman"/>
                <w:color w:val="000000" w:themeColor="text1"/>
              </w:rPr>
              <w:t>8</w:t>
            </w:r>
            <w:r w:rsidRPr="00603CE0">
              <w:rPr>
                <w:rFonts w:ascii="Times New Roman" w:hAnsi="Times New Roman"/>
                <w:color w:val="000000" w:themeColor="text1"/>
              </w:rPr>
              <w:t>)</w:t>
            </w:r>
          </w:p>
        </w:tc>
        <w:tc>
          <w:tcPr>
            <w:tcW w:w="1698" w:type="dxa"/>
          </w:tcPr>
          <w:p w14:paraId="1643C46E" w14:textId="7F97B11F" w:rsidR="008B271E" w:rsidRPr="00603CE0" w:rsidRDefault="008B271E" w:rsidP="00C42370">
            <w:pPr>
              <w:spacing w:after="0" w:line="259" w:lineRule="auto"/>
              <w:rPr>
                <w:rFonts w:ascii="Times New Roman" w:hAnsi="Times New Roman"/>
                <w:color w:val="000000" w:themeColor="text1"/>
              </w:rPr>
            </w:pPr>
            <w:r w:rsidRPr="00603CE0">
              <w:rPr>
                <w:rFonts w:ascii="Times New Roman" w:hAnsi="Times New Roman"/>
                <w:color w:val="000000" w:themeColor="text1"/>
              </w:rPr>
              <w:t>4.9</w:t>
            </w:r>
          </w:p>
          <w:p w14:paraId="5F445039" w14:textId="0ED86126"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rPr>
              <w:t>(-</w:t>
            </w:r>
            <w:r w:rsidR="00652865" w:rsidRPr="00603CE0">
              <w:rPr>
                <w:rFonts w:ascii="Times New Roman" w:hAnsi="Times New Roman"/>
                <w:color w:val="000000" w:themeColor="text1"/>
              </w:rPr>
              <w:t>150.1</w:t>
            </w:r>
            <w:r w:rsidRPr="00603CE0">
              <w:rPr>
                <w:rFonts w:ascii="Times New Roman" w:hAnsi="Times New Roman"/>
                <w:color w:val="000000" w:themeColor="text1"/>
              </w:rPr>
              <w:t xml:space="preserve">, </w:t>
            </w:r>
            <w:r w:rsidR="00652865" w:rsidRPr="00603CE0">
              <w:rPr>
                <w:rFonts w:ascii="Times New Roman" w:hAnsi="Times New Roman"/>
                <w:color w:val="000000" w:themeColor="text1"/>
              </w:rPr>
              <w:t>122.0</w:t>
            </w:r>
            <w:r w:rsidRPr="00603CE0">
              <w:rPr>
                <w:rFonts w:ascii="Times New Roman" w:hAnsi="Times New Roman"/>
                <w:color w:val="000000" w:themeColor="text1"/>
              </w:rPr>
              <w:t>)</w:t>
            </w:r>
          </w:p>
        </w:tc>
        <w:tc>
          <w:tcPr>
            <w:tcW w:w="1677" w:type="dxa"/>
          </w:tcPr>
          <w:p w14:paraId="5AC672D2" w14:textId="77777777"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rPr>
              <w:t>Cost-saving</w:t>
            </w:r>
          </w:p>
        </w:tc>
      </w:tr>
      <w:tr w:rsidR="00603CE0" w:rsidRPr="00603CE0" w14:paraId="40D0B45B" w14:textId="77777777" w:rsidTr="00F53C11">
        <w:tc>
          <w:tcPr>
            <w:tcW w:w="1435" w:type="dxa"/>
          </w:tcPr>
          <w:p w14:paraId="67D1E74F" w14:textId="77777777"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rPr>
              <w:t>RT</w:t>
            </w:r>
          </w:p>
        </w:tc>
        <w:tc>
          <w:tcPr>
            <w:tcW w:w="1699" w:type="dxa"/>
          </w:tcPr>
          <w:p w14:paraId="04350CA3" w14:textId="77777777" w:rsidR="00C42370" w:rsidRPr="00603CE0" w:rsidRDefault="00C42370" w:rsidP="00C42370">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18.68</w:t>
            </w:r>
          </w:p>
          <w:p w14:paraId="744A6F81" w14:textId="0232737A"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sz w:val="20"/>
              </w:rPr>
              <w:t>(14.07, 29.36)</w:t>
            </w:r>
          </w:p>
        </w:tc>
        <w:tc>
          <w:tcPr>
            <w:tcW w:w="1508" w:type="dxa"/>
          </w:tcPr>
          <w:p w14:paraId="56C1404C" w14:textId="77777777" w:rsidR="00C42370" w:rsidRPr="00603CE0" w:rsidRDefault="00C42370" w:rsidP="00C42370">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230.7</w:t>
            </w:r>
          </w:p>
          <w:p w14:paraId="55C4E670" w14:textId="4ECC811F"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sz w:val="20"/>
              </w:rPr>
              <w:t>(147.2, 400.8)</w:t>
            </w:r>
          </w:p>
        </w:tc>
        <w:tc>
          <w:tcPr>
            <w:tcW w:w="1698" w:type="dxa"/>
          </w:tcPr>
          <w:p w14:paraId="7DC94787" w14:textId="65877EBC" w:rsidR="003C3C9C" w:rsidRPr="00603CE0" w:rsidRDefault="00785AB8" w:rsidP="00C42370">
            <w:pPr>
              <w:spacing w:after="0" w:line="259" w:lineRule="auto"/>
              <w:rPr>
                <w:rFonts w:ascii="Times New Roman" w:hAnsi="Times New Roman"/>
                <w:color w:val="000000" w:themeColor="text1"/>
              </w:rPr>
            </w:pPr>
            <w:r w:rsidRPr="00603CE0">
              <w:rPr>
                <w:rFonts w:ascii="Times New Roman" w:hAnsi="Times New Roman"/>
                <w:color w:val="000000" w:themeColor="text1"/>
              </w:rPr>
              <w:t>-</w:t>
            </w:r>
          </w:p>
        </w:tc>
        <w:tc>
          <w:tcPr>
            <w:tcW w:w="1698" w:type="dxa"/>
          </w:tcPr>
          <w:p w14:paraId="2DC9F503" w14:textId="77777777"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rPr>
              <w:t>-</w:t>
            </w:r>
          </w:p>
        </w:tc>
        <w:tc>
          <w:tcPr>
            <w:tcW w:w="1677" w:type="dxa"/>
          </w:tcPr>
          <w:p w14:paraId="37C94E61" w14:textId="77777777"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rPr>
              <w:t>Dominated</w:t>
            </w:r>
          </w:p>
        </w:tc>
      </w:tr>
      <w:tr w:rsidR="00603CE0" w:rsidRPr="00603CE0" w14:paraId="28FD91B2" w14:textId="77777777" w:rsidTr="00F53C11">
        <w:tc>
          <w:tcPr>
            <w:tcW w:w="1435" w:type="dxa"/>
          </w:tcPr>
          <w:p w14:paraId="21A3EE16" w14:textId="77777777"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rPr>
              <w:t>TOC</w:t>
            </w:r>
          </w:p>
        </w:tc>
        <w:tc>
          <w:tcPr>
            <w:tcW w:w="1699" w:type="dxa"/>
          </w:tcPr>
          <w:p w14:paraId="204837D0" w14:textId="77777777" w:rsidR="00C42370" w:rsidRPr="00603CE0" w:rsidRDefault="00C42370" w:rsidP="00C42370">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20.87</w:t>
            </w:r>
          </w:p>
          <w:p w14:paraId="568CBC37" w14:textId="0D91E0C9" w:rsidR="00C42370" w:rsidRPr="00603CE0" w:rsidRDefault="00C42370" w:rsidP="00C42370">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0"/>
              </w:rPr>
              <w:t>(15.56, 33.83)</w:t>
            </w:r>
          </w:p>
        </w:tc>
        <w:tc>
          <w:tcPr>
            <w:tcW w:w="1508" w:type="dxa"/>
          </w:tcPr>
          <w:p w14:paraId="4F895AE2" w14:textId="77777777" w:rsidR="00C42370" w:rsidRPr="00603CE0" w:rsidRDefault="00C42370" w:rsidP="00C42370">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229.4</w:t>
            </w:r>
          </w:p>
          <w:p w14:paraId="34EF856A" w14:textId="6370800B"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sz w:val="20"/>
              </w:rPr>
              <w:t>(145.0, 367.8)</w:t>
            </w:r>
          </w:p>
        </w:tc>
        <w:tc>
          <w:tcPr>
            <w:tcW w:w="1698" w:type="dxa"/>
          </w:tcPr>
          <w:p w14:paraId="63DE118A" w14:textId="30CE3DBE" w:rsidR="003C3C9C" w:rsidRPr="00603CE0" w:rsidRDefault="00785AB8" w:rsidP="00C42370">
            <w:pPr>
              <w:spacing w:after="0" w:line="259" w:lineRule="auto"/>
              <w:rPr>
                <w:rFonts w:ascii="Times New Roman" w:hAnsi="Times New Roman"/>
                <w:color w:val="000000" w:themeColor="text1"/>
              </w:rPr>
            </w:pPr>
            <w:r w:rsidRPr="00603CE0">
              <w:rPr>
                <w:rFonts w:ascii="Times New Roman" w:hAnsi="Times New Roman"/>
                <w:color w:val="000000" w:themeColor="text1"/>
              </w:rPr>
              <w:t>-</w:t>
            </w:r>
          </w:p>
        </w:tc>
        <w:tc>
          <w:tcPr>
            <w:tcW w:w="1698" w:type="dxa"/>
          </w:tcPr>
          <w:p w14:paraId="5953D9C3" w14:textId="77777777"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rPr>
              <w:t>-</w:t>
            </w:r>
          </w:p>
        </w:tc>
        <w:tc>
          <w:tcPr>
            <w:tcW w:w="1677" w:type="dxa"/>
          </w:tcPr>
          <w:p w14:paraId="00D5E6A2" w14:textId="77777777" w:rsidR="00C42370" w:rsidRPr="00603CE0" w:rsidRDefault="00C42370" w:rsidP="00C42370">
            <w:pPr>
              <w:spacing w:after="0" w:line="259" w:lineRule="auto"/>
              <w:rPr>
                <w:rFonts w:ascii="Times New Roman" w:hAnsi="Times New Roman"/>
                <w:color w:val="000000" w:themeColor="text1"/>
              </w:rPr>
            </w:pPr>
            <w:r w:rsidRPr="00603CE0">
              <w:rPr>
                <w:rFonts w:ascii="Times New Roman" w:hAnsi="Times New Roman"/>
                <w:color w:val="000000" w:themeColor="text1"/>
              </w:rPr>
              <w:t>Dominated</w:t>
            </w:r>
          </w:p>
        </w:tc>
      </w:tr>
      <w:tr w:rsidR="00562394" w:rsidRPr="00603CE0" w14:paraId="25236997" w14:textId="77777777" w:rsidTr="00F53C11">
        <w:tc>
          <w:tcPr>
            <w:tcW w:w="1435" w:type="dxa"/>
          </w:tcPr>
          <w:p w14:paraId="22CB2006" w14:textId="77777777" w:rsidR="00CC44D0" w:rsidRPr="00603CE0" w:rsidRDefault="00CC44D0" w:rsidP="00E01541">
            <w:pPr>
              <w:spacing w:after="0" w:line="259" w:lineRule="auto"/>
              <w:rPr>
                <w:rFonts w:ascii="Times New Roman" w:hAnsi="Times New Roman"/>
                <w:color w:val="000000" w:themeColor="text1"/>
              </w:rPr>
            </w:pPr>
            <w:r w:rsidRPr="00603CE0">
              <w:rPr>
                <w:rFonts w:ascii="Times New Roman" w:hAnsi="Times New Roman"/>
                <w:color w:val="000000" w:themeColor="text1"/>
              </w:rPr>
              <w:t>rDST</w:t>
            </w:r>
          </w:p>
        </w:tc>
        <w:tc>
          <w:tcPr>
            <w:tcW w:w="1699" w:type="dxa"/>
          </w:tcPr>
          <w:p w14:paraId="65985AA9" w14:textId="0DAD1DA5" w:rsidR="00CC44D0" w:rsidRPr="00603CE0" w:rsidRDefault="003F5915" w:rsidP="00E01541">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34.02</w:t>
            </w:r>
          </w:p>
          <w:p w14:paraId="20DAEABD" w14:textId="35D240B8" w:rsidR="00CC44D0" w:rsidRPr="00603CE0" w:rsidRDefault="00CC44D0" w:rsidP="00E01541">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w:t>
            </w:r>
            <w:r w:rsidR="00C84789" w:rsidRPr="00603CE0">
              <w:rPr>
                <w:rFonts w:ascii="Times New Roman" w:hAnsi="Times New Roman"/>
                <w:color w:val="000000" w:themeColor="text1"/>
                <w:sz w:val="22"/>
              </w:rPr>
              <w:t>28.1</w:t>
            </w:r>
            <w:r w:rsidR="00A61852" w:rsidRPr="00603CE0">
              <w:rPr>
                <w:rFonts w:ascii="Times New Roman" w:hAnsi="Times New Roman"/>
                <w:color w:val="000000" w:themeColor="text1"/>
                <w:sz w:val="22"/>
              </w:rPr>
              <w:t>3</w:t>
            </w:r>
            <w:r w:rsidRPr="00603CE0">
              <w:rPr>
                <w:rFonts w:ascii="Times New Roman" w:hAnsi="Times New Roman"/>
                <w:color w:val="000000" w:themeColor="text1"/>
                <w:sz w:val="22"/>
              </w:rPr>
              <w:t xml:space="preserve">, </w:t>
            </w:r>
            <w:r w:rsidR="00C84789" w:rsidRPr="00603CE0">
              <w:rPr>
                <w:rFonts w:ascii="Times New Roman" w:hAnsi="Times New Roman"/>
                <w:color w:val="000000" w:themeColor="text1"/>
                <w:sz w:val="22"/>
              </w:rPr>
              <w:t>41.7</w:t>
            </w:r>
            <w:r w:rsidR="00A61852" w:rsidRPr="00603CE0">
              <w:rPr>
                <w:rFonts w:ascii="Times New Roman" w:hAnsi="Times New Roman"/>
                <w:color w:val="000000" w:themeColor="text1"/>
                <w:sz w:val="22"/>
              </w:rPr>
              <w:t>5</w:t>
            </w:r>
            <w:r w:rsidRPr="00603CE0">
              <w:rPr>
                <w:rFonts w:ascii="Times New Roman" w:hAnsi="Times New Roman"/>
                <w:color w:val="000000" w:themeColor="text1"/>
                <w:sz w:val="22"/>
              </w:rPr>
              <w:t>)</w:t>
            </w:r>
          </w:p>
        </w:tc>
        <w:tc>
          <w:tcPr>
            <w:tcW w:w="1508" w:type="dxa"/>
          </w:tcPr>
          <w:p w14:paraId="096C0EA9" w14:textId="5AC50634" w:rsidR="00CC44D0" w:rsidRPr="00603CE0" w:rsidRDefault="002063A5" w:rsidP="00E01541">
            <w:pPr>
              <w:spacing w:after="0" w:line="259" w:lineRule="auto"/>
              <w:rPr>
                <w:rFonts w:ascii="Times New Roman" w:hAnsi="Times New Roman"/>
                <w:color w:val="000000" w:themeColor="text1"/>
                <w:sz w:val="22"/>
              </w:rPr>
            </w:pPr>
            <w:r w:rsidRPr="00603CE0">
              <w:rPr>
                <w:rFonts w:ascii="Times New Roman" w:hAnsi="Times New Roman"/>
                <w:color w:val="000000" w:themeColor="text1"/>
                <w:sz w:val="22"/>
              </w:rPr>
              <w:t>210.3</w:t>
            </w:r>
          </w:p>
          <w:p w14:paraId="117B0D23" w14:textId="54B1F636" w:rsidR="00CC44D0" w:rsidRPr="00603CE0" w:rsidRDefault="00CC44D0" w:rsidP="00E01541">
            <w:pPr>
              <w:spacing w:after="0" w:line="259" w:lineRule="auto"/>
              <w:rPr>
                <w:rFonts w:ascii="Times New Roman" w:hAnsi="Times New Roman"/>
                <w:color w:val="000000" w:themeColor="text1"/>
              </w:rPr>
            </w:pPr>
            <w:r w:rsidRPr="00603CE0">
              <w:rPr>
                <w:rFonts w:ascii="Times New Roman" w:hAnsi="Times New Roman"/>
                <w:color w:val="000000" w:themeColor="text1"/>
                <w:sz w:val="22"/>
              </w:rPr>
              <w:t>(</w:t>
            </w:r>
            <w:r w:rsidR="004266DE" w:rsidRPr="00603CE0">
              <w:rPr>
                <w:rFonts w:ascii="Times New Roman" w:hAnsi="Times New Roman"/>
                <w:color w:val="000000" w:themeColor="text1"/>
                <w:sz w:val="22"/>
              </w:rPr>
              <w:t>145.</w:t>
            </w:r>
            <w:r w:rsidR="00A61852" w:rsidRPr="00603CE0">
              <w:rPr>
                <w:rFonts w:ascii="Times New Roman" w:hAnsi="Times New Roman"/>
                <w:color w:val="000000" w:themeColor="text1"/>
                <w:sz w:val="22"/>
              </w:rPr>
              <w:t>8</w:t>
            </w:r>
            <w:r w:rsidRPr="00603CE0">
              <w:rPr>
                <w:rFonts w:ascii="Times New Roman" w:hAnsi="Times New Roman"/>
                <w:color w:val="000000" w:themeColor="text1"/>
                <w:sz w:val="22"/>
              </w:rPr>
              <w:t xml:space="preserve">, </w:t>
            </w:r>
            <w:r w:rsidR="004266DE" w:rsidRPr="00603CE0">
              <w:rPr>
                <w:rFonts w:ascii="Times New Roman" w:hAnsi="Times New Roman"/>
                <w:color w:val="000000" w:themeColor="text1"/>
                <w:sz w:val="22"/>
              </w:rPr>
              <w:t>282.9</w:t>
            </w:r>
            <w:r w:rsidRPr="00603CE0">
              <w:rPr>
                <w:rFonts w:ascii="Times New Roman" w:hAnsi="Times New Roman"/>
                <w:color w:val="000000" w:themeColor="text1"/>
                <w:sz w:val="22"/>
              </w:rPr>
              <w:t>)</w:t>
            </w:r>
          </w:p>
        </w:tc>
        <w:tc>
          <w:tcPr>
            <w:tcW w:w="1698" w:type="dxa"/>
          </w:tcPr>
          <w:p w14:paraId="38B3C3D8" w14:textId="43CAAA5C" w:rsidR="00CC44D0" w:rsidRPr="00603CE0" w:rsidRDefault="00B34E73" w:rsidP="00E01541">
            <w:pPr>
              <w:spacing w:after="0" w:line="259" w:lineRule="auto"/>
              <w:rPr>
                <w:rFonts w:ascii="Times New Roman" w:hAnsi="Times New Roman"/>
                <w:color w:val="000000" w:themeColor="text1"/>
              </w:rPr>
            </w:pPr>
            <w:r w:rsidRPr="00603CE0">
              <w:rPr>
                <w:rFonts w:ascii="Times New Roman" w:hAnsi="Times New Roman"/>
                <w:color w:val="000000" w:themeColor="text1"/>
              </w:rPr>
              <w:t>15.74</w:t>
            </w:r>
          </w:p>
          <w:p w14:paraId="636CFDEC" w14:textId="5C20B03C" w:rsidR="00CC44D0" w:rsidRPr="00603CE0" w:rsidRDefault="00B34E73" w:rsidP="00E01541">
            <w:pPr>
              <w:spacing w:after="0" w:line="259" w:lineRule="auto"/>
              <w:rPr>
                <w:rFonts w:ascii="Times New Roman" w:hAnsi="Times New Roman"/>
                <w:color w:val="000000" w:themeColor="text1"/>
              </w:rPr>
            </w:pPr>
            <w:r w:rsidRPr="00603CE0">
              <w:rPr>
                <w:rFonts w:ascii="Times New Roman" w:hAnsi="Times New Roman"/>
                <w:color w:val="000000" w:themeColor="text1"/>
              </w:rPr>
              <w:t>(5.87</w:t>
            </w:r>
            <w:r w:rsidR="00CC44D0" w:rsidRPr="00603CE0">
              <w:rPr>
                <w:rFonts w:ascii="Times New Roman" w:hAnsi="Times New Roman"/>
                <w:color w:val="000000" w:themeColor="text1"/>
              </w:rPr>
              <w:t xml:space="preserve">, </w:t>
            </w:r>
            <w:r w:rsidRPr="00603CE0">
              <w:rPr>
                <w:rFonts w:ascii="Times New Roman" w:hAnsi="Times New Roman"/>
                <w:color w:val="000000" w:themeColor="text1"/>
              </w:rPr>
              <w:t>20.10</w:t>
            </w:r>
            <w:r w:rsidR="00CC44D0" w:rsidRPr="00603CE0">
              <w:rPr>
                <w:rFonts w:ascii="Times New Roman" w:hAnsi="Times New Roman"/>
                <w:color w:val="000000" w:themeColor="text1"/>
              </w:rPr>
              <w:t>)</w:t>
            </w:r>
          </w:p>
        </w:tc>
        <w:tc>
          <w:tcPr>
            <w:tcW w:w="1698" w:type="dxa"/>
          </w:tcPr>
          <w:p w14:paraId="6756395F" w14:textId="7972E366" w:rsidR="00CC44D0" w:rsidRPr="00603CE0" w:rsidRDefault="00652865" w:rsidP="00E01541">
            <w:pPr>
              <w:spacing w:after="0" w:line="259" w:lineRule="auto"/>
              <w:rPr>
                <w:rFonts w:ascii="Times New Roman" w:hAnsi="Times New Roman"/>
                <w:color w:val="000000" w:themeColor="text1"/>
              </w:rPr>
            </w:pPr>
            <w:r w:rsidRPr="00603CE0">
              <w:rPr>
                <w:rFonts w:ascii="Times New Roman" w:hAnsi="Times New Roman"/>
                <w:color w:val="000000" w:themeColor="text1"/>
              </w:rPr>
              <w:t>11.9</w:t>
            </w:r>
          </w:p>
          <w:p w14:paraId="71E3EE44" w14:textId="65B9992E" w:rsidR="00CC44D0" w:rsidRPr="00603CE0" w:rsidRDefault="00CC44D0" w:rsidP="00E01541">
            <w:pPr>
              <w:spacing w:after="0" w:line="259" w:lineRule="auto"/>
              <w:rPr>
                <w:rFonts w:ascii="Times New Roman" w:hAnsi="Times New Roman"/>
                <w:color w:val="000000" w:themeColor="text1"/>
              </w:rPr>
            </w:pPr>
            <w:r w:rsidRPr="00603CE0">
              <w:rPr>
                <w:rFonts w:ascii="Times New Roman" w:hAnsi="Times New Roman"/>
                <w:color w:val="000000" w:themeColor="text1"/>
              </w:rPr>
              <w:t>(-</w:t>
            </w:r>
            <w:r w:rsidR="006E1667" w:rsidRPr="00603CE0">
              <w:rPr>
                <w:rFonts w:ascii="Times New Roman" w:hAnsi="Times New Roman"/>
                <w:color w:val="000000" w:themeColor="text1"/>
              </w:rPr>
              <w:t>7.4</w:t>
            </w:r>
            <w:r w:rsidRPr="00603CE0">
              <w:rPr>
                <w:rFonts w:ascii="Times New Roman" w:hAnsi="Times New Roman"/>
                <w:color w:val="000000" w:themeColor="text1"/>
              </w:rPr>
              <w:t xml:space="preserve">, </w:t>
            </w:r>
            <w:r w:rsidR="006E1667" w:rsidRPr="00603CE0">
              <w:rPr>
                <w:rFonts w:ascii="Times New Roman" w:hAnsi="Times New Roman"/>
                <w:color w:val="000000" w:themeColor="text1"/>
              </w:rPr>
              <w:t>188.1</w:t>
            </w:r>
            <w:r w:rsidRPr="00603CE0">
              <w:rPr>
                <w:rFonts w:ascii="Times New Roman" w:hAnsi="Times New Roman"/>
                <w:color w:val="000000" w:themeColor="text1"/>
              </w:rPr>
              <w:t>)</w:t>
            </w:r>
          </w:p>
        </w:tc>
        <w:tc>
          <w:tcPr>
            <w:tcW w:w="1677" w:type="dxa"/>
          </w:tcPr>
          <w:p w14:paraId="0CAF444D" w14:textId="77777777" w:rsidR="00F53C11" w:rsidRPr="00603CE0" w:rsidRDefault="00CC44D0" w:rsidP="00E01541">
            <w:pPr>
              <w:spacing w:after="0" w:line="259" w:lineRule="auto"/>
              <w:rPr>
                <w:rFonts w:ascii="Times New Roman" w:hAnsi="Times New Roman"/>
                <w:color w:val="000000" w:themeColor="text1"/>
              </w:rPr>
            </w:pPr>
            <w:r w:rsidRPr="00603CE0">
              <w:rPr>
                <w:rFonts w:ascii="Times New Roman" w:hAnsi="Times New Roman"/>
                <w:color w:val="000000" w:themeColor="text1"/>
              </w:rPr>
              <w:t>$</w:t>
            </w:r>
            <w:r w:rsidR="008A1EE7" w:rsidRPr="00603CE0">
              <w:rPr>
                <w:rFonts w:ascii="Times New Roman" w:hAnsi="Times New Roman"/>
                <w:color w:val="000000" w:themeColor="text1"/>
              </w:rPr>
              <w:t>1</w:t>
            </w:r>
            <w:r w:rsidR="00CA20BD" w:rsidRPr="00603CE0">
              <w:rPr>
                <w:rFonts w:ascii="Times New Roman" w:hAnsi="Times New Roman"/>
                <w:color w:val="000000" w:themeColor="text1"/>
              </w:rPr>
              <w:t>.</w:t>
            </w:r>
            <w:r w:rsidR="008A1EE7" w:rsidRPr="00603CE0">
              <w:rPr>
                <w:rFonts w:ascii="Times New Roman" w:hAnsi="Times New Roman"/>
                <w:color w:val="000000" w:themeColor="text1"/>
              </w:rPr>
              <w:t>9</w:t>
            </w:r>
            <w:r w:rsidR="00CA20BD" w:rsidRPr="00603CE0">
              <w:rPr>
                <w:rFonts w:ascii="Times New Roman" w:hAnsi="Times New Roman"/>
                <w:color w:val="000000" w:themeColor="text1"/>
              </w:rPr>
              <w:t xml:space="preserve">7 </w:t>
            </w:r>
          </w:p>
          <w:p w14:paraId="5038911A" w14:textId="22C2EFA8" w:rsidR="00CC44D0" w:rsidRPr="00603CE0" w:rsidRDefault="00CA20BD" w:rsidP="00E01541">
            <w:pPr>
              <w:spacing w:after="0" w:line="259" w:lineRule="auto"/>
              <w:rPr>
                <w:rFonts w:ascii="Times New Roman" w:hAnsi="Times New Roman"/>
                <w:color w:val="000000" w:themeColor="text1"/>
              </w:rPr>
            </w:pPr>
            <w:r w:rsidRPr="00603CE0">
              <w:rPr>
                <w:rFonts w:ascii="Times New Roman" w:hAnsi="Times New Roman"/>
                <w:color w:val="000000" w:themeColor="text1"/>
              </w:rPr>
              <w:t>(-</w:t>
            </w:r>
            <w:r w:rsidR="00F53C11" w:rsidRPr="00603CE0">
              <w:rPr>
                <w:rFonts w:ascii="Times New Roman" w:hAnsi="Times New Roman"/>
                <w:color w:val="000000" w:themeColor="text1"/>
              </w:rPr>
              <w:t>98.31, 61.33)</w:t>
            </w:r>
          </w:p>
        </w:tc>
      </w:tr>
    </w:tbl>
    <w:p w14:paraId="01882C95" w14:textId="1EACD83F" w:rsidR="00865B3D" w:rsidRPr="00603CE0" w:rsidRDefault="00865B3D">
      <w:pPr>
        <w:spacing w:after="160" w:line="259" w:lineRule="auto"/>
        <w:rPr>
          <w:rFonts w:ascii="Times New Roman" w:hAnsi="Times New Roman"/>
          <w:color w:val="000000" w:themeColor="text1"/>
        </w:rPr>
      </w:pPr>
    </w:p>
    <w:p w14:paraId="67F0A919" w14:textId="77777777" w:rsidR="00865B3D" w:rsidRPr="00603CE0" w:rsidRDefault="00865B3D">
      <w:pPr>
        <w:spacing w:after="160" w:line="259" w:lineRule="auto"/>
        <w:rPr>
          <w:rFonts w:ascii="Times New Roman" w:hAnsi="Times New Roman"/>
          <w:color w:val="000000" w:themeColor="text1"/>
        </w:rPr>
      </w:pPr>
      <w:r w:rsidRPr="00603CE0">
        <w:rPr>
          <w:rFonts w:ascii="Times New Roman" w:hAnsi="Times New Roman"/>
          <w:color w:val="000000" w:themeColor="text1"/>
        </w:rPr>
        <w:br w:type="page"/>
      </w:r>
    </w:p>
    <w:p w14:paraId="66F9F805" w14:textId="77777777" w:rsidR="00C92DE4" w:rsidRPr="00603CE0" w:rsidRDefault="00C92DE4">
      <w:pPr>
        <w:spacing w:after="160" w:line="259" w:lineRule="auto"/>
        <w:rPr>
          <w:rFonts w:ascii="Times New Roman" w:hAnsi="Times New Roman"/>
          <w:color w:val="000000" w:themeColor="text1"/>
        </w:rPr>
      </w:pPr>
    </w:p>
    <w:p w14:paraId="6830510F" w14:textId="77777777" w:rsidR="003A51FF" w:rsidRPr="00603CE0" w:rsidRDefault="003A51FF" w:rsidP="003A51FF">
      <w:pPr>
        <w:keepNext/>
        <w:rPr>
          <w:rFonts w:ascii="Times New Roman" w:hAnsi="Times New Roman"/>
          <w:color w:val="000000" w:themeColor="text1"/>
        </w:rPr>
      </w:pPr>
      <w:r w:rsidRPr="00603CE0">
        <w:rPr>
          <w:rFonts w:ascii="Times New Roman" w:hAnsi="Times New Roman"/>
          <w:noProof/>
          <w:color w:val="000000" w:themeColor="text1"/>
        </w:rPr>
        <w:drawing>
          <wp:inline distT="0" distB="0" distL="0" distR="0" wp14:anchorId="781B505A" wp14:editId="580FF8E2">
            <wp:extent cx="4458857" cy="1501768"/>
            <wp:effectExtent l="0" t="0" r="0" b="0"/>
            <wp:docPr id="9747132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13250" name="Picture 1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58857" cy="1501768"/>
                    </a:xfrm>
                    <a:prstGeom prst="rect">
                      <a:avLst/>
                    </a:prstGeom>
                  </pic:spPr>
                </pic:pic>
              </a:graphicData>
            </a:graphic>
          </wp:inline>
        </w:drawing>
      </w:r>
    </w:p>
    <w:p w14:paraId="20A29414" w14:textId="3B01730E" w:rsidR="003A51FF" w:rsidRPr="00603CE0" w:rsidRDefault="003A51FF" w:rsidP="003A51FF">
      <w:pPr>
        <w:pStyle w:val="Caption"/>
        <w:rPr>
          <w:rFonts w:ascii="Times New Roman" w:hAnsi="Times New Roman"/>
          <w:color w:val="000000" w:themeColor="text1"/>
        </w:rPr>
      </w:pPr>
      <w:bookmarkStart w:id="411" w:name="_Ref193977816"/>
      <w:r w:rsidRPr="00603CE0">
        <w:rPr>
          <w:rFonts w:ascii="Times New Roman" w:hAnsi="Times New Roman"/>
          <w:color w:val="000000" w:themeColor="text1"/>
        </w:rPr>
        <w:t>Figure S</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color w:val="000000" w:themeColor="text1"/>
        </w:rPr>
        <w:fldChar w:fldCharType="separate"/>
      </w:r>
      <w:r w:rsidR="008B73CD" w:rsidRPr="00603CE0">
        <w:rPr>
          <w:rFonts w:ascii="Times New Roman" w:hAnsi="Times New Roman"/>
          <w:noProof/>
          <w:color w:val="000000" w:themeColor="text1"/>
        </w:rPr>
        <w:t>21</w:t>
      </w:r>
      <w:r w:rsidRPr="00603CE0">
        <w:rPr>
          <w:rFonts w:ascii="Times New Roman" w:hAnsi="Times New Roman"/>
          <w:color w:val="000000" w:themeColor="text1"/>
        </w:rPr>
        <w:fldChar w:fldCharType="end"/>
      </w:r>
      <w:bookmarkEnd w:id="411"/>
      <w:r w:rsidRPr="00603CE0">
        <w:rPr>
          <w:rFonts w:ascii="Times New Roman" w:hAnsi="Times New Roman"/>
          <w:color w:val="000000" w:themeColor="text1"/>
        </w:rPr>
        <w:t>. Cumulative outcomes when coverage of DST was varied between 60% and 100%. Dot indicates the mean model prediction; line corresponds to the 95% uncertainty interval (i.e., extending from the 2.5% quantile to the 97.5% quantile).</w:t>
      </w:r>
    </w:p>
    <w:p w14:paraId="18177EC3" w14:textId="77777777" w:rsidR="003A51FF" w:rsidRPr="00603CE0" w:rsidRDefault="003A51FF" w:rsidP="003A51FF">
      <w:pPr>
        <w:keepNext/>
        <w:rPr>
          <w:rFonts w:ascii="Times New Roman" w:hAnsi="Times New Roman"/>
          <w:color w:val="000000" w:themeColor="text1"/>
        </w:rPr>
      </w:pPr>
      <w:r w:rsidRPr="00603CE0">
        <w:rPr>
          <w:rFonts w:ascii="Times New Roman" w:hAnsi="Times New Roman"/>
          <w:color w:val="000000" w:themeColor="text1"/>
        </w:rPr>
        <w:t xml:space="preserve"> </w:t>
      </w:r>
      <w:r w:rsidRPr="00603CE0">
        <w:rPr>
          <w:rFonts w:ascii="Times New Roman" w:hAnsi="Times New Roman"/>
          <w:noProof/>
          <w:color w:val="000000" w:themeColor="text1"/>
        </w:rPr>
        <w:drawing>
          <wp:inline distT="0" distB="0" distL="0" distR="0" wp14:anchorId="083CB660" wp14:editId="608C3D7C">
            <wp:extent cx="3676073" cy="4681144"/>
            <wp:effectExtent l="0" t="0" r="0" b="5715"/>
            <wp:docPr id="13506191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19147" name="Picture 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96360" cy="4706978"/>
                    </a:xfrm>
                    <a:prstGeom prst="rect">
                      <a:avLst/>
                    </a:prstGeom>
                  </pic:spPr>
                </pic:pic>
              </a:graphicData>
            </a:graphic>
          </wp:inline>
        </w:drawing>
      </w:r>
    </w:p>
    <w:p w14:paraId="5866BADB" w14:textId="5E900391" w:rsidR="003A51FF" w:rsidRPr="00603CE0" w:rsidRDefault="003A51FF" w:rsidP="003A51FF">
      <w:pPr>
        <w:pStyle w:val="Caption"/>
        <w:rPr>
          <w:rFonts w:ascii="Times New Roman" w:hAnsi="Times New Roman"/>
          <w:color w:val="000000" w:themeColor="text1"/>
        </w:rPr>
      </w:pPr>
      <w:bookmarkStart w:id="412" w:name="_Ref193977818"/>
      <w:r w:rsidRPr="00603CE0">
        <w:rPr>
          <w:rFonts w:ascii="Times New Roman" w:hAnsi="Times New Roman"/>
          <w:color w:val="000000" w:themeColor="text1"/>
        </w:rPr>
        <w:t>Figure S</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color w:val="000000" w:themeColor="text1"/>
        </w:rPr>
        <w:fldChar w:fldCharType="separate"/>
      </w:r>
      <w:r w:rsidR="008B73CD" w:rsidRPr="00603CE0">
        <w:rPr>
          <w:rFonts w:ascii="Times New Roman" w:hAnsi="Times New Roman"/>
          <w:noProof/>
          <w:color w:val="000000" w:themeColor="text1"/>
        </w:rPr>
        <w:t>22</w:t>
      </w:r>
      <w:r w:rsidRPr="00603CE0">
        <w:rPr>
          <w:rFonts w:ascii="Times New Roman" w:hAnsi="Times New Roman"/>
          <w:color w:val="000000" w:themeColor="text1"/>
        </w:rPr>
        <w:fldChar w:fldCharType="end"/>
      </w:r>
      <w:bookmarkEnd w:id="412"/>
      <w:r w:rsidRPr="00603CE0">
        <w:rPr>
          <w:rFonts w:ascii="Times New Roman" w:hAnsi="Times New Roman"/>
          <w:color w:val="000000" w:themeColor="text1"/>
        </w:rPr>
        <w:t xml:space="preserve">. </w:t>
      </w:r>
      <w:r w:rsidR="001F45CB" w:rsidRPr="00603CE0">
        <w:rPr>
          <w:rFonts w:ascii="Times New Roman" w:hAnsi="Times New Roman"/>
          <w:color w:val="000000" w:themeColor="text1"/>
        </w:rPr>
        <w:t>Select c</w:t>
      </w:r>
      <w:r w:rsidRPr="00603CE0">
        <w:rPr>
          <w:rFonts w:ascii="Times New Roman" w:hAnsi="Times New Roman"/>
          <w:color w:val="000000" w:themeColor="text1"/>
        </w:rPr>
        <w:t>ost-effectiveness</w:t>
      </w:r>
      <w:r w:rsidR="001F45CB" w:rsidRPr="00603CE0">
        <w:rPr>
          <w:rFonts w:ascii="Times New Roman" w:hAnsi="Times New Roman"/>
          <w:color w:val="000000" w:themeColor="text1"/>
        </w:rPr>
        <w:t xml:space="preserve"> analysis</w:t>
      </w:r>
      <w:r w:rsidRPr="00603CE0">
        <w:rPr>
          <w:rFonts w:ascii="Times New Roman" w:hAnsi="Times New Roman"/>
          <w:color w:val="000000" w:themeColor="text1"/>
        </w:rPr>
        <w:t>, where the coverage of DST was varied between 60% and 100%. Values for other counterfactuals are identical to those presented in the main text. Changing DST coverage caused minimal change in the relative CEA of the strategies.</w:t>
      </w:r>
      <w:r w:rsidRPr="00603CE0">
        <w:rPr>
          <w:rFonts w:ascii="Times New Roman" w:hAnsi="Times New Roman"/>
          <w:color w:val="000000" w:themeColor="text1"/>
          <w:sz w:val="22"/>
        </w:rPr>
        <w:t xml:space="preserve"> </w:t>
      </w:r>
      <w:r w:rsidRPr="00603CE0">
        <w:rPr>
          <w:rFonts w:ascii="Times New Roman" w:hAnsi="Times New Roman"/>
          <w:color w:val="000000" w:themeColor="text1"/>
        </w:rPr>
        <w:t>Red =MT, the reference strategy. Blue = GISP. Green = RT. Purple = TOC. Orange = DST</w:t>
      </w:r>
    </w:p>
    <w:p w14:paraId="4ACA29F4" w14:textId="77777777" w:rsidR="003A51FF" w:rsidRPr="00603CE0" w:rsidRDefault="003A51FF" w:rsidP="003A51FF">
      <w:pPr>
        <w:rPr>
          <w:rFonts w:ascii="Times New Roman" w:hAnsi="Times New Roman"/>
          <w:color w:val="000000" w:themeColor="text1"/>
        </w:rPr>
      </w:pPr>
    </w:p>
    <w:p w14:paraId="48B84DAE" w14:textId="77777777" w:rsidR="003A51FF" w:rsidRPr="00603CE0" w:rsidRDefault="003A51FF" w:rsidP="003A51FF">
      <w:pPr>
        <w:pStyle w:val="Caption"/>
        <w:keepNext/>
        <w:rPr>
          <w:rFonts w:ascii="Times New Roman" w:hAnsi="Times New Roman"/>
          <w:color w:val="000000" w:themeColor="text1"/>
        </w:rPr>
      </w:pPr>
      <w:r w:rsidRPr="00603CE0">
        <w:rPr>
          <w:rFonts w:ascii="Times New Roman" w:hAnsi="Times New Roman"/>
          <w:noProof/>
          <w:color w:val="000000" w:themeColor="text1"/>
        </w:rPr>
        <w:drawing>
          <wp:inline distT="0" distB="0" distL="0" distR="0" wp14:anchorId="5E63D612" wp14:editId="451D3C11">
            <wp:extent cx="5551055" cy="3351580"/>
            <wp:effectExtent l="0" t="0" r="0" b="1270"/>
            <wp:docPr id="6514928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92866" name="Picture 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93093" cy="3376961"/>
                    </a:xfrm>
                    <a:prstGeom prst="rect">
                      <a:avLst/>
                    </a:prstGeom>
                  </pic:spPr>
                </pic:pic>
              </a:graphicData>
            </a:graphic>
          </wp:inline>
        </w:drawing>
      </w:r>
    </w:p>
    <w:p w14:paraId="004C93B5" w14:textId="3E686FB0" w:rsidR="00C92DE4" w:rsidRPr="00603CE0" w:rsidRDefault="003A51FF" w:rsidP="002C2D19">
      <w:pPr>
        <w:pStyle w:val="Caption"/>
        <w:rPr>
          <w:rFonts w:ascii="Times New Roman" w:hAnsi="Times New Roman"/>
          <w:color w:val="000000" w:themeColor="text1"/>
        </w:rPr>
      </w:pPr>
      <w:bookmarkStart w:id="413" w:name="_Ref193977987"/>
      <w:r w:rsidRPr="00603CE0">
        <w:rPr>
          <w:rFonts w:ascii="Times New Roman" w:hAnsi="Times New Roman"/>
          <w:color w:val="000000" w:themeColor="text1"/>
        </w:rPr>
        <w:t>Figure S</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color w:val="000000" w:themeColor="text1"/>
        </w:rPr>
        <w:fldChar w:fldCharType="separate"/>
      </w:r>
      <w:r w:rsidR="008B73CD" w:rsidRPr="00603CE0">
        <w:rPr>
          <w:rFonts w:ascii="Times New Roman" w:hAnsi="Times New Roman"/>
          <w:noProof/>
          <w:color w:val="000000" w:themeColor="text1"/>
        </w:rPr>
        <w:t>23</w:t>
      </w:r>
      <w:r w:rsidRPr="00603CE0">
        <w:rPr>
          <w:rFonts w:ascii="Times New Roman" w:hAnsi="Times New Roman"/>
          <w:color w:val="000000" w:themeColor="text1"/>
        </w:rPr>
        <w:fldChar w:fldCharType="end"/>
      </w:r>
      <w:bookmarkEnd w:id="413"/>
      <w:r w:rsidRPr="00603CE0">
        <w:rPr>
          <w:rFonts w:ascii="Times New Roman" w:hAnsi="Times New Roman"/>
          <w:color w:val="000000" w:themeColor="text1"/>
        </w:rPr>
        <w:t xml:space="preserve">. Cumulative outcomes under the mixed testing (MT) strategy when varying the probabilities that a case will be assigned to RT, TOC, or DST protocols. Each scenario has a label with three numbers, corresponding the percentage chance of being assigned to RT, TOC, and DST protocols respectively. Dot indicates the mean model prediction; line corresponds to the 95% uncertainty interval (i.e., extending from the 2.5% quantile to the 97.5% quantile). Asterisk denotes the default scenario presented in </w:t>
      </w:r>
      <w:r w:rsidR="0088203E" w:rsidRPr="00603CE0">
        <w:rPr>
          <w:rFonts w:ascii="Times New Roman" w:hAnsi="Times New Roman"/>
          <w:color w:val="000000" w:themeColor="text1"/>
        </w:rPr>
        <w:t>Tables S7 and S8</w:t>
      </w:r>
      <w:r w:rsidRPr="00603CE0">
        <w:rPr>
          <w:rFonts w:ascii="Times New Roman" w:hAnsi="Times New Roman"/>
          <w:color w:val="000000" w:themeColor="text1"/>
        </w:rPr>
        <w:t>.</w:t>
      </w:r>
    </w:p>
    <w:p w14:paraId="4EEA582A" w14:textId="77777777" w:rsidR="00C92DE4" w:rsidRPr="00603CE0" w:rsidRDefault="00C92DE4" w:rsidP="00C92DE4">
      <w:pPr>
        <w:keepNext/>
        <w:rPr>
          <w:rFonts w:ascii="Times New Roman" w:hAnsi="Times New Roman"/>
          <w:color w:val="000000" w:themeColor="text1"/>
        </w:rPr>
      </w:pPr>
      <w:r w:rsidRPr="00603CE0">
        <w:rPr>
          <w:rFonts w:ascii="Times New Roman" w:hAnsi="Times New Roman"/>
          <w:color w:val="000000" w:themeColor="text1"/>
        </w:rPr>
        <w:lastRenderedPageBreak/>
        <w:t xml:space="preserve"> </w:t>
      </w:r>
      <w:r w:rsidRPr="00603CE0">
        <w:rPr>
          <w:rFonts w:ascii="Times New Roman" w:hAnsi="Times New Roman"/>
          <w:noProof/>
          <w:color w:val="000000" w:themeColor="text1"/>
        </w:rPr>
        <w:drawing>
          <wp:inline distT="0" distB="0" distL="0" distR="0" wp14:anchorId="60843E4D" wp14:editId="4DD7457F">
            <wp:extent cx="5197628" cy="6668655"/>
            <wp:effectExtent l="0" t="0" r="0" b="0"/>
            <wp:docPr id="181117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7739" name="Picture 3"/>
                    <pic:cNvPicPr/>
                  </pic:nvPicPr>
                  <pic:blipFill>
                    <a:blip r:embed="rId43">
                      <a:extLst>
                        <a:ext uri="{28A0092B-C50C-407E-A947-70E740481C1C}">
                          <a14:useLocalDpi xmlns:a14="http://schemas.microsoft.com/office/drawing/2010/main" val="0"/>
                        </a:ext>
                      </a:extLst>
                    </a:blip>
                    <a:stretch>
                      <a:fillRect/>
                    </a:stretch>
                  </pic:blipFill>
                  <pic:spPr>
                    <a:xfrm>
                      <a:off x="0" y="0"/>
                      <a:ext cx="5207716" cy="6681598"/>
                    </a:xfrm>
                    <a:prstGeom prst="rect">
                      <a:avLst/>
                    </a:prstGeom>
                  </pic:spPr>
                </pic:pic>
              </a:graphicData>
            </a:graphic>
          </wp:inline>
        </w:drawing>
      </w:r>
    </w:p>
    <w:p w14:paraId="791E63F1" w14:textId="77777777" w:rsidR="0074444C" w:rsidRPr="00603CE0" w:rsidRDefault="00C92DE4" w:rsidP="00C92DE4">
      <w:pPr>
        <w:pStyle w:val="Caption"/>
        <w:rPr>
          <w:rFonts w:ascii="Times New Roman" w:hAnsi="Times New Roman"/>
          <w:color w:val="000000" w:themeColor="text1"/>
        </w:rPr>
      </w:pPr>
      <w:bookmarkStart w:id="414" w:name="_Ref193977991"/>
      <w:r w:rsidRPr="00603CE0">
        <w:rPr>
          <w:rFonts w:ascii="Times New Roman" w:hAnsi="Times New Roman"/>
          <w:color w:val="000000" w:themeColor="text1"/>
        </w:rPr>
        <w:t>Figure S</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SEQ Figure_S \* ARABIC </w:instrText>
      </w:r>
      <w:r w:rsidRPr="00603CE0">
        <w:rPr>
          <w:rFonts w:ascii="Times New Roman" w:hAnsi="Times New Roman"/>
          <w:color w:val="000000" w:themeColor="text1"/>
        </w:rPr>
        <w:fldChar w:fldCharType="separate"/>
      </w:r>
      <w:r w:rsidR="008B73CD" w:rsidRPr="00603CE0">
        <w:rPr>
          <w:rFonts w:ascii="Times New Roman" w:hAnsi="Times New Roman"/>
          <w:noProof/>
          <w:color w:val="000000" w:themeColor="text1"/>
        </w:rPr>
        <w:t>24</w:t>
      </w:r>
      <w:r w:rsidRPr="00603CE0">
        <w:rPr>
          <w:rFonts w:ascii="Times New Roman" w:hAnsi="Times New Roman"/>
          <w:color w:val="000000" w:themeColor="text1"/>
        </w:rPr>
        <w:fldChar w:fldCharType="end"/>
      </w:r>
      <w:bookmarkEnd w:id="414"/>
      <w:r w:rsidRPr="00603CE0">
        <w:rPr>
          <w:rFonts w:ascii="Times New Roman" w:hAnsi="Times New Roman"/>
          <w:color w:val="000000" w:themeColor="text1"/>
        </w:rPr>
        <w:t xml:space="preserve">. </w:t>
      </w:r>
      <w:r w:rsidR="003A516C" w:rsidRPr="00603CE0">
        <w:rPr>
          <w:rFonts w:ascii="Times New Roman" w:hAnsi="Times New Roman"/>
          <w:color w:val="000000" w:themeColor="text1"/>
        </w:rPr>
        <w:t>Select c</w:t>
      </w:r>
      <w:r w:rsidRPr="00603CE0">
        <w:rPr>
          <w:rFonts w:ascii="Times New Roman" w:hAnsi="Times New Roman"/>
          <w:color w:val="000000" w:themeColor="text1"/>
        </w:rPr>
        <w:t xml:space="preserve">ost-effectiveness analysis when varying the probabilities that a case will be assigned to RT, TOC, or DST protocols under the MT strategy. Each scenario has a label with three numbers, corresponding the percentage chance of being assigned to RT, TOC, and DST protocols respectively. Red = MT, the reference strategy. Blue = GISP. Green = RT. Purple = TOC. Orange = DST. </w:t>
      </w:r>
    </w:p>
    <w:p w14:paraId="27960C14" w14:textId="77777777" w:rsidR="0074444C" w:rsidRPr="00603CE0" w:rsidRDefault="0074444C" w:rsidP="00C92DE4">
      <w:pPr>
        <w:pStyle w:val="Caption"/>
        <w:rPr>
          <w:rFonts w:ascii="Times New Roman" w:hAnsi="Times New Roman"/>
          <w:color w:val="000000" w:themeColor="text1"/>
        </w:rPr>
      </w:pPr>
    </w:p>
    <w:p w14:paraId="7E249594" w14:textId="77777777" w:rsidR="009B280F" w:rsidRPr="00603CE0" w:rsidRDefault="009B280F" w:rsidP="002508DF">
      <w:pPr>
        <w:pStyle w:val="EndNoteBibliography"/>
        <w:spacing w:after="0"/>
        <w:rPr>
          <w:rFonts w:ascii="Times New Roman" w:hAnsi="Times New Roman"/>
          <w:color w:val="000000" w:themeColor="text1"/>
        </w:rPr>
      </w:pPr>
    </w:p>
    <w:p w14:paraId="69163E2E" w14:textId="77777777" w:rsidR="009B280F" w:rsidRPr="00603CE0" w:rsidRDefault="009B280F" w:rsidP="002508DF">
      <w:pPr>
        <w:pStyle w:val="EndNoteBibliography"/>
        <w:spacing w:after="0"/>
        <w:rPr>
          <w:rFonts w:ascii="Times New Roman" w:hAnsi="Times New Roman"/>
          <w:color w:val="000000" w:themeColor="text1"/>
        </w:rPr>
      </w:pPr>
    </w:p>
    <w:p w14:paraId="14958F28" w14:textId="351B8FA1" w:rsidR="009B280F" w:rsidRPr="00603CE0" w:rsidRDefault="009B280F" w:rsidP="00222BC2">
      <w:pPr>
        <w:pStyle w:val="SH2"/>
      </w:pPr>
      <w:r w:rsidRPr="00603CE0">
        <w:lastRenderedPageBreak/>
        <w:t>References</w:t>
      </w:r>
    </w:p>
    <w:p w14:paraId="0F0B530A" w14:textId="77777777" w:rsidR="003168F3" w:rsidRPr="00603CE0" w:rsidRDefault="0074444C" w:rsidP="003168F3">
      <w:pPr>
        <w:pStyle w:val="EndNoteBibliography"/>
        <w:spacing w:after="0"/>
        <w:rPr>
          <w:noProof/>
          <w:color w:val="000000" w:themeColor="text1"/>
        </w:rPr>
      </w:pPr>
      <w:r w:rsidRPr="00603CE0">
        <w:rPr>
          <w:rFonts w:ascii="Times New Roman" w:hAnsi="Times New Roman"/>
          <w:color w:val="000000" w:themeColor="text1"/>
        </w:rPr>
        <w:fldChar w:fldCharType="begin"/>
      </w:r>
      <w:r w:rsidRPr="00B77DDB">
        <w:rPr>
          <w:rFonts w:ascii="Times New Roman" w:hAnsi="Times New Roman"/>
          <w:color w:val="000000" w:themeColor="text1"/>
          <w:lang w:val="pt-BR"/>
        </w:rPr>
        <w:instrText xml:space="preserve"> ADDIN EN.SECTION.REFLIST </w:instrText>
      </w:r>
      <w:r w:rsidRPr="00603CE0">
        <w:rPr>
          <w:rFonts w:ascii="Times New Roman" w:hAnsi="Times New Roman"/>
          <w:color w:val="000000" w:themeColor="text1"/>
        </w:rPr>
        <w:fldChar w:fldCharType="separate"/>
      </w:r>
      <w:r w:rsidR="003168F3" w:rsidRPr="00B77DDB">
        <w:rPr>
          <w:noProof/>
          <w:color w:val="000000" w:themeColor="text1"/>
          <w:lang w:val="pt-BR"/>
        </w:rPr>
        <w:t>1.</w:t>
      </w:r>
      <w:r w:rsidR="003168F3" w:rsidRPr="00B77DDB">
        <w:rPr>
          <w:noProof/>
          <w:color w:val="000000" w:themeColor="text1"/>
          <w:lang w:val="pt-BR"/>
        </w:rPr>
        <w:tab/>
        <w:t xml:space="preserve">Yaesoubi R, Xi Q, Hsu K, et al. </w:t>
      </w:r>
      <w:r w:rsidR="003168F3" w:rsidRPr="00603CE0">
        <w:rPr>
          <w:noProof/>
          <w:color w:val="000000" w:themeColor="text1"/>
        </w:rPr>
        <w:t xml:space="preserve">The Impact of Rapid Drug Susceptibility Tests on Gonorrhea Burden and the Life Span of Antibiotic Treatments: A Modeling Study Among Men Who Have Sex With Men in the United States. </w:t>
      </w:r>
      <w:r w:rsidR="003168F3" w:rsidRPr="00603CE0">
        <w:rPr>
          <w:i/>
          <w:noProof/>
          <w:color w:val="000000" w:themeColor="text1"/>
        </w:rPr>
        <w:t>American Journal of Epidemiology</w:t>
      </w:r>
      <w:r w:rsidR="003168F3" w:rsidRPr="00603CE0">
        <w:rPr>
          <w:noProof/>
          <w:color w:val="000000" w:themeColor="text1"/>
        </w:rPr>
        <w:t xml:space="preserve"> 2024; </w:t>
      </w:r>
      <w:r w:rsidR="003168F3" w:rsidRPr="00603CE0">
        <w:rPr>
          <w:b/>
          <w:noProof/>
          <w:color w:val="000000" w:themeColor="text1"/>
        </w:rPr>
        <w:t>193</w:t>
      </w:r>
      <w:r w:rsidR="003168F3" w:rsidRPr="00603CE0">
        <w:rPr>
          <w:noProof/>
          <w:color w:val="000000" w:themeColor="text1"/>
        </w:rPr>
        <w:t>(1).</w:t>
      </w:r>
    </w:p>
    <w:p w14:paraId="25B441CD" w14:textId="77777777" w:rsidR="003168F3" w:rsidRPr="00603CE0" w:rsidRDefault="003168F3" w:rsidP="003168F3">
      <w:pPr>
        <w:pStyle w:val="EndNoteBibliography"/>
        <w:rPr>
          <w:noProof/>
          <w:color w:val="000000" w:themeColor="text1"/>
        </w:rPr>
      </w:pPr>
      <w:r w:rsidRPr="00603CE0">
        <w:rPr>
          <w:noProof/>
          <w:color w:val="000000" w:themeColor="text1"/>
        </w:rPr>
        <w:t>2.</w:t>
      </w:r>
      <w:r w:rsidRPr="00603CE0">
        <w:rPr>
          <w:noProof/>
          <w:color w:val="000000" w:themeColor="text1"/>
        </w:rPr>
        <w:tab/>
        <w:t xml:space="preserve">Gaydos CA, Melendez JH. Point-by-Point Progress: Gonorrhea Point of Care Tests. </w:t>
      </w:r>
      <w:r w:rsidRPr="00603CE0">
        <w:rPr>
          <w:i/>
          <w:noProof/>
          <w:color w:val="000000" w:themeColor="text1"/>
        </w:rPr>
        <w:t>Expert Review of Molecular Diagnostics</w:t>
      </w:r>
      <w:r w:rsidRPr="00603CE0">
        <w:rPr>
          <w:noProof/>
          <w:color w:val="000000" w:themeColor="text1"/>
        </w:rPr>
        <w:t xml:space="preserve"> 2020; </w:t>
      </w:r>
      <w:r w:rsidRPr="00603CE0">
        <w:rPr>
          <w:b/>
          <w:noProof/>
          <w:color w:val="000000" w:themeColor="text1"/>
        </w:rPr>
        <w:t>20</w:t>
      </w:r>
      <w:r w:rsidRPr="00603CE0">
        <w:rPr>
          <w:noProof/>
          <w:color w:val="000000" w:themeColor="text1"/>
        </w:rPr>
        <w:t>(8).</w:t>
      </w:r>
    </w:p>
    <w:p w14:paraId="331C3411" w14:textId="407D65B9" w:rsidR="0074444C" w:rsidRPr="00603CE0" w:rsidRDefault="0074444C" w:rsidP="00C92DE4">
      <w:pPr>
        <w:pStyle w:val="Caption"/>
        <w:rPr>
          <w:rFonts w:ascii="Times New Roman" w:hAnsi="Times New Roman"/>
          <w:color w:val="000000" w:themeColor="text1"/>
        </w:rPr>
      </w:pPr>
      <w:r w:rsidRPr="00603CE0">
        <w:rPr>
          <w:rFonts w:ascii="Times New Roman" w:hAnsi="Times New Roman"/>
          <w:color w:val="000000" w:themeColor="text1"/>
        </w:rPr>
        <w:fldChar w:fldCharType="end"/>
      </w:r>
    </w:p>
    <w:p w14:paraId="667353CB" w14:textId="1C0CD38B" w:rsidR="0074444C" w:rsidRPr="00603CE0" w:rsidRDefault="0074444C" w:rsidP="00C92DE4">
      <w:pPr>
        <w:pStyle w:val="Caption"/>
        <w:rPr>
          <w:rFonts w:ascii="Times New Roman" w:hAnsi="Times New Roman"/>
          <w:color w:val="000000" w:themeColor="text1"/>
        </w:rPr>
        <w:sectPr w:rsidR="0074444C" w:rsidRPr="00603CE0" w:rsidSect="00BE6C11">
          <w:type w:val="continuous"/>
          <w:pgSz w:w="12240" w:h="15840"/>
          <w:pgMar w:top="1440" w:right="1440" w:bottom="1440" w:left="1440" w:header="720" w:footer="720" w:gutter="0"/>
          <w:cols w:space="720"/>
          <w:docGrid w:linePitch="360"/>
        </w:sectPr>
      </w:pPr>
    </w:p>
    <w:p w14:paraId="0F451B60" w14:textId="5FBA5F94" w:rsidR="00C92DE4" w:rsidRPr="00603CE0" w:rsidRDefault="00C92DE4" w:rsidP="00C92DE4">
      <w:pPr>
        <w:pStyle w:val="Caption"/>
        <w:rPr>
          <w:rFonts w:ascii="Times New Roman" w:hAnsi="Times New Roman"/>
          <w:color w:val="000000" w:themeColor="text1"/>
        </w:rPr>
      </w:pPr>
    </w:p>
    <w:p w14:paraId="646A7FFA" w14:textId="412FAD25" w:rsidR="009537A0" w:rsidRPr="00603CE0" w:rsidRDefault="009537A0">
      <w:pPr>
        <w:spacing w:after="160" w:line="259" w:lineRule="auto"/>
        <w:rPr>
          <w:rFonts w:ascii="Times New Roman" w:hAnsi="Times New Roman"/>
          <w:color w:val="000000" w:themeColor="text1"/>
        </w:rPr>
      </w:pPr>
      <w:r w:rsidRPr="00603CE0">
        <w:rPr>
          <w:rFonts w:ascii="Times New Roman" w:hAnsi="Times New Roman"/>
          <w:color w:val="000000" w:themeColor="text1"/>
        </w:rPr>
        <w:br w:type="page"/>
      </w:r>
    </w:p>
    <w:p w14:paraId="28B329F8" w14:textId="5979671F" w:rsidR="00AE4CF8" w:rsidRPr="00603CE0" w:rsidRDefault="0049701E" w:rsidP="008058CE">
      <w:pPr>
        <w:pStyle w:val="SH1"/>
      </w:pPr>
      <w:bookmarkStart w:id="415" w:name="_Ref206674689"/>
      <w:r w:rsidRPr="00603CE0">
        <w:lastRenderedPageBreak/>
        <w:t>Screening Heterogeneity</w:t>
      </w:r>
      <w:bookmarkEnd w:id="415"/>
    </w:p>
    <w:p w14:paraId="44602C5C" w14:textId="05DB3E84" w:rsidR="0049701E" w:rsidRPr="00603CE0" w:rsidRDefault="0049701E" w:rsidP="00222BC2">
      <w:pPr>
        <w:pStyle w:val="SH2"/>
      </w:pPr>
      <w:r w:rsidRPr="00603CE0">
        <w:t>Scenario description</w:t>
      </w:r>
    </w:p>
    <w:p w14:paraId="377384E1" w14:textId="2CAAD86F" w:rsidR="00AE4CF8" w:rsidRPr="00603CE0" w:rsidRDefault="008E1FA9" w:rsidP="00AE4CF8">
      <w:pPr>
        <w:ind w:firstLine="720"/>
        <w:rPr>
          <w:rFonts w:ascii="Times New Roman" w:hAnsi="Times New Roman"/>
          <w:color w:val="000000" w:themeColor="text1"/>
        </w:rPr>
      </w:pPr>
      <w:r w:rsidRPr="00603CE0">
        <w:rPr>
          <w:rFonts w:ascii="Times New Roman" w:hAnsi="Times New Roman"/>
          <w:color w:val="000000" w:themeColor="text1"/>
        </w:rPr>
        <w:t xml:space="preserve">Calibrating our model consistently resulted in posterior distributions for screening interval in the range of </w:t>
      </w:r>
      <w:r w:rsidR="00E46641" w:rsidRPr="00603CE0">
        <w:rPr>
          <w:rFonts w:ascii="Times New Roman" w:hAnsi="Times New Roman"/>
          <w:color w:val="000000" w:themeColor="text1"/>
        </w:rPr>
        <w:t>1.5 to 3.0 years, indicating the screening was infrequent</w:t>
      </w:r>
      <w:r w:rsidR="00AE4D0D" w:rsidRPr="00603CE0">
        <w:rPr>
          <w:rFonts w:ascii="Times New Roman" w:hAnsi="Times New Roman"/>
          <w:color w:val="000000" w:themeColor="text1"/>
        </w:rPr>
        <w:t xml:space="preserve"> and rare. However, this did not capture the considerable heterogeneity that there is likely to be in screening frequency in real populations. </w:t>
      </w:r>
      <w:r w:rsidR="00F36E1E" w:rsidRPr="00603CE0">
        <w:rPr>
          <w:rFonts w:ascii="Times New Roman" w:hAnsi="Times New Roman"/>
          <w:color w:val="000000" w:themeColor="text1"/>
        </w:rPr>
        <w:t xml:space="preserve">In particular, MSM on pre-exposure prophylaxis for HIV (PrEP) </w:t>
      </w:r>
      <w:r w:rsidR="005B09F6" w:rsidRPr="00603CE0">
        <w:rPr>
          <w:rFonts w:ascii="Times New Roman" w:hAnsi="Times New Roman"/>
          <w:color w:val="000000" w:themeColor="text1"/>
        </w:rPr>
        <w:t xml:space="preserve">are recommended to be tested for STIs, including gonorrhea, </w:t>
      </w:r>
      <w:r w:rsidR="007B1502" w:rsidRPr="00603CE0">
        <w:rPr>
          <w:rFonts w:ascii="Times New Roman" w:hAnsi="Times New Roman"/>
          <w:color w:val="000000" w:themeColor="text1"/>
        </w:rPr>
        <w:t>every 3 months</w:t>
      </w:r>
      <w:r w:rsidR="0097769E" w:rsidRPr="00603CE0">
        <w:rPr>
          <w:rFonts w:ascii="Times New Roman" w:hAnsi="Times New Roman"/>
          <w:color w:val="000000" w:themeColor="text1"/>
        </w:rPr>
        <w:t>,</w:t>
      </w:r>
      <w:r w:rsidR="00971273" w:rsidRPr="00603CE0">
        <w:rPr>
          <w:rFonts w:ascii="Times New Roman" w:hAnsi="Times New Roman"/>
          <w:color w:val="000000" w:themeColor="text1"/>
        </w:rPr>
        <w:fldChar w:fldCharType="begin"/>
      </w:r>
      <w:r w:rsidR="0074444C" w:rsidRPr="00603CE0">
        <w:rPr>
          <w:rFonts w:ascii="Times New Roman" w:hAnsi="Times New Roman"/>
          <w:color w:val="000000" w:themeColor="text1"/>
        </w:rPr>
        <w:instrText xml:space="preserve"> ADDIN EN.CITE &lt;EndNote&gt;&lt;Cite&gt;&lt;Author&gt;Workowski&lt;/Author&gt;&lt;Year&gt;2021&lt;/Year&gt;&lt;RecNum&gt;2277&lt;/RecNum&gt;&lt;DisplayText&gt;&lt;style face="superscript"&gt;1&lt;/style&gt;&lt;/DisplayText&gt;&lt;record&gt;&lt;rec-number&gt;2277&lt;/rec-number&gt;&lt;foreign-keys&gt;&lt;key app="EN" db-id="wptxs2svnezeaaex5ebp2d9tvv0d9sw25p2p" timestamp="1718638907" guid="c372a50b-b416-454e-8b08-8d5be81c6e52"&gt;2277&lt;/key&gt;&lt;/foreign-keys&gt;&lt;ref-type name="Journal Article"&gt;17&lt;/ref-type&gt;&lt;contributors&gt;&lt;authors&gt;&lt;author&gt;Kimberly A. Workowski&lt;/author&gt;&lt;author&gt;Laura H. Bachmann&lt;/author&gt;&lt;author&gt;Philip A. Chan&lt;/author&gt;&lt;author&gt;Christine M. Johnston&lt;/author&gt;&lt;author&gt;Christina A. Muzny&lt;/author&gt;&lt;author&gt;Ina Park&lt;/author&gt;&lt;author&gt;Hilary Reno&lt;/author&gt;&lt;author&gt;Jonathan M. Zenilman&lt;/author&gt;&lt;author&gt;Gail A. Bolan&lt;/author&gt;&lt;/authors&gt;&lt;/contributors&gt;&lt;titles&gt;&lt;title&gt;Sexually Transmitted Infections Treatment Guidelines, 2021&lt;/title&gt;&lt;secondary-title&gt;MMWR Recommendations and Reports&lt;/secondary-title&gt;&lt;/titles&gt;&lt;periodical&gt;&lt;full-title&gt;MMWR Recommendations and Reports&lt;/full-title&gt;&lt;/periodical&gt;&lt;volume&gt;70&lt;/volume&gt;&lt;number&gt;4&lt;/number&gt;&lt;dates&gt;&lt;year&gt;2021&lt;/year&gt;&lt;/dates&gt;&lt;isbn&gt;1057-5987&lt;/isbn&gt;&lt;urls&gt;&lt;related-urls&gt;&lt;url&gt;https://www.ncbi.nlm.nih.gov/pmc/articles/PMC8344968/&lt;/url&gt;&lt;/related-urls&gt;&lt;/urls&gt;&lt;electronic-resource-num&gt;10.15585/mmwr.rr7004a1&lt;/electronic-resource-num&gt;&lt;/record&gt;&lt;/Cite&gt;&lt;/EndNote&gt;</w:instrText>
      </w:r>
      <w:r w:rsidR="00971273" w:rsidRPr="00603CE0">
        <w:rPr>
          <w:rFonts w:ascii="Times New Roman" w:hAnsi="Times New Roman"/>
          <w:color w:val="000000" w:themeColor="text1"/>
        </w:rPr>
        <w:fldChar w:fldCharType="separate"/>
      </w:r>
      <w:r w:rsidR="0074444C" w:rsidRPr="00603CE0">
        <w:rPr>
          <w:rFonts w:ascii="Times New Roman" w:hAnsi="Times New Roman"/>
          <w:noProof/>
          <w:color w:val="000000" w:themeColor="text1"/>
          <w:vertAlign w:val="superscript"/>
        </w:rPr>
        <w:t>1</w:t>
      </w:r>
      <w:r w:rsidR="00971273" w:rsidRPr="00603CE0">
        <w:rPr>
          <w:rFonts w:ascii="Times New Roman" w:hAnsi="Times New Roman"/>
          <w:color w:val="000000" w:themeColor="text1"/>
        </w:rPr>
        <w:fldChar w:fldCharType="end"/>
      </w:r>
      <w:r w:rsidR="00551505" w:rsidRPr="00603CE0">
        <w:rPr>
          <w:rFonts w:ascii="Times New Roman" w:hAnsi="Times New Roman"/>
          <w:color w:val="000000" w:themeColor="text1"/>
        </w:rPr>
        <w:t xml:space="preserve"> </w:t>
      </w:r>
      <w:r w:rsidR="0097769E" w:rsidRPr="00603CE0">
        <w:rPr>
          <w:rFonts w:ascii="Times New Roman" w:hAnsi="Times New Roman"/>
          <w:color w:val="000000" w:themeColor="text1"/>
        </w:rPr>
        <w:t xml:space="preserve">but data is lacking on the actual frequency of </w:t>
      </w:r>
      <w:r w:rsidR="00E44F92" w:rsidRPr="00603CE0">
        <w:rPr>
          <w:rFonts w:ascii="Times New Roman" w:hAnsi="Times New Roman"/>
          <w:color w:val="000000" w:themeColor="text1"/>
        </w:rPr>
        <w:t>STI screening for MSM, including those on PrEP or antiretroviral therapy (ART).</w:t>
      </w:r>
      <w:r w:rsidR="007B1502" w:rsidRPr="00603CE0">
        <w:rPr>
          <w:rFonts w:ascii="Times New Roman" w:hAnsi="Times New Roman"/>
          <w:color w:val="000000" w:themeColor="text1"/>
        </w:rPr>
        <w:t xml:space="preserve"> </w:t>
      </w:r>
      <w:r w:rsidR="009C378F" w:rsidRPr="00603CE0">
        <w:rPr>
          <w:rFonts w:ascii="Times New Roman" w:hAnsi="Times New Roman"/>
          <w:color w:val="000000" w:themeColor="text1"/>
        </w:rPr>
        <w:t>Therefore, we wanted t</w:t>
      </w:r>
      <w:r w:rsidR="00AE4CF8" w:rsidRPr="00603CE0">
        <w:rPr>
          <w:rFonts w:ascii="Times New Roman" w:hAnsi="Times New Roman"/>
          <w:color w:val="000000" w:themeColor="text1"/>
        </w:rPr>
        <w:t>o test whether</w:t>
      </w:r>
      <w:r w:rsidR="00655927" w:rsidRPr="00603CE0">
        <w:rPr>
          <w:rFonts w:ascii="Times New Roman" w:hAnsi="Times New Roman"/>
          <w:color w:val="000000" w:themeColor="text1"/>
        </w:rPr>
        <w:t xml:space="preserve"> our results were robust to increasing screening heterogeneity</w:t>
      </w:r>
      <w:r w:rsidR="001863E8" w:rsidRPr="00603CE0">
        <w:rPr>
          <w:rFonts w:ascii="Times New Roman" w:hAnsi="Times New Roman"/>
          <w:color w:val="000000" w:themeColor="text1"/>
        </w:rPr>
        <w:t xml:space="preserve">, according to the assumption that </w:t>
      </w:r>
      <w:r w:rsidR="00C627A2" w:rsidRPr="00603CE0">
        <w:rPr>
          <w:rFonts w:ascii="Times New Roman" w:hAnsi="Times New Roman"/>
          <w:color w:val="000000" w:themeColor="text1"/>
        </w:rPr>
        <w:t>a</w:t>
      </w:r>
      <w:r w:rsidR="001863E8" w:rsidRPr="00603CE0">
        <w:rPr>
          <w:rFonts w:ascii="Times New Roman" w:hAnsi="Times New Roman"/>
          <w:color w:val="000000" w:themeColor="text1"/>
        </w:rPr>
        <w:t xml:space="preserve"> subset of the MSM population is </w:t>
      </w:r>
      <w:r w:rsidR="00C627A2" w:rsidRPr="00603CE0">
        <w:rPr>
          <w:rFonts w:ascii="Times New Roman" w:hAnsi="Times New Roman"/>
          <w:color w:val="000000" w:themeColor="text1"/>
        </w:rPr>
        <w:t xml:space="preserve">screened more frequently </w:t>
      </w:r>
      <w:r w:rsidR="00021A8C" w:rsidRPr="00603CE0">
        <w:rPr>
          <w:rFonts w:ascii="Times New Roman" w:hAnsi="Times New Roman"/>
          <w:color w:val="000000" w:themeColor="text1"/>
        </w:rPr>
        <w:t>than the general MSM population.</w:t>
      </w:r>
    </w:p>
    <w:p w14:paraId="7FA9CAE7" w14:textId="5587D645" w:rsidR="00021A8C" w:rsidRPr="00603CE0" w:rsidRDefault="00021A8C" w:rsidP="00AE4CF8">
      <w:pPr>
        <w:ind w:firstLine="720"/>
        <w:rPr>
          <w:rFonts w:ascii="Times New Roman" w:hAnsi="Times New Roman"/>
          <w:color w:val="000000" w:themeColor="text1"/>
        </w:rPr>
      </w:pPr>
      <w:r w:rsidRPr="00603CE0">
        <w:rPr>
          <w:rFonts w:ascii="Times New Roman" w:hAnsi="Times New Roman"/>
          <w:color w:val="000000" w:themeColor="text1"/>
        </w:rPr>
        <w:t xml:space="preserve">For simplicity, we assumed that our high-activity group </w:t>
      </w:r>
      <w:r w:rsidR="00CE0776" w:rsidRPr="00603CE0">
        <w:rPr>
          <w:rFonts w:ascii="Times New Roman" w:hAnsi="Times New Roman"/>
          <w:color w:val="000000" w:themeColor="text1"/>
        </w:rPr>
        <w:t>was being screened more frequently than the low-activity group. We modified the model so that the</w:t>
      </w:r>
      <w:r w:rsidR="006138EF" w:rsidRPr="00603CE0">
        <w:rPr>
          <w:rFonts w:ascii="Times New Roman" w:hAnsi="Times New Roman"/>
          <w:color w:val="000000" w:themeColor="text1"/>
        </w:rPr>
        <w:t xml:space="preserve"> mean screening </w:t>
      </w:r>
      <w:r w:rsidR="00A472C3" w:rsidRPr="00603CE0">
        <w:rPr>
          <w:rFonts w:ascii="Times New Roman" w:hAnsi="Times New Roman"/>
          <w:color w:val="000000" w:themeColor="text1"/>
        </w:rPr>
        <w:t>interval</w:t>
      </w:r>
      <w:r w:rsidR="006138EF" w:rsidRPr="00603CE0">
        <w:rPr>
          <w:rFonts w:ascii="Times New Roman" w:hAnsi="Times New Roman"/>
          <w:color w:val="000000" w:themeColor="text1"/>
        </w:rPr>
        <w:t xml:space="preserve"> of the high-activity group was</w:t>
      </w:r>
      <w:r w:rsidR="00F51FEE" w:rsidRPr="00603CE0">
        <w:rPr>
          <w:rFonts w:ascii="Times New Roman" w:hAnsi="Times New Roman"/>
          <w:color w:val="000000" w:themeColor="text1"/>
        </w:rPr>
        <w:t xml:space="preserve"> the parameter</w:t>
      </w:r>
      <w:r w:rsidR="006138EF" w:rsidRPr="00603CE0">
        <w:rPr>
          <w:rFonts w:ascii="Times New Roman" w:hAnsi="Times New Roman"/>
          <w:color w:val="000000" w:themeColor="text1"/>
        </w:rPr>
        <w:t xml:space="preserve"> </w:t>
      </w:r>
      <w:r w:rsidR="006650E7" w:rsidRPr="00603CE0">
        <w:rPr>
          <w:rFonts w:ascii="Times New Roman" w:hAnsi="Times New Roman"/>
          <w:i/>
          <w:iCs/>
          <w:color w:val="000000" w:themeColor="text1"/>
        </w:rPr>
        <w:t>ScreenIntervalMSMHigh</w:t>
      </w:r>
      <w:r w:rsidR="00F51FEE" w:rsidRPr="00603CE0">
        <w:rPr>
          <w:rFonts w:ascii="Times New Roman" w:hAnsi="Times New Roman"/>
          <w:color w:val="000000" w:themeColor="text1"/>
        </w:rPr>
        <w:t xml:space="preserve">; </w:t>
      </w:r>
      <w:r w:rsidR="001621B0" w:rsidRPr="00603CE0">
        <w:rPr>
          <w:rFonts w:ascii="Times New Roman" w:hAnsi="Times New Roman"/>
          <w:color w:val="000000" w:themeColor="text1"/>
        </w:rPr>
        <w:t>our prior distribution for this parameter was</w:t>
      </w:r>
      <w:r w:rsidR="00F51FEE" w:rsidRPr="00603CE0">
        <w:rPr>
          <w:rFonts w:ascii="Times New Roman" w:hAnsi="Times New Roman"/>
          <w:color w:val="000000" w:themeColor="text1"/>
        </w:rPr>
        <w:t xml:space="preserve"> </w:t>
      </w:r>
      <w:r w:rsidR="001621B0" w:rsidRPr="00603CE0">
        <w:rPr>
          <w:rFonts w:ascii="Times New Roman" w:hAnsi="Times New Roman"/>
          <w:color w:val="000000" w:themeColor="text1"/>
        </w:rPr>
        <w:t xml:space="preserve">0.1 to 1.5 years. </w:t>
      </w:r>
      <w:r w:rsidR="00631935" w:rsidRPr="00603CE0">
        <w:rPr>
          <w:rFonts w:ascii="Times New Roman" w:hAnsi="Times New Roman"/>
          <w:i/>
          <w:iCs/>
          <w:color w:val="000000" w:themeColor="text1"/>
        </w:rPr>
        <w:t>ScreenIntervalMSMHigh</w:t>
      </w:r>
      <w:r w:rsidR="00631935" w:rsidRPr="00603CE0">
        <w:rPr>
          <w:rFonts w:ascii="Times New Roman" w:hAnsi="Times New Roman"/>
          <w:color w:val="000000" w:themeColor="text1"/>
        </w:rPr>
        <w:t xml:space="preserve"> was multiplied by another parameter, </w:t>
      </w:r>
      <w:r w:rsidR="00A472C3" w:rsidRPr="00603CE0">
        <w:rPr>
          <w:rFonts w:ascii="Times New Roman" w:hAnsi="Times New Roman"/>
          <w:i/>
          <w:iCs/>
          <w:color w:val="000000" w:themeColor="text1"/>
        </w:rPr>
        <w:t>ScreenIntervalMSMRatio</w:t>
      </w:r>
      <w:r w:rsidR="00A472C3" w:rsidRPr="00603CE0">
        <w:rPr>
          <w:rFonts w:ascii="Times New Roman" w:hAnsi="Times New Roman"/>
          <w:color w:val="000000" w:themeColor="text1"/>
        </w:rPr>
        <w:t xml:space="preserve">, to produce the mean screening interval of the low-activity group. </w:t>
      </w:r>
      <w:r w:rsidR="0010407B" w:rsidRPr="00603CE0">
        <w:rPr>
          <w:rFonts w:ascii="Times New Roman" w:hAnsi="Times New Roman"/>
          <w:color w:val="000000" w:themeColor="text1"/>
        </w:rPr>
        <w:t xml:space="preserve">The prior distribution of </w:t>
      </w:r>
      <w:r w:rsidR="00F52F22" w:rsidRPr="00603CE0">
        <w:rPr>
          <w:rFonts w:ascii="Times New Roman" w:hAnsi="Times New Roman"/>
          <w:i/>
          <w:iCs/>
          <w:color w:val="000000" w:themeColor="text1"/>
        </w:rPr>
        <w:t>ScreenIntervalMSMRatio</w:t>
      </w:r>
      <w:r w:rsidR="00F52F22" w:rsidRPr="00603CE0">
        <w:rPr>
          <w:rFonts w:ascii="Times New Roman" w:hAnsi="Times New Roman"/>
          <w:color w:val="000000" w:themeColor="text1"/>
        </w:rPr>
        <w:t xml:space="preserve"> was 1.0-10.0</w:t>
      </w:r>
      <w:r w:rsidR="007C264D" w:rsidRPr="00603CE0">
        <w:rPr>
          <w:rFonts w:ascii="Times New Roman" w:hAnsi="Times New Roman"/>
          <w:color w:val="000000" w:themeColor="text1"/>
        </w:rPr>
        <w:t>; this meant that the low-activity screening interval was always equal to or greater than the high-activity screening interval.</w:t>
      </w:r>
      <w:r w:rsidR="00DC03CB" w:rsidRPr="00603CE0">
        <w:rPr>
          <w:rFonts w:ascii="Times New Roman" w:hAnsi="Times New Roman"/>
          <w:color w:val="000000" w:themeColor="text1"/>
        </w:rPr>
        <w:t xml:space="preserve"> Once the </w:t>
      </w:r>
      <w:r w:rsidR="009157FB" w:rsidRPr="00603CE0">
        <w:rPr>
          <w:rFonts w:ascii="Times New Roman" w:hAnsi="Times New Roman"/>
          <w:color w:val="000000" w:themeColor="text1"/>
        </w:rPr>
        <w:t xml:space="preserve">mean screening intervals were calculated for both activity groups, </w:t>
      </w:r>
      <w:r w:rsidR="00F73825" w:rsidRPr="00603CE0">
        <w:rPr>
          <w:rFonts w:ascii="Times New Roman" w:hAnsi="Times New Roman"/>
          <w:color w:val="000000" w:themeColor="text1"/>
        </w:rPr>
        <w:t xml:space="preserve">each individual in the simulation was assigned a full schedule of both </w:t>
      </w:r>
      <w:r w:rsidR="0008057F" w:rsidRPr="00603CE0">
        <w:rPr>
          <w:rFonts w:ascii="Times New Roman" w:hAnsi="Times New Roman"/>
          <w:color w:val="000000" w:themeColor="text1"/>
        </w:rPr>
        <w:t xml:space="preserve">low-activity and high-activity screenings. (This was necessary since individuals were allowed to move between the activity groups.) </w:t>
      </w:r>
      <w:r w:rsidR="009025E3" w:rsidRPr="00603CE0">
        <w:rPr>
          <w:rFonts w:ascii="Times New Roman" w:hAnsi="Times New Roman"/>
          <w:color w:val="000000" w:themeColor="text1"/>
        </w:rPr>
        <w:t xml:space="preserve">Then, </w:t>
      </w:r>
      <w:r w:rsidR="00A57357" w:rsidRPr="00603CE0">
        <w:rPr>
          <w:rFonts w:ascii="Times New Roman" w:hAnsi="Times New Roman"/>
          <w:color w:val="000000" w:themeColor="text1"/>
        </w:rPr>
        <w:t>each</w:t>
      </w:r>
      <w:r w:rsidR="00C2437E" w:rsidRPr="00603CE0">
        <w:rPr>
          <w:rFonts w:ascii="Times New Roman" w:hAnsi="Times New Roman"/>
          <w:color w:val="000000" w:themeColor="text1"/>
        </w:rPr>
        <w:t xml:space="preserve"> individual would be screened according to their schedule for the </w:t>
      </w:r>
      <w:r w:rsidR="009025E3" w:rsidRPr="00603CE0">
        <w:rPr>
          <w:rFonts w:ascii="Times New Roman" w:hAnsi="Times New Roman"/>
          <w:color w:val="000000" w:themeColor="text1"/>
        </w:rPr>
        <w:t xml:space="preserve">activity group </w:t>
      </w:r>
      <w:r w:rsidR="00C2437E" w:rsidRPr="00603CE0">
        <w:rPr>
          <w:rFonts w:ascii="Times New Roman" w:hAnsi="Times New Roman"/>
          <w:color w:val="000000" w:themeColor="text1"/>
        </w:rPr>
        <w:t xml:space="preserve">that </w:t>
      </w:r>
      <w:r w:rsidR="009025E3" w:rsidRPr="00603CE0">
        <w:rPr>
          <w:rFonts w:ascii="Times New Roman" w:hAnsi="Times New Roman"/>
          <w:color w:val="000000" w:themeColor="text1"/>
        </w:rPr>
        <w:t>the</w:t>
      </w:r>
      <w:r w:rsidR="00A57357" w:rsidRPr="00603CE0">
        <w:rPr>
          <w:rFonts w:ascii="Times New Roman" w:hAnsi="Times New Roman"/>
          <w:color w:val="000000" w:themeColor="text1"/>
        </w:rPr>
        <w:t>y were</w:t>
      </w:r>
      <w:r w:rsidR="009025E3" w:rsidRPr="00603CE0">
        <w:rPr>
          <w:rFonts w:ascii="Times New Roman" w:hAnsi="Times New Roman"/>
          <w:color w:val="000000" w:themeColor="text1"/>
        </w:rPr>
        <w:t xml:space="preserve"> currently in</w:t>
      </w:r>
      <w:r w:rsidR="008A49F5" w:rsidRPr="00603CE0">
        <w:rPr>
          <w:rFonts w:ascii="Times New Roman" w:hAnsi="Times New Roman"/>
          <w:color w:val="000000" w:themeColor="text1"/>
        </w:rPr>
        <w:t xml:space="preserve">; to reduce computational load, this only occurred when </w:t>
      </w:r>
      <w:r w:rsidR="00D66996" w:rsidRPr="00603CE0">
        <w:rPr>
          <w:rFonts w:ascii="Times New Roman" w:hAnsi="Times New Roman"/>
          <w:color w:val="000000" w:themeColor="text1"/>
        </w:rPr>
        <w:t>individuals were actually infectious</w:t>
      </w:r>
      <w:r w:rsidR="00C2437E" w:rsidRPr="00603CE0">
        <w:rPr>
          <w:rFonts w:ascii="Times New Roman" w:hAnsi="Times New Roman"/>
          <w:color w:val="000000" w:themeColor="text1"/>
        </w:rPr>
        <w:t>.</w:t>
      </w:r>
    </w:p>
    <w:p w14:paraId="7F1343EE" w14:textId="1D76D549" w:rsidR="00D66996" w:rsidRPr="00603CE0" w:rsidRDefault="00D66996" w:rsidP="00AE4CF8">
      <w:pPr>
        <w:ind w:firstLine="720"/>
        <w:rPr>
          <w:rFonts w:ascii="Times New Roman" w:hAnsi="Times New Roman"/>
          <w:color w:val="000000" w:themeColor="text1"/>
        </w:rPr>
      </w:pPr>
      <w:r w:rsidRPr="00603CE0">
        <w:rPr>
          <w:rFonts w:ascii="Times New Roman" w:hAnsi="Times New Roman"/>
          <w:color w:val="000000" w:themeColor="text1"/>
        </w:rPr>
        <w:t xml:space="preserve">Introducing screening heterogeneity </w:t>
      </w:r>
      <w:r w:rsidR="000814DA" w:rsidRPr="00603CE0">
        <w:rPr>
          <w:rFonts w:ascii="Times New Roman" w:hAnsi="Times New Roman"/>
          <w:color w:val="000000" w:themeColor="text1"/>
        </w:rPr>
        <w:t xml:space="preserve">complicated model calibration. </w:t>
      </w:r>
      <w:r w:rsidR="009A5875" w:rsidRPr="00603CE0">
        <w:rPr>
          <w:rFonts w:ascii="Times New Roman" w:hAnsi="Times New Roman"/>
          <w:color w:val="000000" w:themeColor="text1"/>
        </w:rPr>
        <w:t xml:space="preserve">We had to adjust the prior ranges for </w:t>
      </w:r>
      <w:r w:rsidR="00010E60" w:rsidRPr="00603CE0">
        <w:rPr>
          <w:rFonts w:ascii="Times New Roman" w:hAnsi="Times New Roman"/>
          <w:color w:val="000000" w:themeColor="text1"/>
        </w:rPr>
        <w:t>many parameters in order to generate more than a handful of possible trajectories</w:t>
      </w:r>
      <w:r w:rsidR="00BE3603" w:rsidRPr="00603CE0">
        <w:rPr>
          <w:rFonts w:ascii="Times New Roman" w:hAnsi="Times New Roman"/>
          <w:color w:val="000000" w:themeColor="text1"/>
        </w:rPr>
        <w:t xml:space="preserve"> (</w:t>
      </w:r>
      <w:r w:rsidR="00BE3603" w:rsidRPr="00603CE0">
        <w:rPr>
          <w:rFonts w:ascii="Times New Roman" w:hAnsi="Times New Roman"/>
          <w:color w:val="000000" w:themeColor="text1"/>
        </w:rPr>
        <w:fldChar w:fldCharType="begin"/>
      </w:r>
      <w:r w:rsidR="00BE3603" w:rsidRPr="00603CE0">
        <w:rPr>
          <w:rFonts w:ascii="Times New Roman" w:hAnsi="Times New Roman"/>
          <w:color w:val="000000" w:themeColor="text1"/>
        </w:rPr>
        <w:instrText xml:space="preserve"> REF _Ref205469677 \h </w:instrText>
      </w:r>
      <w:r w:rsidR="00D80AAB" w:rsidRPr="00603CE0">
        <w:rPr>
          <w:rFonts w:ascii="Times New Roman" w:hAnsi="Times New Roman"/>
          <w:color w:val="000000" w:themeColor="text1"/>
        </w:rPr>
        <w:instrText xml:space="preserve"> \* MERGEFORMAT </w:instrText>
      </w:r>
      <w:r w:rsidR="00BE3603" w:rsidRPr="00603CE0">
        <w:rPr>
          <w:rFonts w:ascii="Times New Roman" w:hAnsi="Times New Roman"/>
          <w:color w:val="000000" w:themeColor="text1"/>
        </w:rPr>
      </w:r>
      <w:r w:rsidR="00BE3603" w:rsidRPr="00603CE0">
        <w:rPr>
          <w:rFonts w:ascii="Times New Roman" w:hAnsi="Times New Roman"/>
          <w:color w:val="000000" w:themeColor="text1"/>
        </w:rPr>
        <w:fldChar w:fldCharType="separate"/>
      </w:r>
      <w:r w:rsidR="00BE3603" w:rsidRPr="00603CE0">
        <w:rPr>
          <w:rFonts w:ascii="Times New Roman" w:hAnsi="Times New Roman"/>
          <w:color w:val="000000" w:themeColor="text1"/>
        </w:rPr>
        <w:t xml:space="preserve">Figure S </w:t>
      </w:r>
      <w:r w:rsidR="00BE3603" w:rsidRPr="00603CE0">
        <w:rPr>
          <w:rFonts w:ascii="Times New Roman" w:hAnsi="Times New Roman"/>
          <w:noProof/>
          <w:color w:val="000000" w:themeColor="text1"/>
        </w:rPr>
        <w:t>25</w:t>
      </w:r>
      <w:r w:rsidR="00BE3603" w:rsidRPr="00603CE0">
        <w:rPr>
          <w:rFonts w:ascii="Times New Roman" w:hAnsi="Times New Roman"/>
          <w:color w:val="000000" w:themeColor="text1"/>
        </w:rPr>
        <w:fldChar w:fldCharType="end"/>
      </w:r>
      <w:r w:rsidR="00BE3603" w:rsidRPr="00603CE0">
        <w:rPr>
          <w:rFonts w:ascii="Times New Roman" w:hAnsi="Times New Roman"/>
          <w:color w:val="000000" w:themeColor="text1"/>
        </w:rPr>
        <w:t>)</w:t>
      </w:r>
      <w:r w:rsidR="00010E60" w:rsidRPr="00603CE0">
        <w:rPr>
          <w:rFonts w:ascii="Times New Roman" w:hAnsi="Times New Roman"/>
          <w:color w:val="000000" w:themeColor="text1"/>
        </w:rPr>
        <w:t xml:space="preserve">. </w:t>
      </w:r>
      <w:r w:rsidR="009B47CC" w:rsidRPr="00603CE0">
        <w:rPr>
          <w:rFonts w:ascii="Times New Roman" w:hAnsi="Times New Roman"/>
          <w:color w:val="000000" w:themeColor="text1"/>
        </w:rPr>
        <w:t>Eventually, 88 unique trajectories were resampled</w:t>
      </w:r>
      <w:r w:rsidR="00BE3603" w:rsidRPr="00603CE0">
        <w:rPr>
          <w:rFonts w:ascii="Times New Roman" w:hAnsi="Times New Roman"/>
          <w:color w:val="000000" w:themeColor="text1"/>
        </w:rPr>
        <w:t xml:space="preserve"> (</w:t>
      </w:r>
      <w:r w:rsidR="00BE3603" w:rsidRPr="00603CE0">
        <w:rPr>
          <w:rFonts w:ascii="Times New Roman" w:hAnsi="Times New Roman"/>
          <w:color w:val="000000" w:themeColor="text1"/>
        </w:rPr>
        <w:fldChar w:fldCharType="begin"/>
      </w:r>
      <w:r w:rsidR="00BE3603" w:rsidRPr="00603CE0">
        <w:rPr>
          <w:rFonts w:ascii="Times New Roman" w:hAnsi="Times New Roman"/>
          <w:color w:val="000000" w:themeColor="text1"/>
        </w:rPr>
        <w:instrText xml:space="preserve"> REF _Ref205469704 \h </w:instrText>
      </w:r>
      <w:r w:rsidR="00D80AAB" w:rsidRPr="00603CE0">
        <w:rPr>
          <w:rFonts w:ascii="Times New Roman" w:hAnsi="Times New Roman"/>
          <w:color w:val="000000" w:themeColor="text1"/>
        </w:rPr>
        <w:instrText xml:space="preserve"> \* MERGEFORMAT </w:instrText>
      </w:r>
      <w:r w:rsidR="00BE3603" w:rsidRPr="00603CE0">
        <w:rPr>
          <w:rFonts w:ascii="Times New Roman" w:hAnsi="Times New Roman"/>
          <w:color w:val="000000" w:themeColor="text1"/>
        </w:rPr>
      </w:r>
      <w:r w:rsidR="00BE3603" w:rsidRPr="00603CE0">
        <w:rPr>
          <w:rFonts w:ascii="Times New Roman" w:hAnsi="Times New Roman"/>
          <w:color w:val="000000" w:themeColor="text1"/>
        </w:rPr>
        <w:fldChar w:fldCharType="separate"/>
      </w:r>
      <w:r w:rsidR="00BE3603" w:rsidRPr="00603CE0">
        <w:rPr>
          <w:rFonts w:ascii="Times New Roman" w:hAnsi="Times New Roman"/>
          <w:color w:val="000000" w:themeColor="text1"/>
        </w:rPr>
        <w:t xml:space="preserve">Figure S </w:t>
      </w:r>
      <w:r w:rsidR="00BE3603" w:rsidRPr="00603CE0">
        <w:rPr>
          <w:rFonts w:ascii="Times New Roman" w:hAnsi="Times New Roman"/>
          <w:noProof/>
          <w:color w:val="000000" w:themeColor="text1"/>
        </w:rPr>
        <w:t>26</w:t>
      </w:r>
      <w:r w:rsidR="00BE3603" w:rsidRPr="00603CE0">
        <w:rPr>
          <w:rFonts w:ascii="Times New Roman" w:hAnsi="Times New Roman"/>
          <w:color w:val="000000" w:themeColor="text1"/>
        </w:rPr>
        <w:fldChar w:fldCharType="end"/>
      </w:r>
      <w:r w:rsidR="00BE3603" w:rsidRPr="00603CE0">
        <w:rPr>
          <w:rFonts w:ascii="Times New Roman" w:hAnsi="Times New Roman"/>
          <w:color w:val="000000" w:themeColor="text1"/>
        </w:rPr>
        <w:t>)</w:t>
      </w:r>
      <w:r w:rsidR="009B47CC" w:rsidRPr="00603CE0">
        <w:rPr>
          <w:rFonts w:ascii="Times New Roman" w:hAnsi="Times New Roman"/>
          <w:color w:val="000000" w:themeColor="text1"/>
        </w:rPr>
        <w:t xml:space="preserve">, and we used these to compare the </w:t>
      </w:r>
      <w:r w:rsidR="005E28D5" w:rsidRPr="00603CE0">
        <w:rPr>
          <w:rFonts w:ascii="Times New Roman" w:hAnsi="Times New Roman"/>
          <w:color w:val="000000" w:themeColor="text1"/>
        </w:rPr>
        <w:t>counterfactuals</w:t>
      </w:r>
      <w:r w:rsidR="00BE3603" w:rsidRPr="00603CE0">
        <w:rPr>
          <w:rFonts w:ascii="Times New Roman" w:hAnsi="Times New Roman"/>
          <w:color w:val="000000" w:themeColor="text1"/>
        </w:rPr>
        <w:t>.</w:t>
      </w:r>
    </w:p>
    <w:p w14:paraId="415E879F" w14:textId="3DBD39FB" w:rsidR="00BE3603" w:rsidRPr="00603CE0" w:rsidRDefault="002A6B98" w:rsidP="00AE4CF8">
      <w:pPr>
        <w:ind w:firstLine="720"/>
        <w:rPr>
          <w:rFonts w:ascii="Times New Roman" w:hAnsi="Times New Roman"/>
          <w:color w:val="000000" w:themeColor="text1"/>
        </w:rPr>
      </w:pPr>
      <w:r w:rsidRPr="00603CE0">
        <w:rPr>
          <w:rFonts w:ascii="Times New Roman" w:hAnsi="Times New Roman"/>
          <w:color w:val="000000" w:themeColor="text1"/>
        </w:rPr>
        <w:t>Overall, the results with screening heterogeneity</w:t>
      </w:r>
      <w:r w:rsidR="006127DB" w:rsidRPr="00603CE0">
        <w:rPr>
          <w:rFonts w:ascii="Times New Roman" w:hAnsi="Times New Roman"/>
          <w:color w:val="000000" w:themeColor="text1"/>
        </w:rPr>
        <w:t xml:space="preserve"> in the model</w:t>
      </w:r>
      <w:r w:rsidRPr="00603CE0">
        <w:rPr>
          <w:rFonts w:ascii="Times New Roman" w:hAnsi="Times New Roman"/>
          <w:color w:val="000000" w:themeColor="text1"/>
        </w:rPr>
        <w:t xml:space="preserve"> are similar to our base analysis (</w:t>
      </w:r>
      <w:r w:rsidRPr="00603CE0">
        <w:rPr>
          <w:rFonts w:ascii="Times New Roman" w:hAnsi="Times New Roman"/>
          <w:color w:val="000000" w:themeColor="text1"/>
        </w:rPr>
        <w:fldChar w:fldCharType="begin"/>
      </w:r>
      <w:r w:rsidRPr="00603CE0">
        <w:rPr>
          <w:rFonts w:ascii="Times New Roman" w:hAnsi="Times New Roman"/>
          <w:color w:val="000000" w:themeColor="text1"/>
        </w:rPr>
        <w:instrText xml:space="preserve"> REF _Ref205469897 \h </w:instrText>
      </w:r>
      <w:r w:rsidR="00D80AAB" w:rsidRPr="00603CE0">
        <w:rPr>
          <w:rFonts w:ascii="Times New Roman" w:hAnsi="Times New Roman"/>
          <w:color w:val="000000" w:themeColor="text1"/>
        </w:rPr>
        <w:instrText xml:space="preserve"> \* MERGEFORMAT </w:instrText>
      </w:r>
      <w:r w:rsidRPr="00603CE0">
        <w:rPr>
          <w:rFonts w:ascii="Times New Roman" w:hAnsi="Times New Roman"/>
          <w:color w:val="000000" w:themeColor="text1"/>
        </w:rPr>
      </w:r>
      <w:r w:rsidRPr="00603CE0">
        <w:rPr>
          <w:rFonts w:ascii="Times New Roman" w:hAnsi="Times New Roman"/>
          <w:color w:val="000000" w:themeColor="text1"/>
        </w:rPr>
        <w:fldChar w:fldCharType="separate"/>
      </w:r>
      <w:r w:rsidRPr="00603CE0">
        <w:rPr>
          <w:rFonts w:ascii="Times New Roman" w:hAnsi="Times New Roman"/>
          <w:color w:val="000000" w:themeColor="text1"/>
        </w:rPr>
        <w:t xml:space="preserve">Figure S </w:t>
      </w:r>
      <w:r w:rsidRPr="00603CE0">
        <w:rPr>
          <w:rFonts w:ascii="Times New Roman" w:hAnsi="Times New Roman"/>
          <w:noProof/>
          <w:color w:val="000000" w:themeColor="text1"/>
        </w:rPr>
        <w:t>27</w:t>
      </w:r>
      <w:r w:rsidRPr="00603CE0">
        <w:rPr>
          <w:rFonts w:ascii="Times New Roman" w:hAnsi="Times New Roman"/>
          <w:color w:val="000000" w:themeColor="text1"/>
        </w:rPr>
        <w:fldChar w:fldCharType="end"/>
      </w:r>
      <w:r w:rsidRPr="00603CE0">
        <w:rPr>
          <w:rFonts w:ascii="Times New Roman" w:hAnsi="Times New Roman"/>
          <w:color w:val="000000" w:themeColor="text1"/>
        </w:rPr>
        <w:t xml:space="preserve">). </w:t>
      </w:r>
      <w:r w:rsidR="00FD0B37" w:rsidRPr="00603CE0">
        <w:rPr>
          <w:rFonts w:ascii="Times New Roman" w:hAnsi="Times New Roman"/>
          <w:color w:val="000000" w:themeColor="text1"/>
        </w:rPr>
        <w:t>All scenarios resulted in similar</w:t>
      </w:r>
      <w:r w:rsidR="007E7F6E" w:rsidRPr="00603CE0">
        <w:rPr>
          <w:rFonts w:ascii="Times New Roman" w:hAnsi="Times New Roman"/>
          <w:color w:val="000000" w:themeColor="text1"/>
        </w:rPr>
        <w:t xml:space="preserve"> gonorrhea incidence, but GISP resulted in markedly </w:t>
      </w:r>
      <w:r w:rsidR="00F60D89" w:rsidRPr="00603CE0">
        <w:rPr>
          <w:rFonts w:ascii="Times New Roman" w:hAnsi="Times New Roman"/>
          <w:color w:val="000000" w:themeColor="text1"/>
        </w:rPr>
        <w:t xml:space="preserve">lower rate of treatment failure. GISP had a slightly greater usage of ertapenem, the last-line antibiotic treatment, than the other scenarios did. Differences among the strategies become even more stark when considering </w:t>
      </w:r>
      <w:r w:rsidR="008B4249" w:rsidRPr="00603CE0">
        <w:rPr>
          <w:rFonts w:ascii="Times New Roman" w:hAnsi="Times New Roman"/>
          <w:color w:val="000000" w:themeColor="text1"/>
        </w:rPr>
        <w:t>gonorrhea</w:t>
      </w:r>
      <w:r w:rsidR="009900B3" w:rsidRPr="00603CE0">
        <w:rPr>
          <w:rFonts w:ascii="Times New Roman" w:hAnsi="Times New Roman"/>
          <w:color w:val="000000" w:themeColor="text1"/>
        </w:rPr>
        <w:t xml:space="preserve"> burden and strain prevalence over time (</w:t>
      </w:r>
      <w:r w:rsidR="009900B3" w:rsidRPr="00603CE0">
        <w:rPr>
          <w:rFonts w:ascii="Times New Roman" w:hAnsi="Times New Roman"/>
          <w:color w:val="000000" w:themeColor="text1"/>
        </w:rPr>
        <w:fldChar w:fldCharType="begin"/>
      </w:r>
      <w:r w:rsidR="009900B3" w:rsidRPr="00603CE0">
        <w:rPr>
          <w:rFonts w:ascii="Times New Roman" w:hAnsi="Times New Roman"/>
          <w:color w:val="000000" w:themeColor="text1"/>
        </w:rPr>
        <w:instrText xml:space="preserve"> REF _Ref205470214 \h </w:instrText>
      </w:r>
      <w:r w:rsidR="00D80AAB" w:rsidRPr="00603CE0">
        <w:rPr>
          <w:rFonts w:ascii="Times New Roman" w:hAnsi="Times New Roman"/>
          <w:color w:val="000000" w:themeColor="text1"/>
        </w:rPr>
        <w:instrText xml:space="preserve"> \* MERGEFORMAT </w:instrText>
      </w:r>
      <w:r w:rsidR="009900B3" w:rsidRPr="00603CE0">
        <w:rPr>
          <w:rFonts w:ascii="Times New Roman" w:hAnsi="Times New Roman"/>
          <w:color w:val="000000" w:themeColor="text1"/>
        </w:rPr>
      </w:r>
      <w:r w:rsidR="009900B3" w:rsidRPr="00603CE0">
        <w:rPr>
          <w:rFonts w:ascii="Times New Roman" w:hAnsi="Times New Roman"/>
          <w:color w:val="000000" w:themeColor="text1"/>
        </w:rPr>
        <w:fldChar w:fldCharType="separate"/>
      </w:r>
      <w:r w:rsidR="009900B3" w:rsidRPr="00603CE0">
        <w:rPr>
          <w:rFonts w:ascii="Times New Roman" w:hAnsi="Times New Roman"/>
          <w:color w:val="000000" w:themeColor="text1"/>
        </w:rPr>
        <w:t xml:space="preserve">Figure S </w:t>
      </w:r>
      <w:r w:rsidR="009900B3" w:rsidRPr="00603CE0">
        <w:rPr>
          <w:rFonts w:ascii="Times New Roman" w:hAnsi="Times New Roman"/>
          <w:noProof/>
          <w:color w:val="000000" w:themeColor="text1"/>
        </w:rPr>
        <w:t>28</w:t>
      </w:r>
      <w:r w:rsidR="009900B3" w:rsidRPr="00603CE0">
        <w:rPr>
          <w:rFonts w:ascii="Times New Roman" w:hAnsi="Times New Roman"/>
          <w:color w:val="000000" w:themeColor="text1"/>
        </w:rPr>
        <w:fldChar w:fldCharType="end"/>
      </w:r>
      <w:r w:rsidR="009900B3" w:rsidRPr="00603CE0">
        <w:rPr>
          <w:rFonts w:ascii="Times New Roman" w:hAnsi="Times New Roman"/>
          <w:color w:val="000000" w:themeColor="text1"/>
        </w:rPr>
        <w:t xml:space="preserve">). </w:t>
      </w:r>
      <w:r w:rsidR="006E2DEF" w:rsidRPr="00603CE0">
        <w:rPr>
          <w:rFonts w:ascii="Times New Roman" w:hAnsi="Times New Roman"/>
          <w:color w:val="000000" w:themeColor="text1"/>
        </w:rPr>
        <w:t xml:space="preserve">The </w:t>
      </w:r>
      <w:r w:rsidR="008B4249" w:rsidRPr="00603CE0">
        <w:rPr>
          <w:rFonts w:ascii="Times New Roman" w:hAnsi="Times New Roman"/>
          <w:color w:val="000000" w:themeColor="text1"/>
        </w:rPr>
        <w:t>GISP scenario showed much lower</w:t>
      </w:r>
      <w:r w:rsidR="006E2DEF" w:rsidRPr="00603CE0">
        <w:rPr>
          <w:rFonts w:ascii="Times New Roman" w:hAnsi="Times New Roman"/>
          <w:color w:val="000000" w:themeColor="text1"/>
        </w:rPr>
        <w:t xml:space="preserve"> prevalence of AMR gonorrhea strains</w:t>
      </w:r>
      <w:r w:rsidR="0052302C" w:rsidRPr="00603CE0">
        <w:rPr>
          <w:rFonts w:ascii="Times New Roman" w:hAnsi="Times New Roman"/>
          <w:color w:val="000000" w:themeColor="text1"/>
        </w:rPr>
        <w:t xml:space="preserve">, while the other scenarios displayed </w:t>
      </w:r>
      <w:r w:rsidR="00276A3E" w:rsidRPr="00603CE0">
        <w:rPr>
          <w:rFonts w:ascii="Times New Roman" w:hAnsi="Times New Roman"/>
          <w:color w:val="000000" w:themeColor="text1"/>
        </w:rPr>
        <w:t xml:space="preserve">rising AMR strains and treatment failure over time. </w:t>
      </w:r>
    </w:p>
    <w:p w14:paraId="0CE689B8" w14:textId="77777777" w:rsidR="005F5F73" w:rsidRPr="00603CE0" w:rsidRDefault="005F5F73" w:rsidP="00AE4CF8">
      <w:pPr>
        <w:ind w:firstLine="720"/>
        <w:rPr>
          <w:rFonts w:ascii="Times New Roman" w:hAnsi="Times New Roman"/>
          <w:color w:val="000000" w:themeColor="text1"/>
        </w:rPr>
      </w:pPr>
    </w:p>
    <w:p w14:paraId="33070E61" w14:textId="77777777" w:rsidR="009E58F2" w:rsidRPr="00603CE0" w:rsidRDefault="0071491A" w:rsidP="009E58F2">
      <w:pPr>
        <w:keepNext/>
        <w:ind w:firstLine="720"/>
        <w:rPr>
          <w:color w:val="000000" w:themeColor="text1"/>
        </w:rPr>
      </w:pPr>
      <w:r w:rsidRPr="00603CE0">
        <w:rPr>
          <w:rFonts w:ascii="Times New Roman" w:hAnsi="Times New Roman"/>
          <w:noProof/>
          <w:color w:val="000000" w:themeColor="text1"/>
        </w:rPr>
        <w:lastRenderedPageBreak/>
        <w:drawing>
          <wp:inline distT="0" distB="0" distL="0" distR="0" wp14:anchorId="14AE0394" wp14:editId="7DF6FA79">
            <wp:extent cx="4908061" cy="5285603"/>
            <wp:effectExtent l="0" t="0" r="0" b="0"/>
            <wp:docPr id="83095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58021"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914883" cy="5292950"/>
                    </a:xfrm>
                    <a:prstGeom prst="rect">
                      <a:avLst/>
                    </a:prstGeom>
                  </pic:spPr>
                </pic:pic>
              </a:graphicData>
            </a:graphic>
          </wp:inline>
        </w:drawing>
      </w:r>
    </w:p>
    <w:p w14:paraId="6911E58A" w14:textId="1178898D" w:rsidR="0071491A" w:rsidRPr="00603CE0" w:rsidRDefault="009E58F2" w:rsidP="009E58F2">
      <w:pPr>
        <w:pStyle w:val="Caption"/>
        <w:rPr>
          <w:color w:val="000000" w:themeColor="text1"/>
        </w:rPr>
      </w:pPr>
      <w:bookmarkStart w:id="416" w:name="_Ref205469677"/>
      <w:r w:rsidRPr="00603CE0">
        <w:rPr>
          <w:color w:val="000000" w:themeColor="text1"/>
        </w:rPr>
        <w:t xml:space="preserve">Figure S </w:t>
      </w:r>
      <w:r w:rsidR="008B73CD" w:rsidRPr="00603CE0">
        <w:rPr>
          <w:color w:val="000000" w:themeColor="text1"/>
        </w:rPr>
        <w:fldChar w:fldCharType="begin"/>
      </w:r>
      <w:r w:rsidR="008B73CD" w:rsidRPr="00603CE0">
        <w:rPr>
          <w:color w:val="000000" w:themeColor="text1"/>
        </w:rPr>
        <w:instrText xml:space="preserve"> SEQ Figure_S \* ARABIC </w:instrText>
      </w:r>
      <w:r w:rsidR="008B73CD" w:rsidRPr="00603CE0">
        <w:rPr>
          <w:color w:val="000000" w:themeColor="text1"/>
        </w:rPr>
        <w:fldChar w:fldCharType="separate"/>
      </w:r>
      <w:r w:rsidR="008B73CD" w:rsidRPr="00603CE0">
        <w:rPr>
          <w:noProof/>
          <w:color w:val="000000" w:themeColor="text1"/>
        </w:rPr>
        <w:t>25</w:t>
      </w:r>
      <w:r w:rsidR="008B73CD" w:rsidRPr="00603CE0">
        <w:rPr>
          <w:noProof/>
          <w:color w:val="000000" w:themeColor="text1"/>
        </w:rPr>
        <w:fldChar w:fldCharType="end"/>
      </w:r>
      <w:bookmarkEnd w:id="416"/>
      <w:r w:rsidR="00BD2249" w:rsidRPr="00603CE0">
        <w:rPr>
          <w:color w:val="000000" w:themeColor="text1"/>
        </w:rPr>
        <w:t xml:space="preserve">. </w:t>
      </w:r>
      <w:r w:rsidR="00BD2249" w:rsidRPr="00603CE0">
        <w:rPr>
          <w:rFonts w:ascii="Times New Roman" w:hAnsi="Times New Roman"/>
          <w:b/>
          <w:color w:val="000000" w:themeColor="text1"/>
        </w:rPr>
        <w:t>Parameter estimates, based on resampling with replacement based on trajectory probability weights</w:t>
      </w:r>
      <w:r w:rsidR="00BD2249" w:rsidRPr="00603CE0">
        <w:rPr>
          <w:rFonts w:ascii="Times New Roman" w:hAnsi="Times New Roman"/>
          <w:color w:val="000000" w:themeColor="text1"/>
        </w:rPr>
        <w:t xml:space="preserve"> (see §</w:t>
      </w:r>
      <w:r w:rsidR="00BD2249" w:rsidRPr="00603CE0">
        <w:rPr>
          <w:rFonts w:ascii="Times New Roman" w:hAnsi="Times New Roman"/>
          <w:color w:val="000000" w:themeColor="text1"/>
        </w:rPr>
        <w:fldChar w:fldCharType="begin"/>
      </w:r>
      <w:r w:rsidR="00BD2249" w:rsidRPr="00603CE0">
        <w:rPr>
          <w:rFonts w:ascii="Times New Roman" w:hAnsi="Times New Roman"/>
          <w:color w:val="000000" w:themeColor="text1"/>
        </w:rPr>
        <w:instrText xml:space="preserve"> REF _Ref173777684 \r \h  \* MERGEFORMAT </w:instrText>
      </w:r>
      <w:r w:rsidR="00BD2249" w:rsidRPr="00603CE0">
        <w:rPr>
          <w:rFonts w:ascii="Times New Roman" w:hAnsi="Times New Roman"/>
          <w:color w:val="000000" w:themeColor="text1"/>
        </w:rPr>
      </w:r>
      <w:r w:rsidR="00BD2249" w:rsidRPr="00603CE0">
        <w:rPr>
          <w:rFonts w:ascii="Times New Roman" w:hAnsi="Times New Roman"/>
          <w:color w:val="000000" w:themeColor="text1"/>
        </w:rPr>
        <w:fldChar w:fldCharType="separate"/>
      </w:r>
      <w:r w:rsidR="00BD2249" w:rsidRPr="00603CE0">
        <w:rPr>
          <w:rFonts w:ascii="Times New Roman" w:hAnsi="Times New Roman"/>
          <w:color w:val="000000" w:themeColor="text1"/>
        </w:rPr>
        <w:t>S1.3</w:t>
      </w:r>
      <w:r w:rsidR="00BD2249" w:rsidRPr="00603CE0">
        <w:rPr>
          <w:rFonts w:ascii="Times New Roman" w:hAnsi="Times New Roman"/>
          <w:color w:val="000000" w:themeColor="text1"/>
        </w:rPr>
        <w:fldChar w:fldCharType="end"/>
      </w:r>
      <w:r w:rsidR="00BD2249" w:rsidRPr="00603CE0">
        <w:rPr>
          <w:rFonts w:ascii="Times New Roman" w:hAnsi="Times New Roman"/>
          <w:color w:val="000000" w:themeColor="text1"/>
        </w:rPr>
        <w:t>). Dashed vertical lines in panels indicate the ranges of the prior distributions</w:t>
      </w:r>
      <w:r w:rsidR="00E225B5" w:rsidRPr="00603CE0">
        <w:rPr>
          <w:rFonts w:ascii="Times New Roman" w:hAnsi="Times New Roman"/>
          <w:color w:val="000000" w:themeColor="text1"/>
        </w:rPr>
        <w:t xml:space="preserve"> for each parameter</w:t>
      </w:r>
      <w:r w:rsidR="00BD2249" w:rsidRPr="00603CE0">
        <w:rPr>
          <w:rFonts w:ascii="Times New Roman" w:hAnsi="Times New Roman"/>
          <w:color w:val="000000" w:themeColor="text1"/>
        </w:rPr>
        <w:t>.</w:t>
      </w:r>
    </w:p>
    <w:p w14:paraId="4EBC4E02" w14:textId="77777777" w:rsidR="0049701E" w:rsidRPr="00603CE0" w:rsidRDefault="0049701E">
      <w:pPr>
        <w:spacing w:after="160" w:line="259" w:lineRule="auto"/>
        <w:rPr>
          <w:color w:val="000000" w:themeColor="text1"/>
        </w:rPr>
      </w:pPr>
      <w:r w:rsidRPr="00603CE0">
        <w:rPr>
          <w:color w:val="000000" w:themeColor="text1"/>
        </w:rPr>
        <w:br w:type="page"/>
      </w:r>
    </w:p>
    <w:p w14:paraId="1D3A51F5" w14:textId="6EC6767B" w:rsidR="00265D8A" w:rsidRPr="00603CE0" w:rsidRDefault="00265D8A" w:rsidP="00265D8A">
      <w:pPr>
        <w:keepNext/>
        <w:rPr>
          <w:color w:val="000000" w:themeColor="text1"/>
        </w:rPr>
      </w:pPr>
      <w:r w:rsidRPr="00603CE0">
        <w:rPr>
          <w:noProof/>
          <w:color w:val="000000" w:themeColor="text1"/>
        </w:rPr>
        <w:lastRenderedPageBreak/>
        <w:drawing>
          <wp:inline distT="0" distB="0" distL="0" distR="0" wp14:anchorId="1989DFDF" wp14:editId="410E5A00">
            <wp:extent cx="5943600" cy="1821815"/>
            <wp:effectExtent l="0" t="0" r="0" b="0"/>
            <wp:docPr id="118162807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28078" name="Picture 1" descr="A graph with numbers and lines&#10;&#10;AI-generated content may be incorrect."/>
                    <pic:cNvPicPr/>
                  </pic:nvPicPr>
                  <pic:blipFill>
                    <a:blip r:embed="rId45"/>
                    <a:stretch>
                      <a:fillRect/>
                    </a:stretch>
                  </pic:blipFill>
                  <pic:spPr>
                    <a:xfrm>
                      <a:off x="0" y="0"/>
                      <a:ext cx="5943600" cy="1821815"/>
                    </a:xfrm>
                    <a:prstGeom prst="rect">
                      <a:avLst/>
                    </a:prstGeom>
                  </pic:spPr>
                </pic:pic>
              </a:graphicData>
            </a:graphic>
          </wp:inline>
        </w:drawing>
      </w:r>
    </w:p>
    <w:p w14:paraId="1DF5B497" w14:textId="1697F137" w:rsidR="00DF4EE0" w:rsidRPr="00603CE0" w:rsidRDefault="00265D8A" w:rsidP="00DF4EE0">
      <w:pPr>
        <w:pStyle w:val="Caption"/>
        <w:rPr>
          <w:rFonts w:ascii="Times New Roman" w:hAnsi="Times New Roman"/>
          <w:color w:val="000000" w:themeColor="text1"/>
        </w:rPr>
      </w:pPr>
      <w:bookmarkStart w:id="417" w:name="_Ref205469704"/>
      <w:r w:rsidRPr="00603CE0">
        <w:rPr>
          <w:color w:val="000000" w:themeColor="text1"/>
        </w:rPr>
        <w:t xml:space="preserve">Figure S </w:t>
      </w:r>
      <w:r w:rsidR="008B73CD" w:rsidRPr="00603CE0">
        <w:rPr>
          <w:color w:val="000000" w:themeColor="text1"/>
        </w:rPr>
        <w:fldChar w:fldCharType="begin"/>
      </w:r>
      <w:r w:rsidR="008B73CD" w:rsidRPr="00603CE0">
        <w:rPr>
          <w:color w:val="000000" w:themeColor="text1"/>
        </w:rPr>
        <w:instrText xml:space="preserve"> SEQ Figure_S \* ARABIC </w:instrText>
      </w:r>
      <w:r w:rsidR="008B73CD" w:rsidRPr="00603CE0">
        <w:rPr>
          <w:color w:val="000000" w:themeColor="text1"/>
        </w:rPr>
        <w:fldChar w:fldCharType="separate"/>
      </w:r>
      <w:r w:rsidR="008B73CD" w:rsidRPr="00603CE0">
        <w:rPr>
          <w:noProof/>
          <w:color w:val="000000" w:themeColor="text1"/>
        </w:rPr>
        <w:t>26</w:t>
      </w:r>
      <w:r w:rsidR="008B73CD" w:rsidRPr="00603CE0">
        <w:rPr>
          <w:noProof/>
          <w:color w:val="000000" w:themeColor="text1"/>
        </w:rPr>
        <w:fldChar w:fldCharType="end"/>
      </w:r>
      <w:bookmarkEnd w:id="417"/>
      <w:r w:rsidR="00DF4EE0" w:rsidRPr="00603CE0">
        <w:rPr>
          <w:color w:val="000000" w:themeColor="text1"/>
        </w:rPr>
        <w:t xml:space="preserve">. </w:t>
      </w:r>
      <w:r w:rsidR="00DF4EE0" w:rsidRPr="00603CE0">
        <w:rPr>
          <w:rFonts w:ascii="Times New Roman" w:hAnsi="Times New Roman"/>
          <w:color w:val="000000" w:themeColor="text1"/>
        </w:rPr>
        <w:t>Comparing calibration targets (shown in red) with simulated trajectories without AMR for 25 years</w:t>
      </w:r>
      <w:r w:rsidR="00BD2249" w:rsidRPr="00603CE0">
        <w:rPr>
          <w:rFonts w:ascii="Times New Roman" w:hAnsi="Times New Roman"/>
          <w:color w:val="000000" w:themeColor="text1"/>
        </w:rPr>
        <w:t>, with screening heterogeneity</w:t>
      </w:r>
      <w:r w:rsidR="00DF4EE0" w:rsidRPr="00603CE0">
        <w:rPr>
          <w:rFonts w:ascii="Times New Roman" w:hAnsi="Times New Roman"/>
          <w:color w:val="000000" w:themeColor="text1"/>
        </w:rPr>
        <w:t xml:space="preserve">. A) prevalence of infection. B) incidence of cases detected per 100,000. C) proportion of detected cases that present with symptoms. Darkness of the black lines relates to how frequently that trajectory was resampled, according to its likelihood when compared to the calibration target. Red dots indicate the observed value, and the red error bars indicate the confidence interval (see text for data sources). The grey region represents the calibration period. </w:t>
      </w:r>
    </w:p>
    <w:p w14:paraId="590B25A3" w14:textId="761DD5B3" w:rsidR="00265D8A" w:rsidRPr="00603CE0" w:rsidRDefault="00265D8A" w:rsidP="00265D8A">
      <w:pPr>
        <w:pStyle w:val="Caption"/>
        <w:rPr>
          <w:color w:val="000000" w:themeColor="text1"/>
        </w:rPr>
      </w:pPr>
    </w:p>
    <w:p w14:paraId="30D70C94" w14:textId="77777777" w:rsidR="00DD135A" w:rsidRPr="00603CE0" w:rsidRDefault="00DD135A" w:rsidP="00DD135A">
      <w:pPr>
        <w:rPr>
          <w:color w:val="000000" w:themeColor="text1"/>
        </w:rPr>
      </w:pPr>
    </w:p>
    <w:p w14:paraId="06AB3C98" w14:textId="77777777" w:rsidR="00DD135A" w:rsidRPr="00603CE0" w:rsidRDefault="00DD135A" w:rsidP="00DD135A">
      <w:pPr>
        <w:keepNext/>
        <w:rPr>
          <w:color w:val="000000" w:themeColor="text1"/>
        </w:rPr>
      </w:pPr>
      <w:r w:rsidRPr="00603CE0">
        <w:rPr>
          <w:noProof/>
          <w:color w:val="000000" w:themeColor="text1"/>
        </w:rPr>
        <w:drawing>
          <wp:inline distT="0" distB="0" distL="0" distR="0" wp14:anchorId="562636CB" wp14:editId="1F577130">
            <wp:extent cx="5943600" cy="1821815"/>
            <wp:effectExtent l="0" t="0" r="0" b="0"/>
            <wp:docPr id="1179691218" name="Picture 1" descr="A graph with black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91218" name="Picture 1" descr="A graph with black dots and white text&#10;&#10;AI-generated content may be incorrect."/>
                    <pic:cNvPicPr/>
                  </pic:nvPicPr>
                  <pic:blipFill>
                    <a:blip r:embed="rId46"/>
                    <a:stretch>
                      <a:fillRect/>
                    </a:stretch>
                  </pic:blipFill>
                  <pic:spPr>
                    <a:xfrm>
                      <a:off x="0" y="0"/>
                      <a:ext cx="5943600" cy="1821815"/>
                    </a:xfrm>
                    <a:prstGeom prst="rect">
                      <a:avLst/>
                    </a:prstGeom>
                  </pic:spPr>
                </pic:pic>
              </a:graphicData>
            </a:graphic>
          </wp:inline>
        </w:drawing>
      </w:r>
    </w:p>
    <w:p w14:paraId="3B53FAB4" w14:textId="15303B2B" w:rsidR="00DD135A" w:rsidRPr="00603CE0" w:rsidRDefault="00DD135A" w:rsidP="00DD135A">
      <w:pPr>
        <w:pStyle w:val="Caption"/>
        <w:rPr>
          <w:color w:val="000000" w:themeColor="text1"/>
        </w:rPr>
      </w:pPr>
      <w:bookmarkStart w:id="418" w:name="_Ref205469897"/>
      <w:r w:rsidRPr="00603CE0">
        <w:rPr>
          <w:color w:val="000000" w:themeColor="text1"/>
        </w:rPr>
        <w:t xml:space="preserve">Figure S </w:t>
      </w:r>
      <w:r w:rsidR="008B73CD" w:rsidRPr="00603CE0">
        <w:rPr>
          <w:color w:val="000000" w:themeColor="text1"/>
        </w:rPr>
        <w:fldChar w:fldCharType="begin"/>
      </w:r>
      <w:r w:rsidR="008B73CD" w:rsidRPr="00603CE0">
        <w:rPr>
          <w:color w:val="000000" w:themeColor="text1"/>
        </w:rPr>
        <w:instrText xml:space="preserve"> SEQ Figure_S \* ARABIC </w:instrText>
      </w:r>
      <w:r w:rsidR="008B73CD" w:rsidRPr="00603CE0">
        <w:rPr>
          <w:color w:val="000000" w:themeColor="text1"/>
        </w:rPr>
        <w:fldChar w:fldCharType="separate"/>
      </w:r>
      <w:r w:rsidR="008B73CD" w:rsidRPr="00603CE0">
        <w:rPr>
          <w:noProof/>
          <w:color w:val="000000" w:themeColor="text1"/>
        </w:rPr>
        <w:t>27</w:t>
      </w:r>
      <w:r w:rsidR="008B73CD" w:rsidRPr="00603CE0">
        <w:rPr>
          <w:noProof/>
          <w:color w:val="000000" w:themeColor="text1"/>
        </w:rPr>
        <w:fldChar w:fldCharType="end"/>
      </w:r>
      <w:bookmarkEnd w:id="418"/>
      <w:r w:rsidR="00E225B5" w:rsidRPr="00603CE0">
        <w:rPr>
          <w:color w:val="000000" w:themeColor="text1"/>
        </w:rPr>
        <w:t xml:space="preserve">. </w:t>
      </w:r>
      <w:r w:rsidR="00E225B5" w:rsidRPr="00603CE0">
        <w:rPr>
          <w:rFonts w:ascii="Times New Roman" w:hAnsi="Times New Roman"/>
          <w:color w:val="000000" w:themeColor="text1"/>
        </w:rPr>
        <w:t>Cumulative outcomes for the four mitigation strategies, beginning at the end of the calibration period and continuing to the end of each simulation</w:t>
      </w:r>
      <w:r w:rsidR="004061F0" w:rsidRPr="00603CE0">
        <w:rPr>
          <w:rFonts w:ascii="Times New Roman" w:hAnsi="Times New Roman"/>
          <w:color w:val="000000" w:themeColor="text1"/>
        </w:rPr>
        <w:t>, with screening heterogeneity</w:t>
      </w:r>
      <w:r w:rsidR="00E225B5" w:rsidRPr="00603CE0">
        <w:rPr>
          <w:rFonts w:ascii="Times New Roman" w:hAnsi="Times New Roman"/>
          <w:color w:val="000000" w:themeColor="text1"/>
        </w:rPr>
        <w:t>. Dot indicates the mean model prediction; line corresponds to the 95% uncertainty interval (i.e., extending from the 2.5% quantile to the 97.5% quantile). A) total disease incidence, including both detected and undetected cases. B) percentage of treatment attempts that resulted in treatment failure for drugs A, B, and X. C) count of treatments with ertapenem.</w:t>
      </w:r>
    </w:p>
    <w:p w14:paraId="7273DD18" w14:textId="77777777" w:rsidR="0063548C" w:rsidRPr="00603CE0" w:rsidRDefault="0063548C" w:rsidP="0063548C">
      <w:pPr>
        <w:keepNext/>
        <w:rPr>
          <w:color w:val="000000" w:themeColor="text1"/>
        </w:rPr>
      </w:pPr>
      <w:r w:rsidRPr="00603CE0">
        <w:rPr>
          <w:noProof/>
          <w:color w:val="000000" w:themeColor="text1"/>
        </w:rPr>
        <w:lastRenderedPageBreak/>
        <w:drawing>
          <wp:inline distT="0" distB="0" distL="0" distR="0" wp14:anchorId="5B5A4438" wp14:editId="2711CD62">
            <wp:extent cx="5943600" cy="7599680"/>
            <wp:effectExtent l="0" t="0" r="0" b="0"/>
            <wp:docPr id="2010381966"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81966" name="Picture 1" descr="A collage of graphs&#10;&#10;AI-generated content may be incorrect."/>
                    <pic:cNvPicPr/>
                  </pic:nvPicPr>
                  <pic:blipFill>
                    <a:blip r:embed="rId47"/>
                    <a:stretch>
                      <a:fillRect/>
                    </a:stretch>
                  </pic:blipFill>
                  <pic:spPr>
                    <a:xfrm>
                      <a:off x="0" y="0"/>
                      <a:ext cx="5943600" cy="7599680"/>
                    </a:xfrm>
                    <a:prstGeom prst="rect">
                      <a:avLst/>
                    </a:prstGeom>
                  </pic:spPr>
                </pic:pic>
              </a:graphicData>
            </a:graphic>
          </wp:inline>
        </w:drawing>
      </w:r>
    </w:p>
    <w:p w14:paraId="080428E0" w14:textId="62FCD4A8" w:rsidR="00DD135A" w:rsidRPr="00603CE0" w:rsidRDefault="0063548C" w:rsidP="0063548C">
      <w:pPr>
        <w:pStyle w:val="Caption"/>
        <w:rPr>
          <w:color w:val="000000" w:themeColor="text1"/>
        </w:rPr>
      </w:pPr>
      <w:bookmarkStart w:id="419" w:name="_Ref205470214"/>
      <w:r w:rsidRPr="00603CE0">
        <w:rPr>
          <w:color w:val="000000" w:themeColor="text1"/>
        </w:rPr>
        <w:t xml:space="preserve">Figure S </w:t>
      </w:r>
      <w:r w:rsidR="008B73CD" w:rsidRPr="00603CE0">
        <w:rPr>
          <w:color w:val="000000" w:themeColor="text1"/>
        </w:rPr>
        <w:fldChar w:fldCharType="begin"/>
      </w:r>
      <w:r w:rsidR="008B73CD" w:rsidRPr="00603CE0">
        <w:rPr>
          <w:color w:val="000000" w:themeColor="text1"/>
        </w:rPr>
        <w:instrText xml:space="preserve"> SEQ Figure_S \* ARABIC </w:instrText>
      </w:r>
      <w:r w:rsidR="008B73CD" w:rsidRPr="00603CE0">
        <w:rPr>
          <w:color w:val="000000" w:themeColor="text1"/>
        </w:rPr>
        <w:fldChar w:fldCharType="separate"/>
      </w:r>
      <w:r w:rsidR="008B73CD" w:rsidRPr="00603CE0">
        <w:rPr>
          <w:noProof/>
          <w:color w:val="000000" w:themeColor="text1"/>
        </w:rPr>
        <w:t>28</w:t>
      </w:r>
      <w:r w:rsidR="008B73CD" w:rsidRPr="00603CE0">
        <w:rPr>
          <w:noProof/>
          <w:color w:val="000000" w:themeColor="text1"/>
        </w:rPr>
        <w:fldChar w:fldCharType="end"/>
      </w:r>
      <w:bookmarkEnd w:id="419"/>
    </w:p>
    <w:p w14:paraId="13CD31CC" w14:textId="77777777" w:rsidR="008B73CD" w:rsidRPr="00603CE0" w:rsidRDefault="008B73CD" w:rsidP="008B73CD">
      <w:pPr>
        <w:keepNext/>
        <w:rPr>
          <w:color w:val="000000" w:themeColor="text1"/>
        </w:rPr>
      </w:pPr>
      <w:r w:rsidRPr="00603CE0">
        <w:rPr>
          <w:noProof/>
          <w:color w:val="000000" w:themeColor="text1"/>
        </w:rPr>
        <w:lastRenderedPageBreak/>
        <w:drawing>
          <wp:inline distT="0" distB="0" distL="0" distR="0" wp14:anchorId="014BB60D" wp14:editId="59CCF301">
            <wp:extent cx="3962400" cy="3860800"/>
            <wp:effectExtent l="0" t="0" r="0" b="0"/>
            <wp:docPr id="306031209" name="Picture 1"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31209" name="Picture 1" descr="A graph with colored dots&#10;&#10;AI-generated content may be incorrect."/>
                    <pic:cNvPicPr/>
                  </pic:nvPicPr>
                  <pic:blipFill>
                    <a:blip r:embed="rId48"/>
                    <a:stretch>
                      <a:fillRect/>
                    </a:stretch>
                  </pic:blipFill>
                  <pic:spPr>
                    <a:xfrm>
                      <a:off x="0" y="0"/>
                      <a:ext cx="3962400" cy="3860800"/>
                    </a:xfrm>
                    <a:prstGeom prst="rect">
                      <a:avLst/>
                    </a:prstGeom>
                  </pic:spPr>
                </pic:pic>
              </a:graphicData>
            </a:graphic>
          </wp:inline>
        </w:drawing>
      </w:r>
    </w:p>
    <w:p w14:paraId="6CC216BA" w14:textId="046FC593" w:rsidR="0063548C" w:rsidRPr="00603CE0" w:rsidRDefault="008B73CD" w:rsidP="008B73CD">
      <w:pPr>
        <w:pStyle w:val="Caption"/>
        <w:rPr>
          <w:color w:val="000000" w:themeColor="text1"/>
        </w:rPr>
      </w:pPr>
      <w:r w:rsidRPr="00603CE0">
        <w:rPr>
          <w:color w:val="000000" w:themeColor="text1"/>
        </w:rPr>
        <w:t xml:space="preserve">Figure S </w:t>
      </w:r>
      <w:r w:rsidRPr="00603CE0">
        <w:rPr>
          <w:color w:val="000000" w:themeColor="text1"/>
        </w:rPr>
        <w:fldChar w:fldCharType="begin"/>
      </w:r>
      <w:r w:rsidRPr="00603CE0">
        <w:rPr>
          <w:color w:val="000000" w:themeColor="text1"/>
        </w:rPr>
        <w:instrText xml:space="preserve"> SEQ Figure_S \* ARABIC </w:instrText>
      </w:r>
      <w:r w:rsidRPr="00603CE0">
        <w:rPr>
          <w:color w:val="000000" w:themeColor="text1"/>
        </w:rPr>
        <w:fldChar w:fldCharType="separate"/>
      </w:r>
      <w:r w:rsidRPr="00603CE0">
        <w:rPr>
          <w:noProof/>
          <w:color w:val="000000" w:themeColor="text1"/>
        </w:rPr>
        <w:t>29</w:t>
      </w:r>
      <w:r w:rsidRPr="00603CE0">
        <w:rPr>
          <w:noProof/>
          <w:color w:val="000000" w:themeColor="text1"/>
        </w:rPr>
        <w:fldChar w:fldCharType="end"/>
      </w:r>
    </w:p>
    <w:p w14:paraId="0E1BF628" w14:textId="77777777" w:rsidR="00DD135A" w:rsidRPr="00603CE0" w:rsidRDefault="00DD135A" w:rsidP="00DD135A">
      <w:pPr>
        <w:rPr>
          <w:color w:val="000000" w:themeColor="text1"/>
        </w:rPr>
      </w:pPr>
    </w:p>
    <w:p w14:paraId="39540001" w14:textId="3F18CDDE" w:rsidR="00631528" w:rsidRPr="00603CE0" w:rsidRDefault="00631528" w:rsidP="00631528">
      <w:pPr>
        <w:pStyle w:val="Caption"/>
        <w:keepNext/>
        <w:rPr>
          <w:color w:val="000000" w:themeColor="text1"/>
        </w:rPr>
      </w:pPr>
      <w:r w:rsidRPr="00603CE0">
        <w:rPr>
          <w:color w:val="000000" w:themeColor="text1"/>
        </w:rPr>
        <w:t xml:space="preserve">Table S </w:t>
      </w:r>
      <w:r w:rsidRPr="00603CE0">
        <w:rPr>
          <w:color w:val="000000" w:themeColor="text1"/>
        </w:rPr>
        <w:fldChar w:fldCharType="begin"/>
      </w:r>
      <w:r w:rsidRPr="00603CE0">
        <w:rPr>
          <w:color w:val="000000" w:themeColor="text1"/>
        </w:rPr>
        <w:instrText xml:space="preserve"> SEQ Table_S \* ARABIC </w:instrText>
      </w:r>
      <w:r w:rsidRPr="00603CE0">
        <w:rPr>
          <w:color w:val="000000" w:themeColor="text1"/>
        </w:rPr>
        <w:fldChar w:fldCharType="separate"/>
      </w:r>
      <w:r w:rsidRPr="00603CE0">
        <w:rPr>
          <w:noProof/>
          <w:color w:val="000000" w:themeColor="text1"/>
        </w:rPr>
        <w:t>9</w:t>
      </w:r>
      <w:r w:rsidRPr="00603CE0">
        <w:rPr>
          <w:noProof/>
          <w:color w:val="000000" w:themeColor="text1"/>
        </w:rPr>
        <w:fldChar w:fldCharType="end"/>
      </w:r>
      <w:r w:rsidR="00451994" w:rsidRPr="00603CE0">
        <w:rPr>
          <w:color w:val="000000" w:themeColor="text1"/>
        </w:rPr>
        <w:t>.</w:t>
      </w:r>
      <w:r w:rsidR="00451994" w:rsidRPr="00603CE0">
        <w:rPr>
          <w:rFonts w:ascii="Times New Roman" w:hAnsi="Times New Roman"/>
          <w:color w:val="000000" w:themeColor="text1"/>
        </w:rPr>
        <w:t xml:space="preserve"> Mean cumulative results (uncertainty intervals) of four measures of gonorrhea burden</w:t>
      </w:r>
      <w:r w:rsidR="00DF4EE0" w:rsidRPr="00603CE0">
        <w:rPr>
          <w:rFonts w:ascii="Times New Roman" w:hAnsi="Times New Roman"/>
          <w:color w:val="000000" w:themeColor="text1"/>
        </w:rPr>
        <w:t>, with screening heterogeneity</w:t>
      </w:r>
      <w:r w:rsidR="00451994" w:rsidRPr="00603CE0">
        <w:rPr>
          <w:rFonts w:ascii="Times New Roman" w:hAnsi="Times New Roman"/>
          <w:color w:val="000000" w:themeColor="text1"/>
        </w:rPr>
        <w:t>: gonorrhea incidence, antimicrobial-resistant (AMR) gonorrhea incidence, treatment failure rate, and total count of treatments with ertapenem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3" w:type="dxa"/>
          <w:left w:w="58" w:type="dxa"/>
          <w:bottom w:w="43" w:type="dxa"/>
          <w:right w:w="58" w:type="dxa"/>
        </w:tblCellMar>
        <w:tblLook w:val="04A0" w:firstRow="1" w:lastRow="0" w:firstColumn="1" w:lastColumn="0" w:noHBand="0" w:noVBand="1"/>
      </w:tblPr>
      <w:tblGrid>
        <w:gridCol w:w="3060"/>
        <w:gridCol w:w="1551"/>
        <w:gridCol w:w="1551"/>
        <w:gridCol w:w="1551"/>
        <w:gridCol w:w="1552"/>
      </w:tblGrid>
      <w:tr w:rsidR="00603CE0" w:rsidRPr="00603CE0" w14:paraId="515253A5" w14:textId="77777777" w:rsidTr="000A1685">
        <w:tc>
          <w:tcPr>
            <w:tcW w:w="3060" w:type="dxa"/>
            <w:tcBorders>
              <w:top w:val="single" w:sz="4" w:space="0" w:color="auto"/>
              <w:bottom w:val="single" w:sz="4" w:space="0" w:color="auto"/>
            </w:tcBorders>
          </w:tcPr>
          <w:p w14:paraId="686F7F91" w14:textId="77777777" w:rsidR="004004F5" w:rsidRPr="00603CE0" w:rsidRDefault="004004F5" w:rsidP="000A1685">
            <w:pPr>
              <w:spacing w:after="0" w:line="240" w:lineRule="auto"/>
              <w:rPr>
                <w:rFonts w:ascii="Times New Roman" w:hAnsi="Times New Roman"/>
                <w:b/>
                <w:color w:val="000000" w:themeColor="text1"/>
                <w:sz w:val="20"/>
              </w:rPr>
            </w:pPr>
          </w:p>
        </w:tc>
        <w:tc>
          <w:tcPr>
            <w:tcW w:w="1551" w:type="dxa"/>
            <w:tcBorders>
              <w:top w:val="single" w:sz="4" w:space="0" w:color="auto"/>
              <w:bottom w:val="single" w:sz="4" w:space="0" w:color="auto"/>
            </w:tcBorders>
          </w:tcPr>
          <w:p w14:paraId="187DC6CE" w14:textId="77777777" w:rsidR="004004F5" w:rsidRPr="00603CE0" w:rsidRDefault="004004F5" w:rsidP="000A168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GISP*</w:t>
            </w:r>
          </w:p>
        </w:tc>
        <w:tc>
          <w:tcPr>
            <w:tcW w:w="1551" w:type="dxa"/>
            <w:tcBorders>
              <w:top w:val="single" w:sz="4" w:space="0" w:color="auto"/>
              <w:bottom w:val="single" w:sz="4" w:space="0" w:color="auto"/>
            </w:tcBorders>
          </w:tcPr>
          <w:p w14:paraId="2C407A3E" w14:textId="77777777" w:rsidR="004004F5" w:rsidRPr="00603CE0" w:rsidRDefault="004004F5" w:rsidP="000A168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Randomized</w:t>
            </w:r>
          </w:p>
          <w:p w14:paraId="409E7936" w14:textId="0D54460C" w:rsidR="004004F5" w:rsidRPr="00603CE0" w:rsidRDefault="004004F5" w:rsidP="000A168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Treatment (RT)†</w:t>
            </w:r>
          </w:p>
        </w:tc>
        <w:tc>
          <w:tcPr>
            <w:tcW w:w="1551" w:type="dxa"/>
            <w:tcBorders>
              <w:top w:val="single" w:sz="4" w:space="0" w:color="auto"/>
              <w:bottom w:val="single" w:sz="4" w:space="0" w:color="auto"/>
            </w:tcBorders>
          </w:tcPr>
          <w:p w14:paraId="1A9CDA8C" w14:textId="77777777" w:rsidR="004004F5" w:rsidRPr="00603CE0" w:rsidRDefault="004004F5" w:rsidP="000A168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Test of Cure</w:t>
            </w:r>
          </w:p>
          <w:p w14:paraId="0E78DCBE" w14:textId="519E7865" w:rsidR="004004F5" w:rsidRPr="00603CE0" w:rsidRDefault="004004F5" w:rsidP="000A168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(TOC)‡</w:t>
            </w:r>
          </w:p>
        </w:tc>
        <w:tc>
          <w:tcPr>
            <w:tcW w:w="1552" w:type="dxa"/>
            <w:tcBorders>
              <w:top w:val="single" w:sz="4" w:space="0" w:color="auto"/>
              <w:bottom w:val="single" w:sz="4" w:space="0" w:color="auto"/>
            </w:tcBorders>
          </w:tcPr>
          <w:p w14:paraId="4DB91B1F" w14:textId="77777777" w:rsidR="004004F5" w:rsidRPr="00603CE0" w:rsidRDefault="004004F5" w:rsidP="000A168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Combo§</w:t>
            </w:r>
          </w:p>
        </w:tc>
      </w:tr>
      <w:tr w:rsidR="00603CE0" w:rsidRPr="00603CE0" w14:paraId="21CFBBF5" w14:textId="77777777" w:rsidTr="000A1685">
        <w:tc>
          <w:tcPr>
            <w:tcW w:w="3060" w:type="dxa"/>
            <w:tcBorders>
              <w:top w:val="single" w:sz="4" w:space="0" w:color="auto"/>
              <w:bottom w:val="dashSmallGap" w:sz="4" w:space="0" w:color="auto"/>
            </w:tcBorders>
          </w:tcPr>
          <w:p w14:paraId="5E5FC38C" w14:textId="77777777" w:rsidR="004004F5" w:rsidRPr="00603CE0" w:rsidRDefault="004004F5" w:rsidP="000A1685">
            <w:pPr>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Cumulative incidence of gonorrhea over 20 years</w:t>
            </w:r>
          </w:p>
        </w:tc>
        <w:tc>
          <w:tcPr>
            <w:tcW w:w="1551" w:type="dxa"/>
            <w:tcBorders>
              <w:top w:val="single" w:sz="4" w:space="0" w:color="auto"/>
              <w:bottom w:val="dashSmallGap" w:sz="4" w:space="0" w:color="auto"/>
            </w:tcBorders>
          </w:tcPr>
          <w:p w14:paraId="1ADDAD33" w14:textId="19654E1E" w:rsidR="004004F5" w:rsidRPr="00603CE0" w:rsidRDefault="009D003D"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690</w:t>
            </w:r>
            <w:r w:rsidR="00B939D6" w:rsidRPr="00603CE0">
              <w:rPr>
                <w:rFonts w:ascii="Times New Roman" w:hAnsi="Times New Roman"/>
                <w:color w:val="000000" w:themeColor="text1"/>
                <w:sz w:val="20"/>
              </w:rPr>
              <w:t>,</w:t>
            </w:r>
            <w:r w:rsidRPr="00603CE0">
              <w:rPr>
                <w:rFonts w:ascii="Times New Roman" w:hAnsi="Times New Roman"/>
                <w:color w:val="000000" w:themeColor="text1"/>
                <w:sz w:val="20"/>
              </w:rPr>
              <w:t>89</w:t>
            </w:r>
            <w:r w:rsidR="00B939D6" w:rsidRPr="00603CE0">
              <w:rPr>
                <w:rFonts w:ascii="Times New Roman" w:hAnsi="Times New Roman"/>
                <w:color w:val="000000" w:themeColor="text1"/>
                <w:sz w:val="20"/>
              </w:rPr>
              <w:t>8</w:t>
            </w:r>
          </w:p>
          <w:p w14:paraId="454A411D" w14:textId="254C54FB" w:rsidR="004004F5"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B939D6" w:rsidRPr="00603CE0">
              <w:rPr>
                <w:rFonts w:ascii="Times New Roman" w:hAnsi="Times New Roman"/>
                <w:color w:val="000000" w:themeColor="text1"/>
                <w:sz w:val="20"/>
              </w:rPr>
              <w:t>473,044</w:t>
            </w:r>
            <w:r w:rsidRPr="00603CE0">
              <w:rPr>
                <w:rFonts w:ascii="Times New Roman" w:hAnsi="Times New Roman"/>
                <w:color w:val="000000" w:themeColor="text1"/>
                <w:sz w:val="20"/>
              </w:rPr>
              <w:t xml:space="preserve">, </w:t>
            </w:r>
            <w:r w:rsidR="00B939D6" w:rsidRPr="00603CE0">
              <w:rPr>
                <w:rFonts w:ascii="Times New Roman" w:hAnsi="Times New Roman"/>
                <w:color w:val="000000" w:themeColor="text1"/>
                <w:sz w:val="20"/>
              </w:rPr>
              <w:t>1,183,579</w:t>
            </w:r>
            <w:r w:rsidRPr="00603CE0">
              <w:rPr>
                <w:rFonts w:ascii="Times New Roman" w:hAnsi="Times New Roman"/>
                <w:color w:val="000000" w:themeColor="text1"/>
                <w:sz w:val="20"/>
              </w:rPr>
              <w:t>)</w:t>
            </w:r>
          </w:p>
        </w:tc>
        <w:tc>
          <w:tcPr>
            <w:tcW w:w="1551" w:type="dxa"/>
            <w:tcBorders>
              <w:top w:val="single" w:sz="4" w:space="0" w:color="auto"/>
              <w:bottom w:val="dashSmallGap" w:sz="4" w:space="0" w:color="auto"/>
            </w:tcBorders>
          </w:tcPr>
          <w:p w14:paraId="0D00B788" w14:textId="123B89A8" w:rsidR="00631528" w:rsidRPr="00603CE0" w:rsidRDefault="00903B11"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785,666</w:t>
            </w:r>
          </w:p>
          <w:p w14:paraId="3524B227" w14:textId="31B58027" w:rsidR="004004F5"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903B11" w:rsidRPr="00603CE0">
              <w:rPr>
                <w:rFonts w:ascii="Times New Roman" w:hAnsi="Times New Roman"/>
                <w:color w:val="000000" w:themeColor="text1"/>
                <w:sz w:val="20"/>
              </w:rPr>
              <w:t>502</w:t>
            </w:r>
            <w:r w:rsidR="006A5EEE" w:rsidRPr="00603CE0">
              <w:rPr>
                <w:rFonts w:ascii="Times New Roman" w:hAnsi="Times New Roman"/>
                <w:color w:val="000000" w:themeColor="text1"/>
                <w:sz w:val="20"/>
              </w:rPr>
              <w:t>,</w:t>
            </w:r>
            <w:r w:rsidR="00903B11" w:rsidRPr="00603CE0">
              <w:rPr>
                <w:rFonts w:ascii="Times New Roman" w:hAnsi="Times New Roman"/>
                <w:color w:val="000000" w:themeColor="text1"/>
                <w:sz w:val="20"/>
              </w:rPr>
              <w:t>500</w:t>
            </w:r>
            <w:r w:rsidRPr="00603CE0">
              <w:rPr>
                <w:rFonts w:ascii="Times New Roman" w:hAnsi="Times New Roman"/>
                <w:color w:val="000000" w:themeColor="text1"/>
                <w:sz w:val="20"/>
              </w:rPr>
              <w:t xml:space="preserve">, </w:t>
            </w:r>
            <w:r w:rsidR="00903B11" w:rsidRPr="00603CE0">
              <w:rPr>
                <w:rFonts w:ascii="Times New Roman" w:hAnsi="Times New Roman"/>
                <w:color w:val="000000" w:themeColor="text1"/>
                <w:sz w:val="20"/>
              </w:rPr>
              <w:t>1</w:t>
            </w:r>
            <w:r w:rsidR="006A5EEE" w:rsidRPr="00603CE0">
              <w:rPr>
                <w:rFonts w:ascii="Times New Roman" w:hAnsi="Times New Roman"/>
                <w:color w:val="000000" w:themeColor="text1"/>
                <w:sz w:val="20"/>
              </w:rPr>
              <w:t>,</w:t>
            </w:r>
            <w:r w:rsidR="00903B11" w:rsidRPr="00603CE0">
              <w:rPr>
                <w:rFonts w:ascii="Times New Roman" w:hAnsi="Times New Roman"/>
                <w:color w:val="000000" w:themeColor="text1"/>
                <w:sz w:val="20"/>
              </w:rPr>
              <w:t>301</w:t>
            </w:r>
            <w:r w:rsidR="006A5EEE" w:rsidRPr="00603CE0">
              <w:rPr>
                <w:rFonts w:ascii="Times New Roman" w:hAnsi="Times New Roman"/>
                <w:color w:val="000000" w:themeColor="text1"/>
                <w:sz w:val="20"/>
              </w:rPr>
              <w:t>,</w:t>
            </w:r>
            <w:r w:rsidR="00903B11" w:rsidRPr="00603CE0">
              <w:rPr>
                <w:rFonts w:ascii="Times New Roman" w:hAnsi="Times New Roman"/>
                <w:color w:val="000000" w:themeColor="text1"/>
                <w:sz w:val="20"/>
              </w:rPr>
              <w:t>123</w:t>
            </w:r>
            <w:r w:rsidRPr="00603CE0">
              <w:rPr>
                <w:rFonts w:ascii="Times New Roman" w:hAnsi="Times New Roman"/>
                <w:color w:val="000000" w:themeColor="text1"/>
                <w:sz w:val="20"/>
              </w:rPr>
              <w:t>)</w:t>
            </w:r>
          </w:p>
        </w:tc>
        <w:tc>
          <w:tcPr>
            <w:tcW w:w="1551" w:type="dxa"/>
            <w:tcBorders>
              <w:top w:val="single" w:sz="4" w:space="0" w:color="auto"/>
              <w:bottom w:val="dashSmallGap" w:sz="4" w:space="0" w:color="auto"/>
            </w:tcBorders>
          </w:tcPr>
          <w:p w14:paraId="411A7280" w14:textId="1B0231A3" w:rsidR="00631528" w:rsidRPr="00603CE0" w:rsidRDefault="003E0721"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846</w:t>
            </w:r>
            <w:r w:rsidR="006A5EEE" w:rsidRPr="00603CE0">
              <w:rPr>
                <w:rFonts w:ascii="Times New Roman" w:hAnsi="Times New Roman"/>
                <w:color w:val="000000" w:themeColor="text1"/>
                <w:sz w:val="20"/>
              </w:rPr>
              <w:t>,</w:t>
            </w:r>
            <w:r w:rsidRPr="00603CE0">
              <w:rPr>
                <w:rFonts w:ascii="Times New Roman" w:hAnsi="Times New Roman"/>
                <w:color w:val="000000" w:themeColor="text1"/>
                <w:sz w:val="20"/>
              </w:rPr>
              <w:t>594</w:t>
            </w:r>
          </w:p>
          <w:p w14:paraId="555297D9" w14:textId="537234A0" w:rsidR="004004F5"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3E0721" w:rsidRPr="00603CE0">
              <w:rPr>
                <w:rFonts w:ascii="Times New Roman" w:hAnsi="Times New Roman"/>
                <w:color w:val="000000" w:themeColor="text1"/>
                <w:sz w:val="20"/>
              </w:rPr>
              <w:t>532</w:t>
            </w:r>
            <w:r w:rsidR="006A5EEE" w:rsidRPr="00603CE0">
              <w:rPr>
                <w:rFonts w:ascii="Times New Roman" w:hAnsi="Times New Roman"/>
                <w:color w:val="000000" w:themeColor="text1"/>
                <w:sz w:val="20"/>
              </w:rPr>
              <w:t>,</w:t>
            </w:r>
            <w:r w:rsidR="003E0721" w:rsidRPr="00603CE0">
              <w:rPr>
                <w:rFonts w:ascii="Times New Roman" w:hAnsi="Times New Roman"/>
                <w:color w:val="000000" w:themeColor="text1"/>
                <w:sz w:val="20"/>
              </w:rPr>
              <w:t>324</w:t>
            </w:r>
            <w:r w:rsidRPr="00603CE0">
              <w:rPr>
                <w:rFonts w:ascii="Times New Roman" w:hAnsi="Times New Roman"/>
                <w:color w:val="000000" w:themeColor="text1"/>
                <w:sz w:val="20"/>
              </w:rPr>
              <w:t xml:space="preserve">, </w:t>
            </w:r>
            <w:r w:rsidR="003E0721" w:rsidRPr="00603CE0">
              <w:rPr>
                <w:rFonts w:ascii="Times New Roman" w:hAnsi="Times New Roman"/>
                <w:color w:val="000000" w:themeColor="text1"/>
                <w:sz w:val="20"/>
              </w:rPr>
              <w:t>1</w:t>
            </w:r>
            <w:r w:rsidR="006A5EEE" w:rsidRPr="00603CE0">
              <w:rPr>
                <w:rFonts w:ascii="Times New Roman" w:hAnsi="Times New Roman"/>
                <w:color w:val="000000" w:themeColor="text1"/>
                <w:sz w:val="20"/>
              </w:rPr>
              <w:t>,</w:t>
            </w:r>
            <w:r w:rsidR="003E0721" w:rsidRPr="00603CE0">
              <w:rPr>
                <w:rFonts w:ascii="Times New Roman" w:hAnsi="Times New Roman"/>
                <w:color w:val="000000" w:themeColor="text1"/>
                <w:sz w:val="20"/>
              </w:rPr>
              <w:t>339</w:t>
            </w:r>
            <w:r w:rsidR="006A5EEE" w:rsidRPr="00603CE0">
              <w:rPr>
                <w:rFonts w:ascii="Times New Roman" w:hAnsi="Times New Roman"/>
                <w:color w:val="000000" w:themeColor="text1"/>
                <w:sz w:val="20"/>
              </w:rPr>
              <w:t>,</w:t>
            </w:r>
            <w:r w:rsidR="003E0721" w:rsidRPr="00603CE0">
              <w:rPr>
                <w:rFonts w:ascii="Times New Roman" w:hAnsi="Times New Roman"/>
                <w:color w:val="000000" w:themeColor="text1"/>
                <w:sz w:val="20"/>
              </w:rPr>
              <w:t>187</w:t>
            </w:r>
            <w:r w:rsidRPr="00603CE0">
              <w:rPr>
                <w:rFonts w:ascii="Times New Roman" w:hAnsi="Times New Roman"/>
                <w:color w:val="000000" w:themeColor="text1"/>
                <w:sz w:val="20"/>
              </w:rPr>
              <w:t>)</w:t>
            </w:r>
          </w:p>
        </w:tc>
        <w:tc>
          <w:tcPr>
            <w:tcW w:w="1552" w:type="dxa"/>
            <w:tcBorders>
              <w:top w:val="single" w:sz="4" w:space="0" w:color="auto"/>
              <w:bottom w:val="dashSmallGap" w:sz="4" w:space="0" w:color="auto"/>
            </w:tcBorders>
          </w:tcPr>
          <w:p w14:paraId="02615A2E" w14:textId="5F59BB7C" w:rsidR="00631528" w:rsidRPr="00603CE0" w:rsidRDefault="003E0721"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815</w:t>
            </w:r>
            <w:r w:rsidR="006A5EEE" w:rsidRPr="00603CE0">
              <w:rPr>
                <w:rFonts w:ascii="Times New Roman" w:hAnsi="Times New Roman"/>
                <w:color w:val="000000" w:themeColor="text1"/>
                <w:sz w:val="20"/>
              </w:rPr>
              <w:t>,</w:t>
            </w:r>
            <w:r w:rsidRPr="00603CE0">
              <w:rPr>
                <w:rFonts w:ascii="Times New Roman" w:hAnsi="Times New Roman"/>
                <w:color w:val="000000" w:themeColor="text1"/>
                <w:sz w:val="20"/>
              </w:rPr>
              <w:t>611</w:t>
            </w:r>
          </w:p>
          <w:p w14:paraId="57D5028D" w14:textId="1A3E84F5" w:rsidR="004004F5"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6A5EEE" w:rsidRPr="00603CE0">
              <w:rPr>
                <w:rFonts w:ascii="Times New Roman" w:hAnsi="Times New Roman"/>
                <w:color w:val="000000" w:themeColor="text1"/>
                <w:sz w:val="20"/>
              </w:rPr>
              <w:t>521,133</w:t>
            </w:r>
            <w:r w:rsidRPr="00603CE0">
              <w:rPr>
                <w:rFonts w:ascii="Times New Roman" w:hAnsi="Times New Roman"/>
                <w:color w:val="000000" w:themeColor="text1"/>
                <w:sz w:val="20"/>
              </w:rPr>
              <w:t xml:space="preserve">, </w:t>
            </w:r>
            <w:r w:rsidR="006A5EEE" w:rsidRPr="00603CE0">
              <w:rPr>
                <w:rFonts w:ascii="Times New Roman" w:hAnsi="Times New Roman"/>
                <w:color w:val="000000" w:themeColor="text1"/>
                <w:sz w:val="20"/>
              </w:rPr>
              <w:t>1,241,721</w:t>
            </w:r>
            <w:r w:rsidRPr="00603CE0">
              <w:rPr>
                <w:rFonts w:ascii="Times New Roman" w:hAnsi="Times New Roman"/>
                <w:color w:val="000000" w:themeColor="text1"/>
                <w:sz w:val="20"/>
              </w:rPr>
              <w:t>)</w:t>
            </w:r>
          </w:p>
        </w:tc>
      </w:tr>
      <w:tr w:rsidR="00603CE0" w:rsidRPr="00603CE0" w14:paraId="340CFDDF" w14:textId="77777777" w:rsidTr="000A1685">
        <w:tc>
          <w:tcPr>
            <w:tcW w:w="3060" w:type="dxa"/>
            <w:tcBorders>
              <w:top w:val="dashSmallGap" w:sz="4" w:space="0" w:color="auto"/>
              <w:bottom w:val="dashSmallGap" w:sz="4" w:space="0" w:color="auto"/>
            </w:tcBorders>
          </w:tcPr>
          <w:p w14:paraId="396A6C96" w14:textId="77777777" w:rsidR="004004F5" w:rsidRPr="00603CE0" w:rsidRDefault="004004F5" w:rsidP="000A1685">
            <w:pPr>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Cumulative incidence of AMR gonorrhea over 20 years</w:t>
            </w:r>
          </w:p>
        </w:tc>
        <w:tc>
          <w:tcPr>
            <w:tcW w:w="1551" w:type="dxa"/>
            <w:tcBorders>
              <w:top w:val="dashSmallGap" w:sz="4" w:space="0" w:color="auto"/>
              <w:bottom w:val="dashSmallGap" w:sz="4" w:space="0" w:color="auto"/>
            </w:tcBorders>
          </w:tcPr>
          <w:p w14:paraId="25DA061E" w14:textId="02D96177" w:rsidR="00631528" w:rsidRPr="00603CE0" w:rsidRDefault="002A17E0"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72</w:t>
            </w:r>
            <w:r w:rsidR="00AD42BD" w:rsidRPr="00603CE0">
              <w:rPr>
                <w:rFonts w:ascii="Times New Roman" w:hAnsi="Times New Roman"/>
                <w:color w:val="000000" w:themeColor="text1"/>
                <w:sz w:val="20"/>
              </w:rPr>
              <w:t>,</w:t>
            </w:r>
            <w:r w:rsidRPr="00603CE0">
              <w:rPr>
                <w:rFonts w:ascii="Times New Roman" w:hAnsi="Times New Roman"/>
                <w:color w:val="000000" w:themeColor="text1"/>
                <w:sz w:val="20"/>
              </w:rPr>
              <w:t>70</w:t>
            </w:r>
            <w:r w:rsidR="00AD42BD" w:rsidRPr="00603CE0">
              <w:rPr>
                <w:rFonts w:ascii="Times New Roman" w:hAnsi="Times New Roman"/>
                <w:color w:val="000000" w:themeColor="text1"/>
                <w:sz w:val="20"/>
              </w:rPr>
              <w:t>5</w:t>
            </w:r>
          </w:p>
          <w:p w14:paraId="3A5EDF67" w14:textId="77777777" w:rsidR="0007796F"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28166C" w:rsidRPr="00603CE0">
              <w:rPr>
                <w:rFonts w:ascii="Times New Roman" w:hAnsi="Times New Roman"/>
                <w:color w:val="000000" w:themeColor="text1"/>
                <w:sz w:val="20"/>
              </w:rPr>
              <w:t>296</w:t>
            </w:r>
            <w:r w:rsidRPr="00603CE0">
              <w:rPr>
                <w:rFonts w:ascii="Times New Roman" w:hAnsi="Times New Roman"/>
                <w:color w:val="000000" w:themeColor="text1"/>
                <w:sz w:val="20"/>
              </w:rPr>
              <w:t xml:space="preserve">, </w:t>
            </w:r>
          </w:p>
          <w:p w14:paraId="704D1791" w14:textId="0EAA67DA" w:rsidR="004004F5" w:rsidRPr="00603CE0" w:rsidRDefault="0028166C"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175</w:t>
            </w:r>
            <w:r w:rsidR="00AD42BD" w:rsidRPr="00603CE0">
              <w:rPr>
                <w:rFonts w:ascii="Times New Roman" w:hAnsi="Times New Roman"/>
                <w:color w:val="000000" w:themeColor="text1"/>
                <w:sz w:val="20"/>
              </w:rPr>
              <w:t>,</w:t>
            </w:r>
            <w:r w:rsidRPr="00603CE0">
              <w:rPr>
                <w:rFonts w:ascii="Times New Roman" w:hAnsi="Times New Roman"/>
                <w:color w:val="000000" w:themeColor="text1"/>
                <w:sz w:val="20"/>
              </w:rPr>
              <w:t>509</w:t>
            </w:r>
            <w:r w:rsidR="004004F5" w:rsidRPr="00603CE0">
              <w:rPr>
                <w:rFonts w:ascii="Times New Roman" w:hAnsi="Times New Roman"/>
                <w:color w:val="000000" w:themeColor="text1"/>
                <w:sz w:val="20"/>
              </w:rPr>
              <w:t>)</w:t>
            </w:r>
          </w:p>
        </w:tc>
        <w:tc>
          <w:tcPr>
            <w:tcW w:w="1551" w:type="dxa"/>
            <w:tcBorders>
              <w:top w:val="dashSmallGap" w:sz="4" w:space="0" w:color="auto"/>
              <w:bottom w:val="dashSmallGap" w:sz="4" w:space="0" w:color="auto"/>
            </w:tcBorders>
          </w:tcPr>
          <w:p w14:paraId="5DFC9F2C" w14:textId="6B275B4B" w:rsidR="00631528" w:rsidRPr="00603CE0" w:rsidRDefault="0028166C"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291</w:t>
            </w:r>
            <w:r w:rsidR="00AD42BD" w:rsidRPr="00603CE0">
              <w:rPr>
                <w:rFonts w:ascii="Times New Roman" w:hAnsi="Times New Roman"/>
                <w:color w:val="000000" w:themeColor="text1"/>
                <w:sz w:val="20"/>
              </w:rPr>
              <w:t>,</w:t>
            </w:r>
            <w:r w:rsidRPr="00603CE0">
              <w:rPr>
                <w:rFonts w:ascii="Times New Roman" w:hAnsi="Times New Roman"/>
                <w:color w:val="000000" w:themeColor="text1"/>
                <w:sz w:val="20"/>
              </w:rPr>
              <w:t>1</w:t>
            </w:r>
            <w:r w:rsidR="00AD42BD" w:rsidRPr="00603CE0">
              <w:rPr>
                <w:rFonts w:ascii="Times New Roman" w:hAnsi="Times New Roman"/>
                <w:color w:val="000000" w:themeColor="text1"/>
                <w:sz w:val="20"/>
              </w:rPr>
              <w:t>20</w:t>
            </w:r>
          </w:p>
          <w:p w14:paraId="643CD536" w14:textId="77777777" w:rsidR="0007796F"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28166C" w:rsidRPr="00603CE0">
              <w:rPr>
                <w:rFonts w:ascii="Times New Roman" w:hAnsi="Times New Roman"/>
                <w:color w:val="000000" w:themeColor="text1"/>
                <w:sz w:val="20"/>
              </w:rPr>
              <w:t>1</w:t>
            </w:r>
            <w:r w:rsidR="00AD42BD" w:rsidRPr="00603CE0">
              <w:rPr>
                <w:rFonts w:ascii="Times New Roman" w:hAnsi="Times New Roman"/>
                <w:color w:val="000000" w:themeColor="text1"/>
                <w:sz w:val="20"/>
              </w:rPr>
              <w:t>,</w:t>
            </w:r>
            <w:r w:rsidR="0028166C" w:rsidRPr="00603CE0">
              <w:rPr>
                <w:rFonts w:ascii="Times New Roman" w:hAnsi="Times New Roman"/>
                <w:color w:val="000000" w:themeColor="text1"/>
                <w:sz w:val="20"/>
              </w:rPr>
              <w:t>304</w:t>
            </w:r>
            <w:r w:rsidRPr="00603CE0">
              <w:rPr>
                <w:rFonts w:ascii="Times New Roman" w:hAnsi="Times New Roman"/>
                <w:color w:val="000000" w:themeColor="text1"/>
                <w:sz w:val="20"/>
              </w:rPr>
              <w:t xml:space="preserve">, </w:t>
            </w:r>
          </w:p>
          <w:p w14:paraId="593E6049" w14:textId="64AD37A6" w:rsidR="004004F5" w:rsidRPr="00603CE0" w:rsidRDefault="0028166C"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766</w:t>
            </w:r>
            <w:r w:rsidR="00AD42BD" w:rsidRPr="00603CE0">
              <w:rPr>
                <w:rFonts w:ascii="Times New Roman" w:hAnsi="Times New Roman"/>
                <w:color w:val="000000" w:themeColor="text1"/>
                <w:sz w:val="20"/>
              </w:rPr>
              <w:t>,</w:t>
            </w:r>
            <w:r w:rsidRPr="00603CE0">
              <w:rPr>
                <w:rFonts w:ascii="Times New Roman" w:hAnsi="Times New Roman"/>
                <w:color w:val="000000" w:themeColor="text1"/>
                <w:sz w:val="20"/>
              </w:rPr>
              <w:t>662</w:t>
            </w:r>
            <w:r w:rsidR="004004F5" w:rsidRPr="00603CE0">
              <w:rPr>
                <w:rFonts w:ascii="Times New Roman" w:hAnsi="Times New Roman"/>
                <w:color w:val="000000" w:themeColor="text1"/>
                <w:sz w:val="20"/>
              </w:rPr>
              <w:t>)</w:t>
            </w:r>
          </w:p>
        </w:tc>
        <w:tc>
          <w:tcPr>
            <w:tcW w:w="1551" w:type="dxa"/>
            <w:tcBorders>
              <w:top w:val="dashSmallGap" w:sz="4" w:space="0" w:color="auto"/>
              <w:bottom w:val="dashSmallGap" w:sz="4" w:space="0" w:color="auto"/>
            </w:tcBorders>
          </w:tcPr>
          <w:p w14:paraId="07EEDCA3" w14:textId="6D812662" w:rsidR="0007796F" w:rsidRPr="00603CE0" w:rsidRDefault="00F36303" w:rsidP="0007796F">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429</w:t>
            </w:r>
            <w:r w:rsidR="00AD42BD" w:rsidRPr="00603CE0">
              <w:rPr>
                <w:rFonts w:ascii="Times New Roman" w:hAnsi="Times New Roman"/>
                <w:color w:val="000000" w:themeColor="text1"/>
                <w:sz w:val="20"/>
              </w:rPr>
              <w:t>,</w:t>
            </w:r>
            <w:r w:rsidRPr="00603CE0">
              <w:rPr>
                <w:rFonts w:ascii="Times New Roman" w:hAnsi="Times New Roman"/>
                <w:color w:val="000000" w:themeColor="text1"/>
                <w:sz w:val="20"/>
              </w:rPr>
              <w:t>74</w:t>
            </w:r>
            <w:r w:rsidR="00AD42BD" w:rsidRPr="00603CE0">
              <w:rPr>
                <w:rFonts w:ascii="Times New Roman" w:hAnsi="Times New Roman"/>
                <w:color w:val="000000" w:themeColor="text1"/>
                <w:sz w:val="20"/>
              </w:rPr>
              <w:t>2</w:t>
            </w:r>
          </w:p>
          <w:p w14:paraId="38C28689" w14:textId="27800F8A" w:rsidR="004004F5"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F36303" w:rsidRPr="00603CE0">
              <w:rPr>
                <w:rFonts w:ascii="Times New Roman" w:hAnsi="Times New Roman"/>
                <w:color w:val="000000" w:themeColor="text1"/>
                <w:sz w:val="20"/>
              </w:rPr>
              <w:t>1</w:t>
            </w:r>
            <w:r w:rsidR="00AD42BD" w:rsidRPr="00603CE0">
              <w:rPr>
                <w:rFonts w:ascii="Times New Roman" w:hAnsi="Times New Roman"/>
                <w:color w:val="000000" w:themeColor="text1"/>
                <w:sz w:val="20"/>
              </w:rPr>
              <w:t>,</w:t>
            </w:r>
            <w:r w:rsidR="00F36303" w:rsidRPr="00603CE0">
              <w:rPr>
                <w:rFonts w:ascii="Times New Roman" w:hAnsi="Times New Roman"/>
                <w:color w:val="000000" w:themeColor="text1"/>
                <w:sz w:val="20"/>
              </w:rPr>
              <w:t>066</w:t>
            </w:r>
            <w:r w:rsidRPr="00603CE0">
              <w:rPr>
                <w:rFonts w:ascii="Times New Roman" w:hAnsi="Times New Roman"/>
                <w:color w:val="000000" w:themeColor="text1"/>
                <w:sz w:val="20"/>
              </w:rPr>
              <w:t xml:space="preserve">, </w:t>
            </w:r>
            <w:r w:rsidR="00F36303" w:rsidRPr="00603CE0">
              <w:rPr>
                <w:rFonts w:ascii="Times New Roman" w:hAnsi="Times New Roman"/>
                <w:color w:val="000000" w:themeColor="text1"/>
                <w:sz w:val="20"/>
              </w:rPr>
              <w:t>1</w:t>
            </w:r>
            <w:r w:rsidR="00AD42BD" w:rsidRPr="00603CE0">
              <w:rPr>
                <w:rFonts w:ascii="Times New Roman" w:hAnsi="Times New Roman"/>
                <w:color w:val="000000" w:themeColor="text1"/>
                <w:sz w:val="20"/>
              </w:rPr>
              <w:t>,</w:t>
            </w:r>
            <w:r w:rsidR="00F36303" w:rsidRPr="00603CE0">
              <w:rPr>
                <w:rFonts w:ascii="Times New Roman" w:hAnsi="Times New Roman"/>
                <w:color w:val="000000" w:themeColor="text1"/>
                <w:sz w:val="20"/>
              </w:rPr>
              <w:t>036</w:t>
            </w:r>
            <w:r w:rsidR="00AD42BD" w:rsidRPr="00603CE0">
              <w:rPr>
                <w:rFonts w:ascii="Times New Roman" w:hAnsi="Times New Roman"/>
                <w:color w:val="000000" w:themeColor="text1"/>
                <w:sz w:val="20"/>
              </w:rPr>
              <w:t>,</w:t>
            </w:r>
            <w:r w:rsidR="00F36303" w:rsidRPr="00603CE0">
              <w:rPr>
                <w:rFonts w:ascii="Times New Roman" w:hAnsi="Times New Roman"/>
                <w:color w:val="000000" w:themeColor="text1"/>
                <w:sz w:val="20"/>
              </w:rPr>
              <w:t>063</w:t>
            </w:r>
            <w:r w:rsidRPr="00603CE0">
              <w:rPr>
                <w:rFonts w:ascii="Times New Roman" w:hAnsi="Times New Roman"/>
                <w:color w:val="000000" w:themeColor="text1"/>
                <w:sz w:val="20"/>
              </w:rPr>
              <w:t>)</w:t>
            </w:r>
          </w:p>
        </w:tc>
        <w:tc>
          <w:tcPr>
            <w:tcW w:w="1552" w:type="dxa"/>
            <w:tcBorders>
              <w:top w:val="dashSmallGap" w:sz="4" w:space="0" w:color="auto"/>
              <w:bottom w:val="dashSmallGap" w:sz="4" w:space="0" w:color="auto"/>
            </w:tcBorders>
          </w:tcPr>
          <w:p w14:paraId="64C2CC05" w14:textId="76CAA0DF" w:rsidR="00631528" w:rsidRPr="00603CE0" w:rsidRDefault="00F36303"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359</w:t>
            </w:r>
            <w:r w:rsidR="006A2465" w:rsidRPr="00603CE0">
              <w:rPr>
                <w:rFonts w:ascii="Times New Roman" w:hAnsi="Times New Roman"/>
                <w:color w:val="000000" w:themeColor="text1"/>
                <w:sz w:val="20"/>
              </w:rPr>
              <w:t>,</w:t>
            </w:r>
            <w:r w:rsidRPr="00603CE0">
              <w:rPr>
                <w:rFonts w:ascii="Times New Roman" w:hAnsi="Times New Roman"/>
                <w:color w:val="000000" w:themeColor="text1"/>
                <w:sz w:val="20"/>
              </w:rPr>
              <w:t>16</w:t>
            </w:r>
            <w:r w:rsidR="0007796F" w:rsidRPr="00603CE0">
              <w:rPr>
                <w:rFonts w:ascii="Times New Roman" w:hAnsi="Times New Roman"/>
                <w:color w:val="000000" w:themeColor="text1"/>
                <w:sz w:val="20"/>
              </w:rPr>
              <w:t>3</w:t>
            </w:r>
          </w:p>
          <w:p w14:paraId="188F2122" w14:textId="613D1A2A" w:rsidR="0007796F"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F36303" w:rsidRPr="00603CE0">
              <w:rPr>
                <w:rFonts w:ascii="Times New Roman" w:hAnsi="Times New Roman"/>
                <w:color w:val="000000" w:themeColor="text1"/>
                <w:sz w:val="20"/>
              </w:rPr>
              <w:t>282</w:t>
            </w:r>
            <w:r w:rsidRPr="00603CE0">
              <w:rPr>
                <w:rFonts w:ascii="Times New Roman" w:hAnsi="Times New Roman"/>
                <w:color w:val="000000" w:themeColor="text1"/>
                <w:sz w:val="20"/>
              </w:rPr>
              <w:t xml:space="preserve">, </w:t>
            </w:r>
          </w:p>
          <w:p w14:paraId="11599099" w14:textId="2689647E" w:rsidR="004004F5" w:rsidRPr="00603CE0" w:rsidRDefault="00AD42BD"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805</w:t>
            </w:r>
            <w:r w:rsidR="0007796F" w:rsidRPr="00603CE0">
              <w:rPr>
                <w:rFonts w:ascii="Times New Roman" w:hAnsi="Times New Roman"/>
                <w:color w:val="000000" w:themeColor="text1"/>
                <w:sz w:val="20"/>
              </w:rPr>
              <w:t>,</w:t>
            </w:r>
            <w:r w:rsidRPr="00603CE0">
              <w:rPr>
                <w:rFonts w:ascii="Times New Roman" w:hAnsi="Times New Roman"/>
                <w:color w:val="000000" w:themeColor="text1"/>
                <w:sz w:val="20"/>
              </w:rPr>
              <w:t>461</w:t>
            </w:r>
            <w:r w:rsidR="004004F5" w:rsidRPr="00603CE0">
              <w:rPr>
                <w:rFonts w:ascii="Times New Roman" w:hAnsi="Times New Roman"/>
                <w:color w:val="000000" w:themeColor="text1"/>
                <w:sz w:val="20"/>
              </w:rPr>
              <w:t>)</w:t>
            </w:r>
          </w:p>
        </w:tc>
      </w:tr>
      <w:tr w:rsidR="00603CE0" w:rsidRPr="00603CE0" w14:paraId="07F7DB1E" w14:textId="77777777" w:rsidTr="000A1685">
        <w:tc>
          <w:tcPr>
            <w:tcW w:w="3060" w:type="dxa"/>
            <w:tcBorders>
              <w:top w:val="dashSmallGap" w:sz="4" w:space="0" w:color="auto"/>
              <w:bottom w:val="dashSmallGap" w:sz="4" w:space="0" w:color="auto"/>
            </w:tcBorders>
          </w:tcPr>
          <w:p w14:paraId="71742801" w14:textId="77777777" w:rsidR="004004F5" w:rsidRPr="00603CE0" w:rsidRDefault="004004F5" w:rsidP="000A1685">
            <w:pPr>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Treatment failure rate</w:t>
            </w:r>
          </w:p>
        </w:tc>
        <w:tc>
          <w:tcPr>
            <w:tcW w:w="1551" w:type="dxa"/>
            <w:tcBorders>
              <w:top w:val="dashSmallGap" w:sz="4" w:space="0" w:color="auto"/>
              <w:bottom w:val="dashSmallGap" w:sz="4" w:space="0" w:color="auto"/>
            </w:tcBorders>
          </w:tcPr>
          <w:p w14:paraId="102F9FF5" w14:textId="13115A5E" w:rsidR="004004F5" w:rsidRPr="00603CE0" w:rsidRDefault="004D1F4C"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1.5</w:t>
            </w:r>
            <w:r w:rsidR="00A958F2" w:rsidRPr="00603CE0">
              <w:rPr>
                <w:rFonts w:ascii="Times New Roman" w:hAnsi="Times New Roman"/>
                <w:color w:val="000000" w:themeColor="text1"/>
                <w:sz w:val="20"/>
              </w:rPr>
              <w:t>2</w:t>
            </w:r>
            <w:r w:rsidR="004004F5" w:rsidRPr="00603CE0">
              <w:rPr>
                <w:rFonts w:ascii="Times New Roman" w:hAnsi="Times New Roman"/>
                <w:color w:val="000000" w:themeColor="text1"/>
                <w:sz w:val="20"/>
              </w:rPr>
              <w:t>%</w:t>
            </w:r>
          </w:p>
          <w:p w14:paraId="0E183B92" w14:textId="7610B10A" w:rsidR="004004F5"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4D1F4C" w:rsidRPr="00603CE0">
              <w:rPr>
                <w:rFonts w:ascii="Times New Roman" w:hAnsi="Times New Roman"/>
                <w:color w:val="000000" w:themeColor="text1"/>
                <w:sz w:val="20"/>
              </w:rPr>
              <w:t>0.0</w:t>
            </w:r>
            <w:r w:rsidR="00A958F2" w:rsidRPr="00603CE0">
              <w:rPr>
                <w:rFonts w:ascii="Times New Roman" w:hAnsi="Times New Roman"/>
                <w:color w:val="000000" w:themeColor="text1"/>
                <w:sz w:val="20"/>
              </w:rPr>
              <w:t>3</w:t>
            </w:r>
            <w:r w:rsidRPr="00603CE0">
              <w:rPr>
                <w:rFonts w:ascii="Times New Roman" w:hAnsi="Times New Roman"/>
                <w:color w:val="000000" w:themeColor="text1"/>
                <w:sz w:val="20"/>
              </w:rPr>
              <w:t xml:space="preserve">, </w:t>
            </w:r>
            <w:r w:rsidR="00A958F2" w:rsidRPr="00603CE0">
              <w:rPr>
                <w:rFonts w:ascii="Times New Roman" w:hAnsi="Times New Roman"/>
                <w:color w:val="000000" w:themeColor="text1"/>
                <w:sz w:val="20"/>
              </w:rPr>
              <w:t>4.27</w:t>
            </w:r>
            <w:r w:rsidRPr="00603CE0">
              <w:rPr>
                <w:rFonts w:ascii="Times New Roman" w:hAnsi="Times New Roman"/>
                <w:color w:val="000000" w:themeColor="text1"/>
                <w:sz w:val="20"/>
              </w:rPr>
              <w:t>)</w:t>
            </w:r>
          </w:p>
        </w:tc>
        <w:tc>
          <w:tcPr>
            <w:tcW w:w="1551" w:type="dxa"/>
            <w:tcBorders>
              <w:top w:val="dashSmallGap" w:sz="4" w:space="0" w:color="auto"/>
              <w:bottom w:val="dashSmallGap" w:sz="4" w:space="0" w:color="auto"/>
            </w:tcBorders>
          </w:tcPr>
          <w:p w14:paraId="52B2010B" w14:textId="1BBBFA36" w:rsidR="004004F5" w:rsidRPr="00603CE0" w:rsidRDefault="00A958F2"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19.67</w:t>
            </w:r>
            <w:r w:rsidR="004004F5" w:rsidRPr="00603CE0">
              <w:rPr>
                <w:rFonts w:ascii="Times New Roman" w:hAnsi="Times New Roman"/>
                <w:color w:val="000000" w:themeColor="text1"/>
                <w:sz w:val="20"/>
              </w:rPr>
              <w:t>%</w:t>
            </w:r>
          </w:p>
          <w:p w14:paraId="11DED4E5" w14:textId="4DE7E7BD" w:rsidR="004004F5"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A958F2" w:rsidRPr="00603CE0">
              <w:rPr>
                <w:rFonts w:ascii="Times New Roman" w:hAnsi="Times New Roman"/>
                <w:color w:val="000000" w:themeColor="text1"/>
                <w:sz w:val="20"/>
              </w:rPr>
              <w:t>0.06</w:t>
            </w:r>
            <w:r w:rsidRPr="00603CE0">
              <w:rPr>
                <w:rFonts w:ascii="Times New Roman" w:hAnsi="Times New Roman"/>
                <w:color w:val="000000" w:themeColor="text1"/>
                <w:sz w:val="20"/>
              </w:rPr>
              <w:t xml:space="preserve">, </w:t>
            </w:r>
            <w:r w:rsidR="00427F79" w:rsidRPr="00603CE0">
              <w:rPr>
                <w:rFonts w:ascii="Times New Roman" w:hAnsi="Times New Roman"/>
                <w:color w:val="000000" w:themeColor="text1"/>
                <w:sz w:val="20"/>
              </w:rPr>
              <w:t>51.11</w:t>
            </w:r>
            <w:r w:rsidRPr="00603CE0">
              <w:rPr>
                <w:rFonts w:ascii="Times New Roman" w:hAnsi="Times New Roman"/>
                <w:color w:val="000000" w:themeColor="text1"/>
                <w:sz w:val="20"/>
              </w:rPr>
              <w:t>)</w:t>
            </w:r>
          </w:p>
        </w:tc>
        <w:tc>
          <w:tcPr>
            <w:tcW w:w="1551" w:type="dxa"/>
            <w:tcBorders>
              <w:top w:val="dashSmallGap" w:sz="4" w:space="0" w:color="auto"/>
              <w:bottom w:val="dashSmallGap" w:sz="4" w:space="0" w:color="auto"/>
            </w:tcBorders>
          </w:tcPr>
          <w:p w14:paraId="2C9A1D20" w14:textId="10E2B631" w:rsidR="004004F5" w:rsidRPr="00603CE0" w:rsidRDefault="00427F79"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36.35</w:t>
            </w:r>
            <w:r w:rsidR="004004F5" w:rsidRPr="00603CE0">
              <w:rPr>
                <w:rFonts w:ascii="Times New Roman" w:hAnsi="Times New Roman"/>
                <w:color w:val="000000" w:themeColor="text1"/>
                <w:sz w:val="20"/>
              </w:rPr>
              <w:t>%</w:t>
            </w:r>
          </w:p>
          <w:p w14:paraId="2F5C167D" w14:textId="396499ED" w:rsidR="004004F5"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427F79" w:rsidRPr="00603CE0">
              <w:rPr>
                <w:rFonts w:ascii="Times New Roman" w:hAnsi="Times New Roman"/>
                <w:color w:val="000000" w:themeColor="text1"/>
                <w:sz w:val="20"/>
              </w:rPr>
              <w:t>0.04</w:t>
            </w:r>
            <w:r w:rsidRPr="00603CE0">
              <w:rPr>
                <w:rFonts w:ascii="Times New Roman" w:hAnsi="Times New Roman"/>
                <w:color w:val="000000" w:themeColor="text1"/>
                <w:sz w:val="20"/>
              </w:rPr>
              <w:t xml:space="preserve">, </w:t>
            </w:r>
            <w:r w:rsidR="00F93824" w:rsidRPr="00603CE0">
              <w:rPr>
                <w:rFonts w:ascii="Times New Roman" w:hAnsi="Times New Roman"/>
                <w:color w:val="000000" w:themeColor="text1"/>
                <w:sz w:val="20"/>
              </w:rPr>
              <w:t>59.37</w:t>
            </w:r>
            <w:r w:rsidRPr="00603CE0">
              <w:rPr>
                <w:rFonts w:ascii="Times New Roman" w:hAnsi="Times New Roman"/>
                <w:color w:val="000000" w:themeColor="text1"/>
                <w:sz w:val="20"/>
              </w:rPr>
              <w:t>)</w:t>
            </w:r>
          </w:p>
        </w:tc>
        <w:tc>
          <w:tcPr>
            <w:tcW w:w="1552" w:type="dxa"/>
            <w:tcBorders>
              <w:top w:val="dashSmallGap" w:sz="4" w:space="0" w:color="auto"/>
              <w:bottom w:val="dashSmallGap" w:sz="4" w:space="0" w:color="auto"/>
            </w:tcBorders>
          </w:tcPr>
          <w:p w14:paraId="7AD78649" w14:textId="67D544F9" w:rsidR="004004F5" w:rsidRPr="00603CE0" w:rsidRDefault="00F93824"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28.46</w:t>
            </w:r>
            <w:r w:rsidR="004004F5" w:rsidRPr="00603CE0">
              <w:rPr>
                <w:rFonts w:ascii="Times New Roman" w:hAnsi="Times New Roman"/>
                <w:color w:val="000000" w:themeColor="text1"/>
                <w:sz w:val="20"/>
              </w:rPr>
              <w:t>%</w:t>
            </w:r>
          </w:p>
          <w:p w14:paraId="3947864C" w14:textId="7AB8396C" w:rsidR="004004F5"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9E7107" w:rsidRPr="00603CE0">
              <w:rPr>
                <w:rFonts w:ascii="Times New Roman" w:hAnsi="Times New Roman"/>
                <w:color w:val="000000" w:themeColor="text1"/>
                <w:sz w:val="20"/>
              </w:rPr>
              <w:t>0.03</w:t>
            </w:r>
            <w:r w:rsidRPr="00603CE0">
              <w:rPr>
                <w:rFonts w:ascii="Times New Roman" w:hAnsi="Times New Roman"/>
                <w:color w:val="000000" w:themeColor="text1"/>
                <w:sz w:val="20"/>
              </w:rPr>
              <w:t xml:space="preserve">, </w:t>
            </w:r>
            <w:r w:rsidR="009E7107" w:rsidRPr="00603CE0">
              <w:rPr>
                <w:rFonts w:ascii="Times New Roman" w:hAnsi="Times New Roman"/>
                <w:color w:val="000000" w:themeColor="text1"/>
                <w:sz w:val="20"/>
              </w:rPr>
              <w:t>53.87</w:t>
            </w:r>
            <w:r w:rsidRPr="00603CE0">
              <w:rPr>
                <w:rFonts w:ascii="Times New Roman" w:hAnsi="Times New Roman"/>
                <w:color w:val="000000" w:themeColor="text1"/>
                <w:sz w:val="20"/>
              </w:rPr>
              <w:t>)</w:t>
            </w:r>
          </w:p>
        </w:tc>
      </w:tr>
      <w:tr w:rsidR="00603CE0" w:rsidRPr="00603CE0" w14:paraId="155F3AAB" w14:textId="77777777" w:rsidTr="000A1685">
        <w:tc>
          <w:tcPr>
            <w:tcW w:w="3060" w:type="dxa"/>
            <w:tcBorders>
              <w:top w:val="dashSmallGap" w:sz="4" w:space="0" w:color="auto"/>
              <w:bottom w:val="single" w:sz="4" w:space="0" w:color="auto"/>
            </w:tcBorders>
          </w:tcPr>
          <w:p w14:paraId="4A9DC8A4" w14:textId="77777777" w:rsidR="004004F5" w:rsidRPr="00603CE0" w:rsidRDefault="004004F5" w:rsidP="000A1685">
            <w:pPr>
              <w:spacing w:after="0" w:line="240" w:lineRule="auto"/>
              <w:rPr>
                <w:rFonts w:ascii="Times New Roman" w:hAnsi="Times New Roman"/>
                <w:b/>
                <w:color w:val="000000" w:themeColor="text1"/>
                <w:sz w:val="20"/>
              </w:rPr>
            </w:pPr>
            <w:r w:rsidRPr="00603CE0">
              <w:rPr>
                <w:rFonts w:ascii="Times New Roman" w:hAnsi="Times New Roman"/>
                <w:b/>
                <w:color w:val="000000" w:themeColor="text1"/>
                <w:sz w:val="20"/>
              </w:rPr>
              <w:t>Total count treatments with ertapenem</w:t>
            </w:r>
          </w:p>
        </w:tc>
        <w:tc>
          <w:tcPr>
            <w:tcW w:w="1551" w:type="dxa"/>
            <w:tcBorders>
              <w:top w:val="dashSmallGap" w:sz="4" w:space="0" w:color="auto"/>
              <w:bottom w:val="single" w:sz="4" w:space="0" w:color="auto"/>
            </w:tcBorders>
          </w:tcPr>
          <w:p w14:paraId="2F5409BC" w14:textId="6A1076C0" w:rsidR="00812399" w:rsidRPr="00603CE0" w:rsidRDefault="00812399"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9</w:t>
            </w:r>
            <w:r w:rsidR="00703016" w:rsidRPr="00603CE0">
              <w:rPr>
                <w:rFonts w:ascii="Times New Roman" w:hAnsi="Times New Roman"/>
                <w:color w:val="000000" w:themeColor="text1"/>
                <w:sz w:val="20"/>
              </w:rPr>
              <w:t>,</w:t>
            </w:r>
            <w:r w:rsidRPr="00603CE0">
              <w:rPr>
                <w:rFonts w:ascii="Times New Roman" w:hAnsi="Times New Roman"/>
                <w:color w:val="000000" w:themeColor="text1"/>
                <w:sz w:val="20"/>
              </w:rPr>
              <w:t>32</w:t>
            </w:r>
            <w:r w:rsidR="00703016" w:rsidRPr="00603CE0">
              <w:rPr>
                <w:rFonts w:ascii="Times New Roman" w:hAnsi="Times New Roman"/>
                <w:color w:val="000000" w:themeColor="text1"/>
                <w:sz w:val="20"/>
              </w:rPr>
              <w:t>2</w:t>
            </w:r>
          </w:p>
          <w:p w14:paraId="52C360A4" w14:textId="64B766AE" w:rsidR="004004F5"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 xml:space="preserve">(0, </w:t>
            </w:r>
            <w:r w:rsidR="00812399" w:rsidRPr="00603CE0">
              <w:rPr>
                <w:rFonts w:ascii="Times New Roman" w:hAnsi="Times New Roman"/>
                <w:color w:val="000000" w:themeColor="text1"/>
                <w:sz w:val="20"/>
              </w:rPr>
              <w:t>38</w:t>
            </w:r>
            <w:r w:rsidR="00144D3C" w:rsidRPr="00603CE0">
              <w:rPr>
                <w:rFonts w:ascii="Times New Roman" w:hAnsi="Times New Roman"/>
                <w:color w:val="000000" w:themeColor="text1"/>
                <w:sz w:val="20"/>
              </w:rPr>
              <w:t>,</w:t>
            </w:r>
            <w:r w:rsidR="00812399" w:rsidRPr="00603CE0">
              <w:rPr>
                <w:rFonts w:ascii="Times New Roman" w:hAnsi="Times New Roman"/>
                <w:color w:val="000000" w:themeColor="text1"/>
                <w:sz w:val="20"/>
              </w:rPr>
              <w:t>83</w:t>
            </w:r>
            <w:r w:rsidR="00144D3C" w:rsidRPr="00603CE0">
              <w:rPr>
                <w:rFonts w:ascii="Times New Roman" w:hAnsi="Times New Roman"/>
                <w:color w:val="000000" w:themeColor="text1"/>
                <w:sz w:val="20"/>
              </w:rPr>
              <w:t>7</w:t>
            </w:r>
            <w:r w:rsidRPr="00603CE0">
              <w:rPr>
                <w:rFonts w:ascii="Times New Roman" w:hAnsi="Times New Roman"/>
                <w:color w:val="000000" w:themeColor="text1"/>
                <w:sz w:val="20"/>
              </w:rPr>
              <w:t>)</w:t>
            </w:r>
          </w:p>
        </w:tc>
        <w:tc>
          <w:tcPr>
            <w:tcW w:w="1551" w:type="dxa"/>
            <w:tcBorders>
              <w:top w:val="dashSmallGap" w:sz="4" w:space="0" w:color="auto"/>
              <w:bottom w:val="single" w:sz="4" w:space="0" w:color="auto"/>
            </w:tcBorders>
          </w:tcPr>
          <w:p w14:paraId="3A311AEA" w14:textId="26C91B70" w:rsidR="00812399" w:rsidRPr="00603CE0" w:rsidRDefault="00812399"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w:t>
            </w:r>
            <w:r w:rsidR="00703016" w:rsidRPr="00603CE0">
              <w:rPr>
                <w:rFonts w:ascii="Times New Roman" w:hAnsi="Times New Roman"/>
                <w:color w:val="000000" w:themeColor="text1"/>
                <w:sz w:val="20"/>
              </w:rPr>
              <w:t>,</w:t>
            </w:r>
            <w:r w:rsidRPr="00603CE0">
              <w:rPr>
                <w:rFonts w:ascii="Times New Roman" w:hAnsi="Times New Roman"/>
                <w:color w:val="000000" w:themeColor="text1"/>
                <w:sz w:val="20"/>
              </w:rPr>
              <w:t>69</w:t>
            </w:r>
            <w:r w:rsidR="00703016" w:rsidRPr="00603CE0">
              <w:rPr>
                <w:rFonts w:ascii="Times New Roman" w:hAnsi="Times New Roman"/>
                <w:color w:val="000000" w:themeColor="text1"/>
                <w:sz w:val="20"/>
              </w:rPr>
              <w:t>5</w:t>
            </w:r>
            <w:r w:rsidRPr="00603CE0">
              <w:rPr>
                <w:rFonts w:ascii="Times New Roman" w:hAnsi="Times New Roman"/>
                <w:color w:val="000000" w:themeColor="text1"/>
                <w:sz w:val="20"/>
              </w:rPr>
              <w:t xml:space="preserve"> </w:t>
            </w:r>
          </w:p>
          <w:p w14:paraId="62DE68DD" w14:textId="6AEAFD72" w:rsidR="004004F5"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 xml:space="preserve">(0, </w:t>
            </w:r>
            <w:r w:rsidR="008E7294" w:rsidRPr="00603CE0">
              <w:rPr>
                <w:rFonts w:ascii="Times New Roman" w:hAnsi="Times New Roman"/>
                <w:color w:val="000000" w:themeColor="text1"/>
                <w:sz w:val="20"/>
              </w:rPr>
              <w:t>27</w:t>
            </w:r>
            <w:r w:rsidR="00144D3C" w:rsidRPr="00603CE0">
              <w:rPr>
                <w:rFonts w:ascii="Times New Roman" w:hAnsi="Times New Roman"/>
                <w:color w:val="000000" w:themeColor="text1"/>
                <w:sz w:val="20"/>
              </w:rPr>
              <w:t>,</w:t>
            </w:r>
            <w:r w:rsidR="008E7294" w:rsidRPr="00603CE0">
              <w:rPr>
                <w:rFonts w:ascii="Times New Roman" w:hAnsi="Times New Roman"/>
                <w:color w:val="000000" w:themeColor="text1"/>
                <w:sz w:val="20"/>
              </w:rPr>
              <w:t>301</w:t>
            </w:r>
            <w:r w:rsidRPr="00603CE0">
              <w:rPr>
                <w:rFonts w:ascii="Times New Roman" w:hAnsi="Times New Roman"/>
                <w:color w:val="000000" w:themeColor="text1"/>
                <w:sz w:val="20"/>
              </w:rPr>
              <w:t>)</w:t>
            </w:r>
          </w:p>
        </w:tc>
        <w:tc>
          <w:tcPr>
            <w:tcW w:w="1551" w:type="dxa"/>
            <w:tcBorders>
              <w:top w:val="dashSmallGap" w:sz="4" w:space="0" w:color="auto"/>
              <w:bottom w:val="single" w:sz="4" w:space="0" w:color="auto"/>
            </w:tcBorders>
          </w:tcPr>
          <w:p w14:paraId="7EF9BB4C" w14:textId="794F8A82" w:rsidR="008E7294" w:rsidRPr="00603CE0" w:rsidRDefault="008E7294"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w:t>
            </w:r>
            <w:r w:rsidR="00703016" w:rsidRPr="00603CE0">
              <w:rPr>
                <w:rFonts w:ascii="Times New Roman" w:hAnsi="Times New Roman"/>
                <w:color w:val="000000" w:themeColor="text1"/>
                <w:sz w:val="20"/>
              </w:rPr>
              <w:t>,</w:t>
            </w:r>
            <w:r w:rsidRPr="00603CE0">
              <w:rPr>
                <w:rFonts w:ascii="Times New Roman" w:hAnsi="Times New Roman"/>
                <w:color w:val="000000" w:themeColor="text1"/>
                <w:sz w:val="20"/>
              </w:rPr>
              <w:t>8</w:t>
            </w:r>
            <w:r w:rsidR="00703016" w:rsidRPr="00603CE0">
              <w:rPr>
                <w:rFonts w:ascii="Times New Roman" w:hAnsi="Times New Roman"/>
                <w:color w:val="000000" w:themeColor="text1"/>
                <w:sz w:val="20"/>
              </w:rPr>
              <w:t>80</w:t>
            </w:r>
            <w:r w:rsidRPr="00603CE0">
              <w:rPr>
                <w:rFonts w:ascii="Times New Roman" w:hAnsi="Times New Roman"/>
                <w:color w:val="000000" w:themeColor="text1"/>
                <w:sz w:val="20"/>
              </w:rPr>
              <w:t xml:space="preserve"> </w:t>
            </w:r>
          </w:p>
          <w:p w14:paraId="3C15B99A" w14:textId="351C0154" w:rsidR="004004F5"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 xml:space="preserve">(0, </w:t>
            </w:r>
            <w:r w:rsidR="008E7294" w:rsidRPr="00603CE0">
              <w:rPr>
                <w:rFonts w:ascii="Times New Roman" w:hAnsi="Times New Roman"/>
                <w:color w:val="000000" w:themeColor="text1"/>
                <w:sz w:val="20"/>
              </w:rPr>
              <w:t>23</w:t>
            </w:r>
            <w:r w:rsidR="00144D3C" w:rsidRPr="00603CE0">
              <w:rPr>
                <w:rFonts w:ascii="Times New Roman" w:hAnsi="Times New Roman"/>
                <w:color w:val="000000" w:themeColor="text1"/>
                <w:sz w:val="20"/>
              </w:rPr>
              <w:t>,</w:t>
            </w:r>
            <w:r w:rsidR="008E7294" w:rsidRPr="00603CE0">
              <w:rPr>
                <w:rFonts w:ascii="Times New Roman" w:hAnsi="Times New Roman"/>
                <w:color w:val="000000" w:themeColor="text1"/>
                <w:sz w:val="20"/>
              </w:rPr>
              <w:t>89</w:t>
            </w:r>
            <w:r w:rsidR="00144D3C" w:rsidRPr="00603CE0">
              <w:rPr>
                <w:rFonts w:ascii="Times New Roman" w:hAnsi="Times New Roman"/>
                <w:color w:val="000000" w:themeColor="text1"/>
                <w:sz w:val="20"/>
              </w:rPr>
              <w:t>5</w:t>
            </w:r>
            <w:r w:rsidRPr="00603CE0">
              <w:rPr>
                <w:rFonts w:ascii="Times New Roman" w:hAnsi="Times New Roman"/>
                <w:color w:val="000000" w:themeColor="text1"/>
                <w:sz w:val="20"/>
              </w:rPr>
              <w:t>)</w:t>
            </w:r>
          </w:p>
        </w:tc>
        <w:tc>
          <w:tcPr>
            <w:tcW w:w="1552" w:type="dxa"/>
            <w:tcBorders>
              <w:top w:val="dashSmallGap" w:sz="4" w:space="0" w:color="auto"/>
              <w:bottom w:val="single" w:sz="4" w:space="0" w:color="auto"/>
            </w:tcBorders>
          </w:tcPr>
          <w:p w14:paraId="4D7DB81A" w14:textId="7670D4D1" w:rsidR="008E7294" w:rsidRPr="00603CE0" w:rsidRDefault="008E7294"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w:t>
            </w:r>
            <w:r w:rsidR="00703016" w:rsidRPr="00603CE0">
              <w:rPr>
                <w:rFonts w:ascii="Times New Roman" w:hAnsi="Times New Roman"/>
                <w:color w:val="000000" w:themeColor="text1"/>
                <w:sz w:val="20"/>
              </w:rPr>
              <w:t>,</w:t>
            </w:r>
            <w:r w:rsidRPr="00603CE0">
              <w:rPr>
                <w:rFonts w:ascii="Times New Roman" w:hAnsi="Times New Roman"/>
                <w:color w:val="000000" w:themeColor="text1"/>
                <w:sz w:val="20"/>
              </w:rPr>
              <w:t>481</w:t>
            </w:r>
          </w:p>
          <w:p w14:paraId="0BFD7431" w14:textId="0E6BCFE8" w:rsidR="004004F5" w:rsidRPr="00603CE0" w:rsidRDefault="004004F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 xml:space="preserve">(0, </w:t>
            </w:r>
            <w:r w:rsidR="00703016" w:rsidRPr="00603CE0">
              <w:rPr>
                <w:rFonts w:ascii="Times New Roman" w:hAnsi="Times New Roman"/>
                <w:color w:val="000000" w:themeColor="text1"/>
                <w:sz w:val="20"/>
              </w:rPr>
              <w:t>30</w:t>
            </w:r>
            <w:r w:rsidR="00144D3C" w:rsidRPr="00603CE0">
              <w:rPr>
                <w:rFonts w:ascii="Times New Roman" w:hAnsi="Times New Roman"/>
                <w:color w:val="000000" w:themeColor="text1"/>
                <w:sz w:val="20"/>
              </w:rPr>
              <w:t>,</w:t>
            </w:r>
            <w:r w:rsidR="00703016" w:rsidRPr="00603CE0">
              <w:rPr>
                <w:rFonts w:ascii="Times New Roman" w:hAnsi="Times New Roman"/>
                <w:color w:val="000000" w:themeColor="text1"/>
                <w:sz w:val="20"/>
              </w:rPr>
              <w:t>078</w:t>
            </w:r>
            <w:r w:rsidRPr="00603CE0">
              <w:rPr>
                <w:rFonts w:ascii="Times New Roman" w:hAnsi="Times New Roman"/>
                <w:color w:val="000000" w:themeColor="text1"/>
                <w:sz w:val="20"/>
              </w:rPr>
              <w:t>)</w:t>
            </w:r>
          </w:p>
        </w:tc>
      </w:tr>
    </w:tbl>
    <w:p w14:paraId="2D3BC133" w14:textId="23796DA1" w:rsidR="004004F5" w:rsidRPr="00603CE0" w:rsidRDefault="00631528" w:rsidP="00DD135A">
      <w:pPr>
        <w:rPr>
          <w:color w:val="000000" w:themeColor="text1"/>
        </w:rPr>
      </w:pPr>
      <w:r w:rsidRPr="00603CE0">
        <w:rPr>
          <w:color w:val="000000" w:themeColor="text1"/>
        </w:rPr>
        <w:t>Refer to Table 1 in the main text for legend.</w:t>
      </w:r>
    </w:p>
    <w:p w14:paraId="545E001B" w14:textId="2F64F550" w:rsidR="00631528" w:rsidRPr="00603CE0" w:rsidRDefault="00631528" w:rsidP="00631528">
      <w:pPr>
        <w:pStyle w:val="Caption"/>
        <w:keepNext/>
        <w:spacing w:after="0"/>
        <w:rPr>
          <w:rFonts w:ascii="Times New Roman" w:hAnsi="Times New Roman"/>
          <w:color w:val="000000" w:themeColor="text1"/>
        </w:rPr>
      </w:pPr>
    </w:p>
    <w:p w14:paraId="0CEB1682" w14:textId="77777777" w:rsidR="00451994" w:rsidRPr="00603CE0" w:rsidRDefault="00451994" w:rsidP="00451994">
      <w:pPr>
        <w:rPr>
          <w:color w:val="000000" w:themeColor="text1"/>
        </w:rPr>
      </w:pPr>
    </w:p>
    <w:p w14:paraId="00C9CC3F" w14:textId="5C31F977" w:rsidR="00631528" w:rsidRPr="00603CE0" w:rsidRDefault="00631528" w:rsidP="00631528">
      <w:pPr>
        <w:pStyle w:val="Caption"/>
        <w:keepNext/>
        <w:rPr>
          <w:color w:val="000000" w:themeColor="text1"/>
        </w:rPr>
      </w:pPr>
      <w:r w:rsidRPr="00603CE0">
        <w:rPr>
          <w:color w:val="000000" w:themeColor="text1"/>
        </w:rPr>
        <w:lastRenderedPageBreak/>
        <w:t xml:space="preserve">Table S </w:t>
      </w:r>
      <w:r w:rsidRPr="00603CE0">
        <w:rPr>
          <w:color w:val="000000" w:themeColor="text1"/>
        </w:rPr>
        <w:fldChar w:fldCharType="begin"/>
      </w:r>
      <w:r w:rsidRPr="00603CE0">
        <w:rPr>
          <w:color w:val="000000" w:themeColor="text1"/>
        </w:rPr>
        <w:instrText xml:space="preserve"> SEQ Table_S \* ARABIC </w:instrText>
      </w:r>
      <w:r w:rsidRPr="00603CE0">
        <w:rPr>
          <w:color w:val="000000" w:themeColor="text1"/>
        </w:rPr>
        <w:fldChar w:fldCharType="separate"/>
      </w:r>
      <w:r w:rsidRPr="00603CE0">
        <w:rPr>
          <w:noProof/>
          <w:color w:val="000000" w:themeColor="text1"/>
        </w:rPr>
        <w:t>10</w:t>
      </w:r>
      <w:r w:rsidRPr="00603CE0">
        <w:rPr>
          <w:noProof/>
          <w:color w:val="000000" w:themeColor="text1"/>
        </w:rPr>
        <w:fldChar w:fldCharType="end"/>
      </w:r>
      <w:r w:rsidR="00451994" w:rsidRPr="00603CE0">
        <w:rPr>
          <w:color w:val="000000" w:themeColor="text1"/>
        </w:rPr>
        <w:t xml:space="preserve">. </w:t>
      </w:r>
      <w:r w:rsidR="00451994" w:rsidRPr="00603CE0">
        <w:rPr>
          <w:rFonts w:ascii="Times New Roman" w:hAnsi="Times New Roman"/>
          <w:color w:val="000000" w:themeColor="text1"/>
        </w:rPr>
        <w:t>Cost-effectiveness results: Cost, number of quality-adjusted life years (QALYs), and incremental cost-effectiveness ratios for four strategies</w:t>
      </w:r>
      <w:r w:rsidR="00DF4EE0" w:rsidRPr="00603CE0">
        <w:rPr>
          <w:rFonts w:ascii="Times New Roman" w:hAnsi="Times New Roman"/>
          <w:color w:val="000000" w:themeColor="text1"/>
        </w:rPr>
        <w:t>, with screening heterogeneity</w:t>
      </w:r>
    </w:p>
    <w:tbl>
      <w:tblPr>
        <w:tblStyle w:val="TableGrid"/>
        <w:tblW w:w="8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43" w:type="dxa"/>
          <w:left w:w="58" w:type="dxa"/>
          <w:bottom w:w="43" w:type="dxa"/>
          <w:right w:w="58" w:type="dxa"/>
        </w:tblCellMar>
        <w:tblLook w:val="04A0" w:firstRow="1" w:lastRow="0" w:firstColumn="1" w:lastColumn="0" w:noHBand="0" w:noVBand="1"/>
      </w:tblPr>
      <w:tblGrid>
        <w:gridCol w:w="2182"/>
        <w:gridCol w:w="2183"/>
        <w:gridCol w:w="2182"/>
        <w:gridCol w:w="2183"/>
      </w:tblGrid>
      <w:tr w:rsidR="00603CE0" w:rsidRPr="00603CE0" w14:paraId="2E0847B4" w14:textId="77777777" w:rsidTr="000A1685">
        <w:tc>
          <w:tcPr>
            <w:tcW w:w="2182" w:type="dxa"/>
            <w:tcBorders>
              <w:top w:val="single" w:sz="4" w:space="0" w:color="auto"/>
              <w:bottom w:val="single" w:sz="4" w:space="0" w:color="auto"/>
            </w:tcBorders>
            <w:vAlign w:val="bottom"/>
          </w:tcPr>
          <w:p w14:paraId="3536DFA8" w14:textId="77777777" w:rsidR="00631528" w:rsidRPr="00603CE0" w:rsidRDefault="00631528" w:rsidP="000A168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Alternative</w:t>
            </w:r>
          </w:p>
        </w:tc>
        <w:tc>
          <w:tcPr>
            <w:tcW w:w="2183" w:type="dxa"/>
            <w:tcBorders>
              <w:top w:val="single" w:sz="4" w:space="0" w:color="auto"/>
              <w:bottom w:val="single" w:sz="4" w:space="0" w:color="auto"/>
            </w:tcBorders>
            <w:vAlign w:val="bottom"/>
          </w:tcPr>
          <w:p w14:paraId="152EED53" w14:textId="77777777" w:rsidR="00631528" w:rsidRPr="00603CE0" w:rsidRDefault="00631528" w:rsidP="000A168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Cost (millions USD)</w:t>
            </w:r>
          </w:p>
        </w:tc>
        <w:tc>
          <w:tcPr>
            <w:tcW w:w="2182" w:type="dxa"/>
            <w:tcBorders>
              <w:top w:val="single" w:sz="4" w:space="0" w:color="auto"/>
              <w:bottom w:val="single" w:sz="4" w:space="0" w:color="auto"/>
            </w:tcBorders>
            <w:vAlign w:val="bottom"/>
          </w:tcPr>
          <w:p w14:paraId="445352F5" w14:textId="77777777" w:rsidR="00631528" w:rsidRPr="00603CE0" w:rsidRDefault="00631528" w:rsidP="000A168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 xml:space="preserve">QALYs¶ lost </w:t>
            </w:r>
          </w:p>
        </w:tc>
        <w:tc>
          <w:tcPr>
            <w:tcW w:w="2183" w:type="dxa"/>
            <w:tcBorders>
              <w:top w:val="single" w:sz="4" w:space="0" w:color="auto"/>
              <w:bottom w:val="single" w:sz="4" w:space="0" w:color="auto"/>
            </w:tcBorders>
            <w:vAlign w:val="bottom"/>
          </w:tcPr>
          <w:p w14:paraId="4BA2579F" w14:textId="77777777" w:rsidR="00631528" w:rsidRPr="00603CE0" w:rsidRDefault="00631528" w:rsidP="000A1685">
            <w:pPr>
              <w:spacing w:after="0" w:line="240" w:lineRule="auto"/>
              <w:jc w:val="center"/>
              <w:rPr>
                <w:rFonts w:ascii="Times New Roman" w:hAnsi="Times New Roman"/>
                <w:b/>
                <w:color w:val="000000" w:themeColor="text1"/>
                <w:sz w:val="20"/>
              </w:rPr>
            </w:pPr>
            <w:r w:rsidRPr="00603CE0">
              <w:rPr>
                <w:rFonts w:ascii="Times New Roman" w:hAnsi="Times New Roman"/>
                <w:b/>
                <w:color w:val="000000" w:themeColor="text1"/>
                <w:sz w:val="20"/>
              </w:rPr>
              <w:t>ICER</w:t>
            </w:r>
            <w:r w:rsidRPr="00603CE0">
              <w:rPr>
                <w:rFonts w:ascii="Times New Roman" w:hAnsi="Times New Roman"/>
                <w:color w:val="000000" w:themeColor="text1"/>
                <w:sz w:val="20"/>
                <w:szCs w:val="20"/>
              </w:rPr>
              <w:t>#</w:t>
            </w:r>
          </w:p>
        </w:tc>
      </w:tr>
      <w:tr w:rsidR="00603CE0" w:rsidRPr="00603CE0" w14:paraId="21498CF7" w14:textId="77777777" w:rsidTr="000A1685">
        <w:tc>
          <w:tcPr>
            <w:tcW w:w="2182" w:type="dxa"/>
            <w:tcBorders>
              <w:top w:val="single" w:sz="4" w:space="0" w:color="auto"/>
              <w:bottom w:val="dashSmallGap" w:sz="4" w:space="0" w:color="auto"/>
            </w:tcBorders>
          </w:tcPr>
          <w:p w14:paraId="0EB38F2C" w14:textId="77777777" w:rsidR="00631528" w:rsidRPr="00603CE0" w:rsidRDefault="00631528" w:rsidP="000A168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GISP*</w:t>
            </w:r>
          </w:p>
        </w:tc>
        <w:tc>
          <w:tcPr>
            <w:tcW w:w="2183" w:type="dxa"/>
            <w:tcBorders>
              <w:top w:val="single" w:sz="4" w:space="0" w:color="auto"/>
              <w:bottom w:val="dashSmallGap" w:sz="4" w:space="0" w:color="auto"/>
            </w:tcBorders>
          </w:tcPr>
          <w:p w14:paraId="54090E00" w14:textId="57F65AA6" w:rsidR="00BC1B15" w:rsidRPr="00603CE0" w:rsidRDefault="00BC1B15"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20.</w:t>
            </w:r>
            <w:r w:rsidR="006A047E" w:rsidRPr="00603CE0">
              <w:rPr>
                <w:rFonts w:ascii="Times New Roman" w:hAnsi="Times New Roman"/>
                <w:color w:val="000000" w:themeColor="text1"/>
                <w:sz w:val="20"/>
              </w:rPr>
              <w:t>5</w:t>
            </w:r>
          </w:p>
          <w:p w14:paraId="1C69342D" w14:textId="4605C3F2" w:rsidR="00631528" w:rsidRPr="00603CE0" w:rsidRDefault="00631528"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6A047E" w:rsidRPr="00603CE0">
              <w:rPr>
                <w:rFonts w:ascii="Times New Roman" w:hAnsi="Times New Roman"/>
                <w:color w:val="000000" w:themeColor="text1"/>
                <w:sz w:val="20"/>
              </w:rPr>
              <w:t>16.0</w:t>
            </w:r>
            <w:r w:rsidRPr="00603CE0">
              <w:rPr>
                <w:rFonts w:ascii="Times New Roman" w:hAnsi="Times New Roman"/>
                <w:color w:val="000000" w:themeColor="text1"/>
                <w:sz w:val="20"/>
              </w:rPr>
              <w:t xml:space="preserve">, </w:t>
            </w:r>
            <w:r w:rsidR="00C72AA9" w:rsidRPr="00603CE0">
              <w:rPr>
                <w:rFonts w:ascii="Times New Roman" w:hAnsi="Times New Roman"/>
                <w:color w:val="000000" w:themeColor="text1"/>
                <w:sz w:val="20"/>
              </w:rPr>
              <w:t>31.</w:t>
            </w:r>
            <w:r w:rsidR="006A047E" w:rsidRPr="00603CE0">
              <w:rPr>
                <w:rFonts w:ascii="Times New Roman" w:hAnsi="Times New Roman"/>
                <w:color w:val="000000" w:themeColor="text1"/>
                <w:sz w:val="20"/>
              </w:rPr>
              <w:t>1</w:t>
            </w:r>
            <w:r w:rsidRPr="00603CE0">
              <w:rPr>
                <w:rFonts w:ascii="Times New Roman" w:hAnsi="Times New Roman"/>
                <w:color w:val="000000" w:themeColor="text1"/>
                <w:sz w:val="20"/>
              </w:rPr>
              <w:t>)</w:t>
            </w:r>
          </w:p>
        </w:tc>
        <w:tc>
          <w:tcPr>
            <w:tcW w:w="2182" w:type="dxa"/>
            <w:tcBorders>
              <w:top w:val="single" w:sz="4" w:space="0" w:color="auto"/>
              <w:bottom w:val="dashSmallGap" w:sz="4" w:space="0" w:color="auto"/>
            </w:tcBorders>
          </w:tcPr>
          <w:p w14:paraId="0D2415E1" w14:textId="4F015D19" w:rsidR="00E9734A" w:rsidRPr="00603CE0" w:rsidRDefault="00E9734A" w:rsidP="000A1685">
            <w:pPr>
              <w:spacing w:after="0" w:line="240" w:lineRule="auto"/>
              <w:jc w:val="center"/>
              <w:rPr>
                <w:rFonts w:ascii="Times New Roman" w:hAnsi="Times New Roman"/>
                <w:color w:val="000000" w:themeColor="text1"/>
                <w:sz w:val="20"/>
                <w:szCs w:val="20"/>
              </w:rPr>
            </w:pPr>
            <w:r w:rsidRPr="00603CE0">
              <w:rPr>
                <w:rFonts w:ascii="Times New Roman" w:hAnsi="Times New Roman"/>
                <w:color w:val="000000" w:themeColor="text1"/>
                <w:sz w:val="20"/>
                <w:szCs w:val="20"/>
              </w:rPr>
              <w:t>255.3</w:t>
            </w:r>
          </w:p>
          <w:p w14:paraId="1E3920B3" w14:textId="79CAEED9" w:rsidR="00631528" w:rsidRPr="00603CE0" w:rsidRDefault="00631528"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E9734A" w:rsidRPr="00603CE0">
              <w:rPr>
                <w:rFonts w:ascii="Times New Roman" w:hAnsi="Times New Roman"/>
                <w:color w:val="000000" w:themeColor="text1"/>
                <w:sz w:val="20"/>
              </w:rPr>
              <w:t>157.9</w:t>
            </w:r>
            <w:r w:rsidRPr="00603CE0">
              <w:rPr>
                <w:rFonts w:ascii="Times New Roman" w:hAnsi="Times New Roman"/>
                <w:color w:val="000000" w:themeColor="text1"/>
                <w:sz w:val="20"/>
              </w:rPr>
              <w:t xml:space="preserve">, </w:t>
            </w:r>
            <w:r w:rsidR="00E9734A" w:rsidRPr="00603CE0">
              <w:rPr>
                <w:rFonts w:ascii="Times New Roman" w:hAnsi="Times New Roman"/>
                <w:color w:val="000000" w:themeColor="text1"/>
                <w:sz w:val="20"/>
              </w:rPr>
              <w:t>404.1</w:t>
            </w:r>
            <w:r w:rsidRPr="00603CE0">
              <w:rPr>
                <w:rFonts w:ascii="Times New Roman" w:hAnsi="Times New Roman"/>
                <w:color w:val="000000" w:themeColor="text1"/>
                <w:sz w:val="20"/>
              </w:rPr>
              <w:t>)</w:t>
            </w:r>
          </w:p>
        </w:tc>
        <w:tc>
          <w:tcPr>
            <w:tcW w:w="2183" w:type="dxa"/>
            <w:tcBorders>
              <w:top w:val="single" w:sz="4" w:space="0" w:color="auto"/>
              <w:bottom w:val="dashSmallGap" w:sz="4" w:space="0" w:color="auto"/>
            </w:tcBorders>
          </w:tcPr>
          <w:p w14:paraId="10A83D6F" w14:textId="77777777" w:rsidR="00631528" w:rsidRPr="00603CE0" w:rsidRDefault="00631528"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Cost-saving</w:t>
            </w:r>
          </w:p>
        </w:tc>
      </w:tr>
      <w:tr w:rsidR="00603CE0" w:rsidRPr="00603CE0" w14:paraId="692B81B0" w14:textId="77777777" w:rsidTr="000A1685">
        <w:tc>
          <w:tcPr>
            <w:tcW w:w="2182" w:type="dxa"/>
            <w:tcBorders>
              <w:top w:val="dashSmallGap" w:sz="4" w:space="0" w:color="auto"/>
              <w:bottom w:val="dashSmallGap" w:sz="4" w:space="0" w:color="auto"/>
            </w:tcBorders>
          </w:tcPr>
          <w:p w14:paraId="1DB197B4" w14:textId="77777777" w:rsidR="00631528" w:rsidRPr="00603CE0" w:rsidRDefault="00631528" w:rsidP="000A168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RT</w:t>
            </w:r>
            <w:r w:rsidRPr="00603CE0">
              <w:rPr>
                <w:rFonts w:ascii="Times New Roman" w:hAnsi="Times New Roman"/>
                <w:color w:val="000000" w:themeColor="text1"/>
                <w:sz w:val="20"/>
                <w:szCs w:val="20"/>
              </w:rPr>
              <w:t>†</w:t>
            </w:r>
          </w:p>
        </w:tc>
        <w:tc>
          <w:tcPr>
            <w:tcW w:w="2183" w:type="dxa"/>
            <w:tcBorders>
              <w:top w:val="dashSmallGap" w:sz="4" w:space="0" w:color="auto"/>
              <w:bottom w:val="dashSmallGap" w:sz="4" w:space="0" w:color="auto"/>
            </w:tcBorders>
          </w:tcPr>
          <w:p w14:paraId="75FB13ED" w14:textId="32021915" w:rsidR="00631528" w:rsidRPr="00603CE0" w:rsidRDefault="00C72AA9"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22.6</w:t>
            </w:r>
            <w:r w:rsidRPr="00603CE0">
              <w:rPr>
                <w:rFonts w:ascii="Times New Roman" w:hAnsi="Times New Roman"/>
                <w:color w:val="000000" w:themeColor="text1"/>
                <w:sz w:val="20"/>
              </w:rPr>
              <w:br/>
            </w:r>
            <w:r w:rsidR="00631528" w:rsidRPr="00603CE0">
              <w:rPr>
                <w:rFonts w:ascii="Times New Roman" w:hAnsi="Times New Roman"/>
                <w:color w:val="000000" w:themeColor="text1"/>
                <w:sz w:val="20"/>
              </w:rPr>
              <w:t>(</w:t>
            </w:r>
            <w:r w:rsidR="00EB61F0" w:rsidRPr="00603CE0">
              <w:rPr>
                <w:rFonts w:ascii="Times New Roman" w:hAnsi="Times New Roman"/>
                <w:color w:val="000000" w:themeColor="text1"/>
                <w:sz w:val="20"/>
              </w:rPr>
              <w:t>15.6</w:t>
            </w:r>
            <w:r w:rsidR="00631528" w:rsidRPr="00603CE0">
              <w:rPr>
                <w:rFonts w:ascii="Times New Roman" w:hAnsi="Times New Roman"/>
                <w:color w:val="000000" w:themeColor="text1"/>
                <w:sz w:val="20"/>
              </w:rPr>
              <w:t xml:space="preserve">, </w:t>
            </w:r>
            <w:r w:rsidR="00EB61F0" w:rsidRPr="00603CE0">
              <w:rPr>
                <w:rFonts w:ascii="Times New Roman" w:hAnsi="Times New Roman"/>
                <w:color w:val="000000" w:themeColor="text1"/>
                <w:sz w:val="20"/>
              </w:rPr>
              <w:t>39.1</w:t>
            </w:r>
            <w:r w:rsidR="00631528" w:rsidRPr="00603CE0">
              <w:rPr>
                <w:rFonts w:ascii="Times New Roman" w:hAnsi="Times New Roman"/>
                <w:color w:val="000000" w:themeColor="text1"/>
                <w:sz w:val="20"/>
              </w:rPr>
              <w:t>)</w:t>
            </w:r>
          </w:p>
        </w:tc>
        <w:tc>
          <w:tcPr>
            <w:tcW w:w="2182" w:type="dxa"/>
            <w:tcBorders>
              <w:top w:val="dashSmallGap" w:sz="4" w:space="0" w:color="auto"/>
              <w:bottom w:val="dashSmallGap" w:sz="4" w:space="0" w:color="auto"/>
            </w:tcBorders>
          </w:tcPr>
          <w:p w14:paraId="03E0F5D7" w14:textId="0B91CB46" w:rsidR="002D0364" w:rsidRPr="00603CE0" w:rsidRDefault="002D0364"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275.</w:t>
            </w:r>
            <w:r w:rsidR="003D48F7" w:rsidRPr="00603CE0">
              <w:rPr>
                <w:rFonts w:ascii="Times New Roman" w:hAnsi="Times New Roman"/>
                <w:color w:val="000000" w:themeColor="text1"/>
                <w:sz w:val="20"/>
              </w:rPr>
              <w:t>8</w:t>
            </w:r>
          </w:p>
          <w:p w14:paraId="575A4A1B" w14:textId="3D4B1723" w:rsidR="00631528" w:rsidRPr="00603CE0" w:rsidRDefault="00631528"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2D0364" w:rsidRPr="00603CE0">
              <w:rPr>
                <w:rFonts w:ascii="Times New Roman" w:hAnsi="Times New Roman"/>
                <w:color w:val="000000" w:themeColor="text1"/>
                <w:sz w:val="20"/>
              </w:rPr>
              <w:t>181.1</w:t>
            </w:r>
            <w:r w:rsidRPr="00603CE0">
              <w:rPr>
                <w:rFonts w:ascii="Times New Roman" w:hAnsi="Times New Roman"/>
                <w:color w:val="000000" w:themeColor="text1"/>
                <w:sz w:val="20"/>
              </w:rPr>
              <w:t xml:space="preserve">, </w:t>
            </w:r>
            <w:r w:rsidR="002D0364" w:rsidRPr="00603CE0">
              <w:rPr>
                <w:rFonts w:ascii="Times New Roman" w:hAnsi="Times New Roman"/>
                <w:color w:val="000000" w:themeColor="text1"/>
                <w:sz w:val="20"/>
              </w:rPr>
              <w:t>472.</w:t>
            </w:r>
            <w:r w:rsidR="003D48F7" w:rsidRPr="00603CE0">
              <w:rPr>
                <w:rFonts w:ascii="Times New Roman" w:hAnsi="Times New Roman"/>
                <w:color w:val="000000" w:themeColor="text1"/>
                <w:sz w:val="20"/>
              </w:rPr>
              <w:t>4</w:t>
            </w:r>
            <w:r w:rsidRPr="00603CE0">
              <w:rPr>
                <w:rFonts w:ascii="Times New Roman" w:hAnsi="Times New Roman"/>
                <w:color w:val="000000" w:themeColor="text1"/>
                <w:sz w:val="20"/>
              </w:rPr>
              <w:t>)</w:t>
            </w:r>
          </w:p>
        </w:tc>
        <w:tc>
          <w:tcPr>
            <w:tcW w:w="2183" w:type="dxa"/>
            <w:tcBorders>
              <w:top w:val="dashSmallGap" w:sz="4" w:space="0" w:color="auto"/>
              <w:bottom w:val="dashSmallGap" w:sz="4" w:space="0" w:color="auto"/>
            </w:tcBorders>
          </w:tcPr>
          <w:p w14:paraId="3DD9D775" w14:textId="77777777" w:rsidR="00631528" w:rsidRPr="00603CE0" w:rsidRDefault="00631528"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Dominated</w:t>
            </w:r>
          </w:p>
        </w:tc>
      </w:tr>
      <w:tr w:rsidR="00603CE0" w:rsidRPr="00603CE0" w14:paraId="2BBCCB2B" w14:textId="77777777" w:rsidTr="000A1685">
        <w:tc>
          <w:tcPr>
            <w:tcW w:w="2182" w:type="dxa"/>
            <w:tcBorders>
              <w:top w:val="dashSmallGap" w:sz="4" w:space="0" w:color="auto"/>
              <w:bottom w:val="dashSmallGap" w:sz="4" w:space="0" w:color="auto"/>
            </w:tcBorders>
          </w:tcPr>
          <w:p w14:paraId="451B2324" w14:textId="77777777" w:rsidR="00631528" w:rsidRPr="00603CE0" w:rsidRDefault="00631528" w:rsidP="000A168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Combo</w:t>
            </w:r>
            <w:r w:rsidRPr="00603CE0">
              <w:rPr>
                <w:rFonts w:ascii="Times New Roman" w:hAnsi="Times New Roman"/>
                <w:color w:val="000000" w:themeColor="text1"/>
                <w:sz w:val="20"/>
                <w:szCs w:val="20"/>
              </w:rPr>
              <w:t>‡</w:t>
            </w:r>
            <w:r w:rsidRPr="00603CE0">
              <w:rPr>
                <w:rFonts w:ascii="Times New Roman" w:hAnsi="Times New Roman"/>
                <w:color w:val="000000" w:themeColor="text1"/>
                <w:sz w:val="20"/>
              </w:rPr>
              <w:t xml:space="preserve"> (Reference)</w:t>
            </w:r>
          </w:p>
        </w:tc>
        <w:tc>
          <w:tcPr>
            <w:tcW w:w="2183" w:type="dxa"/>
            <w:tcBorders>
              <w:top w:val="dashSmallGap" w:sz="4" w:space="0" w:color="auto"/>
              <w:bottom w:val="dashSmallGap" w:sz="4" w:space="0" w:color="auto"/>
            </w:tcBorders>
          </w:tcPr>
          <w:p w14:paraId="45A954D0" w14:textId="73A39615" w:rsidR="0030493B" w:rsidRPr="00603CE0" w:rsidRDefault="0030493B"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27.8</w:t>
            </w:r>
          </w:p>
          <w:p w14:paraId="0CC59A15" w14:textId="3EC889BA" w:rsidR="00631528" w:rsidRPr="00603CE0" w:rsidRDefault="00631528"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30493B" w:rsidRPr="00603CE0">
              <w:rPr>
                <w:rFonts w:ascii="Times New Roman" w:hAnsi="Times New Roman"/>
                <w:color w:val="000000" w:themeColor="text1"/>
                <w:sz w:val="20"/>
              </w:rPr>
              <w:t>17.7</w:t>
            </w:r>
            <w:r w:rsidRPr="00603CE0">
              <w:rPr>
                <w:rFonts w:ascii="Times New Roman" w:hAnsi="Times New Roman"/>
                <w:color w:val="000000" w:themeColor="text1"/>
                <w:sz w:val="20"/>
              </w:rPr>
              <w:t xml:space="preserve">, </w:t>
            </w:r>
            <w:r w:rsidR="006A047E" w:rsidRPr="00603CE0">
              <w:rPr>
                <w:rFonts w:ascii="Times New Roman" w:hAnsi="Times New Roman"/>
                <w:color w:val="000000" w:themeColor="text1"/>
                <w:sz w:val="20"/>
              </w:rPr>
              <w:t>43.2</w:t>
            </w:r>
            <w:r w:rsidRPr="00603CE0">
              <w:rPr>
                <w:rFonts w:ascii="Times New Roman" w:hAnsi="Times New Roman"/>
                <w:color w:val="000000" w:themeColor="text1"/>
                <w:sz w:val="20"/>
              </w:rPr>
              <w:t>)</w:t>
            </w:r>
          </w:p>
        </w:tc>
        <w:tc>
          <w:tcPr>
            <w:tcW w:w="2182" w:type="dxa"/>
            <w:tcBorders>
              <w:top w:val="dashSmallGap" w:sz="4" w:space="0" w:color="auto"/>
              <w:bottom w:val="dashSmallGap" w:sz="4" w:space="0" w:color="auto"/>
            </w:tcBorders>
          </w:tcPr>
          <w:p w14:paraId="435E3674" w14:textId="78A71B4A" w:rsidR="00286F3F" w:rsidRPr="00603CE0" w:rsidRDefault="00286F3F"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296.</w:t>
            </w:r>
            <w:r w:rsidR="003D48F7" w:rsidRPr="00603CE0">
              <w:rPr>
                <w:rFonts w:ascii="Times New Roman" w:hAnsi="Times New Roman"/>
                <w:color w:val="000000" w:themeColor="text1"/>
                <w:sz w:val="20"/>
              </w:rPr>
              <w:t>1</w:t>
            </w:r>
          </w:p>
          <w:p w14:paraId="1BA6C80D" w14:textId="45F933AC" w:rsidR="00631528" w:rsidRPr="00603CE0" w:rsidRDefault="00631528"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286F3F" w:rsidRPr="00603CE0">
              <w:rPr>
                <w:rFonts w:ascii="Times New Roman" w:hAnsi="Times New Roman"/>
                <w:color w:val="000000" w:themeColor="text1"/>
                <w:sz w:val="20"/>
              </w:rPr>
              <w:t>205.</w:t>
            </w:r>
            <w:r w:rsidR="003D48F7" w:rsidRPr="00603CE0">
              <w:rPr>
                <w:rFonts w:ascii="Times New Roman" w:hAnsi="Times New Roman"/>
                <w:color w:val="000000" w:themeColor="text1"/>
                <w:sz w:val="20"/>
              </w:rPr>
              <w:t>7</w:t>
            </w:r>
            <w:r w:rsidRPr="00603CE0">
              <w:rPr>
                <w:rFonts w:ascii="Times New Roman" w:hAnsi="Times New Roman"/>
                <w:color w:val="000000" w:themeColor="text1"/>
                <w:sz w:val="20"/>
              </w:rPr>
              <w:t xml:space="preserve">, </w:t>
            </w:r>
            <w:r w:rsidR="003D48F7" w:rsidRPr="00603CE0">
              <w:rPr>
                <w:rFonts w:ascii="Times New Roman" w:hAnsi="Times New Roman"/>
                <w:color w:val="000000" w:themeColor="text1"/>
                <w:sz w:val="20"/>
              </w:rPr>
              <w:t>450.8</w:t>
            </w:r>
            <w:r w:rsidRPr="00603CE0">
              <w:rPr>
                <w:rFonts w:ascii="Times New Roman" w:hAnsi="Times New Roman"/>
                <w:color w:val="000000" w:themeColor="text1"/>
                <w:sz w:val="20"/>
              </w:rPr>
              <w:t>)</w:t>
            </w:r>
          </w:p>
        </w:tc>
        <w:tc>
          <w:tcPr>
            <w:tcW w:w="2183" w:type="dxa"/>
            <w:tcBorders>
              <w:top w:val="dashSmallGap" w:sz="4" w:space="0" w:color="auto"/>
              <w:bottom w:val="dashSmallGap" w:sz="4" w:space="0" w:color="auto"/>
            </w:tcBorders>
          </w:tcPr>
          <w:p w14:paraId="68554ECC" w14:textId="77777777" w:rsidR="00631528" w:rsidRPr="00603CE0" w:rsidRDefault="00631528"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Dominated</w:t>
            </w:r>
          </w:p>
        </w:tc>
      </w:tr>
      <w:tr w:rsidR="00603CE0" w:rsidRPr="00603CE0" w14:paraId="16E3C2D9" w14:textId="77777777" w:rsidTr="000A1685">
        <w:tc>
          <w:tcPr>
            <w:tcW w:w="2182" w:type="dxa"/>
            <w:tcBorders>
              <w:top w:val="dashSmallGap" w:sz="4" w:space="0" w:color="auto"/>
              <w:bottom w:val="single" w:sz="4" w:space="0" w:color="auto"/>
            </w:tcBorders>
          </w:tcPr>
          <w:p w14:paraId="04CAE90C" w14:textId="77777777" w:rsidR="00631528" w:rsidRPr="00603CE0" w:rsidRDefault="00631528" w:rsidP="000A1685">
            <w:pPr>
              <w:spacing w:after="0" w:line="240" w:lineRule="auto"/>
              <w:rPr>
                <w:rFonts w:ascii="Times New Roman" w:hAnsi="Times New Roman"/>
                <w:color w:val="000000" w:themeColor="text1"/>
                <w:sz w:val="20"/>
              </w:rPr>
            </w:pPr>
            <w:r w:rsidRPr="00603CE0">
              <w:rPr>
                <w:rFonts w:ascii="Times New Roman" w:hAnsi="Times New Roman"/>
                <w:color w:val="000000" w:themeColor="text1"/>
                <w:sz w:val="20"/>
              </w:rPr>
              <w:t>TOC§</w:t>
            </w:r>
          </w:p>
        </w:tc>
        <w:tc>
          <w:tcPr>
            <w:tcW w:w="2183" w:type="dxa"/>
            <w:tcBorders>
              <w:top w:val="dashSmallGap" w:sz="4" w:space="0" w:color="auto"/>
              <w:bottom w:val="single" w:sz="4" w:space="0" w:color="auto"/>
            </w:tcBorders>
          </w:tcPr>
          <w:p w14:paraId="70ED3716" w14:textId="70822B9A" w:rsidR="00EB61F0" w:rsidRPr="00603CE0" w:rsidRDefault="00EB61F0"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34.5</w:t>
            </w:r>
          </w:p>
          <w:p w14:paraId="7D566648" w14:textId="1B4AEBCC" w:rsidR="00631528" w:rsidRPr="00603CE0" w:rsidRDefault="00631528"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30493B" w:rsidRPr="00603CE0">
              <w:rPr>
                <w:rFonts w:ascii="Times New Roman" w:hAnsi="Times New Roman"/>
                <w:color w:val="000000" w:themeColor="text1"/>
                <w:sz w:val="20"/>
              </w:rPr>
              <w:t>19.7</w:t>
            </w:r>
            <w:r w:rsidRPr="00603CE0">
              <w:rPr>
                <w:rFonts w:ascii="Times New Roman" w:hAnsi="Times New Roman"/>
                <w:color w:val="000000" w:themeColor="text1"/>
                <w:sz w:val="20"/>
              </w:rPr>
              <w:t xml:space="preserve">, </w:t>
            </w:r>
            <w:r w:rsidR="0030493B" w:rsidRPr="00603CE0">
              <w:rPr>
                <w:rFonts w:ascii="Times New Roman" w:hAnsi="Times New Roman"/>
                <w:color w:val="000000" w:themeColor="text1"/>
                <w:sz w:val="20"/>
              </w:rPr>
              <w:t>56.9</w:t>
            </w:r>
            <w:r w:rsidRPr="00603CE0">
              <w:rPr>
                <w:rFonts w:ascii="Times New Roman" w:hAnsi="Times New Roman"/>
                <w:color w:val="000000" w:themeColor="text1"/>
                <w:sz w:val="20"/>
              </w:rPr>
              <w:t>)</w:t>
            </w:r>
          </w:p>
        </w:tc>
        <w:tc>
          <w:tcPr>
            <w:tcW w:w="2182" w:type="dxa"/>
            <w:tcBorders>
              <w:top w:val="dashSmallGap" w:sz="4" w:space="0" w:color="auto"/>
              <w:bottom w:val="single" w:sz="4" w:space="0" w:color="auto"/>
            </w:tcBorders>
          </w:tcPr>
          <w:p w14:paraId="60EECF63" w14:textId="029B2386" w:rsidR="00286F3F" w:rsidRPr="00603CE0" w:rsidRDefault="002D0364"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324.8</w:t>
            </w:r>
          </w:p>
          <w:p w14:paraId="48D8FC68" w14:textId="6533396E" w:rsidR="00631528" w:rsidRPr="00603CE0" w:rsidRDefault="00631528"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w:t>
            </w:r>
            <w:r w:rsidR="00286F3F" w:rsidRPr="00603CE0">
              <w:rPr>
                <w:rFonts w:ascii="Times New Roman" w:hAnsi="Times New Roman"/>
                <w:color w:val="000000" w:themeColor="text1"/>
                <w:sz w:val="20"/>
              </w:rPr>
              <w:t>204.0</w:t>
            </w:r>
            <w:r w:rsidRPr="00603CE0">
              <w:rPr>
                <w:rFonts w:ascii="Times New Roman" w:hAnsi="Times New Roman"/>
                <w:color w:val="000000" w:themeColor="text1"/>
                <w:sz w:val="20"/>
              </w:rPr>
              <w:t xml:space="preserve">, </w:t>
            </w:r>
            <w:r w:rsidR="00286F3F" w:rsidRPr="00603CE0">
              <w:rPr>
                <w:rFonts w:ascii="Times New Roman" w:hAnsi="Times New Roman"/>
                <w:color w:val="000000" w:themeColor="text1"/>
                <w:sz w:val="20"/>
              </w:rPr>
              <w:t>562.4</w:t>
            </w:r>
            <w:r w:rsidRPr="00603CE0">
              <w:rPr>
                <w:rFonts w:ascii="Times New Roman" w:hAnsi="Times New Roman"/>
                <w:color w:val="000000" w:themeColor="text1"/>
                <w:sz w:val="20"/>
              </w:rPr>
              <w:t>)</w:t>
            </w:r>
          </w:p>
        </w:tc>
        <w:tc>
          <w:tcPr>
            <w:tcW w:w="2183" w:type="dxa"/>
            <w:tcBorders>
              <w:top w:val="dashSmallGap" w:sz="4" w:space="0" w:color="auto"/>
              <w:bottom w:val="single" w:sz="4" w:space="0" w:color="auto"/>
            </w:tcBorders>
          </w:tcPr>
          <w:p w14:paraId="475805CF" w14:textId="77777777" w:rsidR="00631528" w:rsidRPr="00603CE0" w:rsidRDefault="00631528" w:rsidP="000A1685">
            <w:pPr>
              <w:spacing w:after="0" w:line="240" w:lineRule="auto"/>
              <w:jc w:val="center"/>
              <w:rPr>
                <w:rFonts w:ascii="Times New Roman" w:hAnsi="Times New Roman"/>
                <w:color w:val="000000" w:themeColor="text1"/>
                <w:sz w:val="20"/>
              </w:rPr>
            </w:pPr>
            <w:r w:rsidRPr="00603CE0">
              <w:rPr>
                <w:rFonts w:ascii="Times New Roman" w:hAnsi="Times New Roman"/>
                <w:color w:val="000000" w:themeColor="text1"/>
                <w:sz w:val="20"/>
              </w:rPr>
              <w:t>Dominated</w:t>
            </w:r>
          </w:p>
        </w:tc>
      </w:tr>
    </w:tbl>
    <w:p w14:paraId="5CEEFED5" w14:textId="77777777" w:rsidR="0074444C" w:rsidRPr="00603CE0" w:rsidRDefault="00451994" w:rsidP="00DD135A">
      <w:pPr>
        <w:rPr>
          <w:color w:val="000000" w:themeColor="text1"/>
        </w:rPr>
      </w:pPr>
      <w:r w:rsidRPr="00603CE0">
        <w:rPr>
          <w:color w:val="000000" w:themeColor="text1"/>
        </w:rPr>
        <w:t>Refer to Table 2 in the main text for legend.</w:t>
      </w:r>
    </w:p>
    <w:p w14:paraId="4C8BE078" w14:textId="77777777" w:rsidR="0049701E" w:rsidRPr="00603CE0" w:rsidRDefault="0049701E" w:rsidP="00DD135A">
      <w:pPr>
        <w:rPr>
          <w:color w:val="000000" w:themeColor="text1"/>
        </w:rPr>
      </w:pPr>
    </w:p>
    <w:p w14:paraId="1398AF44" w14:textId="77777777" w:rsidR="0049701E" w:rsidRPr="00603CE0" w:rsidRDefault="0049701E" w:rsidP="00DD135A">
      <w:pPr>
        <w:rPr>
          <w:color w:val="000000" w:themeColor="text1"/>
        </w:rPr>
      </w:pPr>
    </w:p>
    <w:p w14:paraId="058A6ECD" w14:textId="77777777" w:rsidR="0049701E" w:rsidRPr="00603CE0" w:rsidRDefault="0049701E" w:rsidP="00DD135A">
      <w:pPr>
        <w:rPr>
          <w:color w:val="000000" w:themeColor="text1"/>
        </w:rPr>
      </w:pPr>
    </w:p>
    <w:p w14:paraId="0D297059" w14:textId="454C8962" w:rsidR="0074444C" w:rsidRPr="00603CE0" w:rsidRDefault="0049701E" w:rsidP="00222BC2">
      <w:pPr>
        <w:pStyle w:val="SH2"/>
      </w:pPr>
      <w:r w:rsidRPr="00603CE0">
        <w:t xml:space="preserve">References </w:t>
      </w:r>
    </w:p>
    <w:p w14:paraId="4C597CE2" w14:textId="77777777" w:rsidR="003168F3" w:rsidRPr="00603CE0" w:rsidRDefault="0074444C" w:rsidP="003168F3">
      <w:pPr>
        <w:pStyle w:val="EndNoteBibliography"/>
        <w:rPr>
          <w:noProof/>
          <w:color w:val="000000" w:themeColor="text1"/>
        </w:rPr>
      </w:pPr>
      <w:r w:rsidRPr="00603CE0">
        <w:rPr>
          <w:color w:val="000000" w:themeColor="text1"/>
        </w:rPr>
        <w:fldChar w:fldCharType="begin"/>
      </w:r>
      <w:r w:rsidRPr="00603CE0">
        <w:rPr>
          <w:color w:val="000000" w:themeColor="text1"/>
        </w:rPr>
        <w:instrText xml:space="preserve"> ADDIN EN.SECTION.REFLIST </w:instrText>
      </w:r>
      <w:r w:rsidRPr="00603CE0">
        <w:rPr>
          <w:color w:val="000000" w:themeColor="text1"/>
        </w:rPr>
        <w:fldChar w:fldCharType="separate"/>
      </w:r>
      <w:r w:rsidR="003168F3" w:rsidRPr="00603CE0">
        <w:rPr>
          <w:noProof/>
          <w:color w:val="000000" w:themeColor="text1"/>
        </w:rPr>
        <w:t>1.</w:t>
      </w:r>
      <w:r w:rsidR="003168F3" w:rsidRPr="00603CE0">
        <w:rPr>
          <w:noProof/>
          <w:color w:val="000000" w:themeColor="text1"/>
        </w:rPr>
        <w:tab/>
        <w:t xml:space="preserve">Workowski KA, Bachmann LH, Chan PA, et al. Sexually Transmitted Infections Treatment Guidelines, 2021. </w:t>
      </w:r>
      <w:r w:rsidR="003168F3" w:rsidRPr="00603CE0">
        <w:rPr>
          <w:i/>
          <w:noProof/>
          <w:color w:val="000000" w:themeColor="text1"/>
        </w:rPr>
        <w:t>MMWR Recommendations and Reports</w:t>
      </w:r>
      <w:r w:rsidR="003168F3" w:rsidRPr="00603CE0">
        <w:rPr>
          <w:noProof/>
          <w:color w:val="000000" w:themeColor="text1"/>
        </w:rPr>
        <w:t xml:space="preserve"> 2021; </w:t>
      </w:r>
      <w:r w:rsidR="003168F3" w:rsidRPr="00603CE0">
        <w:rPr>
          <w:b/>
          <w:noProof/>
          <w:color w:val="000000" w:themeColor="text1"/>
        </w:rPr>
        <w:t>70</w:t>
      </w:r>
      <w:r w:rsidR="003168F3" w:rsidRPr="00603CE0">
        <w:rPr>
          <w:noProof/>
          <w:color w:val="000000" w:themeColor="text1"/>
        </w:rPr>
        <w:t>(4).</w:t>
      </w:r>
    </w:p>
    <w:p w14:paraId="12369E27" w14:textId="5F6A6887" w:rsidR="00EF1496" w:rsidRDefault="0074444C" w:rsidP="00DD135A">
      <w:pPr>
        <w:rPr>
          <w:ins w:id="420" w:author="Ekanayake-Weber, Marcy" w:date="2026-03-06T11:01:00Z" w16du:dateUtc="2026-03-06T16:01:00Z"/>
          <w:color w:val="000000" w:themeColor="text1"/>
        </w:rPr>
      </w:pPr>
      <w:r w:rsidRPr="00603CE0">
        <w:rPr>
          <w:color w:val="000000" w:themeColor="text1"/>
        </w:rPr>
        <w:fldChar w:fldCharType="end"/>
      </w:r>
    </w:p>
    <w:p w14:paraId="1038F310" w14:textId="77777777" w:rsidR="00EF1496" w:rsidRDefault="00EF1496">
      <w:pPr>
        <w:spacing w:after="160" w:line="259" w:lineRule="auto"/>
        <w:rPr>
          <w:ins w:id="421" w:author="Ekanayake-Weber, Marcy" w:date="2026-03-06T11:01:00Z" w16du:dateUtc="2026-03-06T16:01:00Z"/>
          <w:color w:val="000000" w:themeColor="text1"/>
        </w:rPr>
      </w:pPr>
      <w:ins w:id="422" w:author="Ekanayake-Weber, Marcy" w:date="2026-03-06T11:01:00Z" w16du:dateUtc="2026-03-06T16:01:00Z">
        <w:r>
          <w:rPr>
            <w:color w:val="000000" w:themeColor="text1"/>
          </w:rPr>
          <w:br w:type="page"/>
        </w:r>
      </w:ins>
    </w:p>
    <w:p w14:paraId="4BC1A882" w14:textId="64A1DC83" w:rsidR="00631528" w:rsidRPr="008058CE" w:rsidRDefault="00D85556" w:rsidP="008058CE">
      <w:pPr>
        <w:pStyle w:val="SH1"/>
        <w:rPr>
          <w:ins w:id="423" w:author="Ekanayake-Weber, Marcy" w:date="2026-03-06T11:01:00Z" w16du:dateUtc="2026-03-06T16:01:00Z"/>
        </w:rPr>
      </w:pPr>
      <w:ins w:id="424" w:author="Ekanayake-Weber, Marcy" w:date="2026-03-06T11:01:00Z" w16du:dateUtc="2026-03-06T16:01:00Z">
        <w:r w:rsidRPr="008058CE">
          <w:lastRenderedPageBreak/>
          <w:t>Fitness Cost Analysis</w:t>
        </w:r>
      </w:ins>
    </w:p>
    <w:p w14:paraId="024C49CD" w14:textId="7BD84D8E" w:rsidR="00D85556" w:rsidRDefault="00D85556" w:rsidP="00D85556">
      <w:pPr>
        <w:pStyle w:val="SH2"/>
        <w:rPr>
          <w:ins w:id="425" w:author="Ekanayake-Weber, Marcy" w:date="2026-03-06T11:03:00Z" w16du:dateUtc="2026-03-06T16:03:00Z"/>
        </w:rPr>
      </w:pPr>
      <w:ins w:id="426" w:author="Ekanayake-Weber, Marcy" w:date="2026-03-06T11:02:00Z" w16du:dateUtc="2026-03-06T16:02:00Z">
        <w:r>
          <w:t>Methods</w:t>
        </w:r>
      </w:ins>
    </w:p>
    <w:p w14:paraId="0DA49012" w14:textId="0937A828" w:rsidR="00435BE9" w:rsidRPr="00B46F5E" w:rsidRDefault="00435BE9">
      <w:pPr>
        <w:rPr>
          <w:ins w:id="427" w:author="Ekanayake-Weber, Marcy" w:date="2026-03-06T11:02:00Z" w16du:dateUtc="2026-03-06T16:02:00Z"/>
        </w:rPr>
        <w:pPrChange w:id="428" w:author="Ekanayake-Weber, Marcy" w:date="2026-03-06T11:03:00Z" w16du:dateUtc="2026-03-06T16:03:00Z">
          <w:pPr>
            <w:pStyle w:val="SH2"/>
          </w:pPr>
        </w:pPrChange>
      </w:pPr>
      <w:ins w:id="429" w:author="Ekanayake-Weber, Marcy" w:date="2026-03-06T11:03:00Z" w16du:dateUtc="2026-03-06T16:03:00Z">
        <w:r>
          <w:rPr>
            <w:rFonts w:ascii="Times New Roman" w:hAnsi="Times New Roman"/>
          </w:rPr>
          <w:t>Only limited</w:t>
        </w:r>
        <w:r w:rsidR="00F06D88">
          <w:rPr>
            <w:rFonts w:ascii="Times New Roman" w:hAnsi="Times New Roman"/>
          </w:rPr>
          <w:t xml:space="preserve"> data is</w:t>
        </w:r>
        <w:r>
          <w:rPr>
            <w:rFonts w:ascii="Times New Roman" w:hAnsi="Times New Roman"/>
          </w:rPr>
          <w:t xml:space="preserve"> availab</w:t>
        </w:r>
      </w:ins>
      <w:ins w:id="430" w:author="Ekanayake-Weber, Marcy" w:date="2026-03-06T11:04:00Z" w16du:dateUtc="2026-03-06T16:04:00Z">
        <w:r w:rsidR="00F06D88">
          <w:rPr>
            <w:rFonts w:ascii="Times New Roman" w:hAnsi="Times New Roman"/>
          </w:rPr>
          <w:t>le</w:t>
        </w:r>
      </w:ins>
      <w:ins w:id="431" w:author="Ekanayake-Weber, Marcy" w:date="2026-03-06T11:03:00Z" w16du:dateUtc="2026-03-06T16:03:00Z">
        <w:r>
          <w:rPr>
            <w:rFonts w:ascii="Times New Roman" w:hAnsi="Times New Roman"/>
          </w:rPr>
          <w:t xml:space="preserve"> on the fitness costs of antimicrobiral resistant (AMR) strains of gonorrhea</w:t>
        </w:r>
      </w:ins>
      <w:ins w:id="432" w:author="Ekanayake-Weber, Marcy" w:date="2026-03-06T11:04:00Z" w16du:dateUtc="2026-03-06T16:04:00Z">
        <w:r w:rsidR="00F06D88">
          <w:rPr>
            <w:rFonts w:ascii="Times New Roman" w:hAnsi="Times New Roman"/>
          </w:rPr>
          <w:t xml:space="preserve">. </w:t>
        </w:r>
      </w:ins>
    </w:p>
    <w:p w14:paraId="75B66305" w14:textId="505BA415" w:rsidR="00D85556" w:rsidRDefault="00D85556" w:rsidP="00D85556">
      <w:pPr>
        <w:pStyle w:val="SH2"/>
        <w:rPr>
          <w:ins w:id="433" w:author="Ekanayake-Weber, Marcy" w:date="2026-03-06T11:02:00Z" w16du:dateUtc="2026-03-06T16:02:00Z"/>
        </w:rPr>
      </w:pPr>
      <w:ins w:id="434" w:author="Ekanayake-Weber, Marcy" w:date="2026-03-06T11:02:00Z" w16du:dateUtc="2026-03-06T16:02:00Z">
        <w:r>
          <w:t>Resu</w:t>
        </w:r>
        <w:r w:rsidR="00435BE9">
          <w:t>lts and Discussion</w:t>
        </w:r>
      </w:ins>
    </w:p>
    <w:p w14:paraId="26F48092" w14:textId="743E984C" w:rsidR="00D85556" w:rsidRPr="00603CE0" w:rsidRDefault="00D85556">
      <w:pPr>
        <w:pStyle w:val="SH2"/>
        <w:pPrChange w:id="435" w:author="Ekanayake-Weber, Marcy" w:date="2026-03-06T11:02:00Z" w16du:dateUtc="2026-03-06T16:02:00Z">
          <w:pPr/>
        </w:pPrChange>
      </w:pPr>
      <w:ins w:id="436" w:author="Ekanayake-Weber, Marcy" w:date="2026-03-06T11:02:00Z" w16du:dateUtc="2026-03-06T16:02:00Z">
        <w:r>
          <w:t>References</w:t>
        </w:r>
      </w:ins>
    </w:p>
    <w:sectPr w:rsidR="00D85556" w:rsidRPr="00603CE0" w:rsidSect="00BE6C11">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2" w:author="Ekanayake-Weber, Marcy" w:date="2026-02-18T09:00:00Z" w:initials="EwM">
    <w:p w14:paraId="1989959C" w14:textId="77777777" w:rsidR="002A0527" w:rsidRDefault="002A0527" w:rsidP="002A0527">
      <w:r>
        <w:rPr>
          <w:rStyle w:val="CommentReference"/>
        </w:rPr>
        <w:annotationRef/>
      </w:r>
      <w:r>
        <w:rPr>
          <w:sz w:val="20"/>
          <w:szCs w:val="20"/>
        </w:rPr>
        <w:t>including both detected and undetected?</w:t>
      </w:r>
    </w:p>
  </w:comment>
  <w:comment w:id="186" w:author="Ekanayake-Weber, Marcy" w:date="2026-02-18T09:01:00Z" w:initials="EwM">
    <w:p w14:paraId="61FF5204" w14:textId="77777777" w:rsidR="002A0527" w:rsidRDefault="002A0527" w:rsidP="002A0527">
      <w:r>
        <w:rPr>
          <w:rStyle w:val="CommentReference"/>
        </w:rPr>
        <w:annotationRef/>
      </w:r>
      <w:r>
        <w:rPr>
          <w:sz w:val="20"/>
          <w:szCs w:val="20"/>
        </w:rPr>
        <w:t>conflicts with earlier use of incidence</w:t>
      </w:r>
    </w:p>
  </w:comment>
  <w:comment w:id="190" w:author="Ekanayake-Weber, Marcy" w:date="2026-02-18T09:01:00Z" w:initials="EwM">
    <w:p w14:paraId="58B02B19" w14:textId="77777777" w:rsidR="000F103E" w:rsidRDefault="000F103E" w:rsidP="000F103E">
      <w:r>
        <w:rPr>
          <w:rStyle w:val="CommentReference"/>
        </w:rPr>
        <w:annotationRef/>
      </w:r>
      <w:r>
        <w:rPr>
          <w:sz w:val="20"/>
          <w:szCs w:val="20"/>
        </w:rPr>
        <w:t>again, i believe this refers to undetected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89959C" w15:done="0"/>
  <w15:commentEx w15:paraId="61FF5204" w15:done="0"/>
  <w15:commentEx w15:paraId="58B02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D87C9D" w16cex:dateUtc="2026-02-18T14:00:00Z"/>
  <w16cex:commentExtensible w16cex:durableId="5459CCBD" w16cex:dateUtc="2026-02-18T14:01:00Z"/>
  <w16cex:commentExtensible w16cex:durableId="43B95A57" w16cex:dateUtc="2026-02-18T14: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89959C" w16cid:durableId="65D87C9D"/>
  <w16cid:commentId w16cid:paraId="61FF5204" w16cid:durableId="5459CCBD"/>
  <w16cid:commentId w16cid:paraId="58B02B19" w16cid:durableId="43B95A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4E1A5" w14:textId="77777777" w:rsidR="00364D89" w:rsidRDefault="00364D89" w:rsidP="00996BAA">
      <w:r>
        <w:separator/>
      </w:r>
    </w:p>
  </w:endnote>
  <w:endnote w:type="continuationSeparator" w:id="0">
    <w:p w14:paraId="4330AC94" w14:textId="77777777" w:rsidR="00364D89" w:rsidRDefault="00364D89" w:rsidP="00996BAA">
      <w:r>
        <w:continuationSeparator/>
      </w:r>
    </w:p>
  </w:endnote>
  <w:endnote w:type="continuationNotice" w:id="1">
    <w:p w14:paraId="2FE0E58D" w14:textId="77777777" w:rsidR="00364D89" w:rsidRDefault="00364D89" w:rsidP="00996B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DejaVu Sans">
    <w:altName w:val="Verdan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17D5B" w14:textId="77777777" w:rsidR="00364D89" w:rsidRDefault="00364D89" w:rsidP="00996BAA">
      <w:r>
        <w:separator/>
      </w:r>
    </w:p>
  </w:footnote>
  <w:footnote w:type="continuationSeparator" w:id="0">
    <w:p w14:paraId="376B477A" w14:textId="77777777" w:rsidR="00364D89" w:rsidRDefault="00364D89" w:rsidP="00996BAA">
      <w:r>
        <w:continuationSeparator/>
      </w:r>
    </w:p>
  </w:footnote>
  <w:footnote w:type="continuationNotice" w:id="1">
    <w:p w14:paraId="40B2E1F5" w14:textId="77777777" w:rsidR="00364D89" w:rsidRDefault="00364D89" w:rsidP="00996BAA"/>
  </w:footnote>
  <w:footnote w:id="2">
    <w:p w14:paraId="74B349C5" w14:textId="00F1F774" w:rsidR="003B045A" w:rsidRDefault="003B045A">
      <w:pPr>
        <w:pStyle w:val="FootnoteText"/>
      </w:pPr>
      <w:r>
        <w:rPr>
          <w:rStyle w:val="FootnoteReference"/>
        </w:rPr>
        <w:footnoteRef/>
      </w:r>
      <w:r>
        <w:t xml:space="preserve"> </w:t>
      </w:r>
      <w:r w:rsidR="00B13EEE">
        <w:t>Future drug costs are unknown. We assumed that future drug</w:t>
      </w:r>
      <w:r w:rsidR="00783E54">
        <w:t xml:space="preserve"> costs would be the same as </w:t>
      </w:r>
      <w:r w:rsidR="00BD58DB">
        <w:t xml:space="preserve">the cost of </w:t>
      </w:r>
      <w:r w:rsidR="00783E54">
        <w:t xml:space="preserve"> </w:t>
      </w:r>
      <w:r w:rsidR="00AE6C16">
        <w:t>d</w:t>
      </w:r>
      <w:r w:rsidR="00783E54">
        <w:t>rug A</w:t>
      </w:r>
      <w:r w:rsidR="00BD58DB">
        <w:t>, which was based on cef</w:t>
      </w:r>
      <w:r w:rsidR="00192FB5">
        <w:t xml:space="preserve">triaxone. </w:t>
      </w:r>
      <w:r w:rsidR="003608EC">
        <w:t xml:space="preserve">Assuming a higher cost for </w:t>
      </w:r>
      <w:r w:rsidR="00AE6C16">
        <w:t xml:space="preserve">drug B and/or drug X may </w:t>
      </w:r>
      <w:r w:rsidR="00447875">
        <w:t>affect the relative cost of GISP</w:t>
      </w:r>
      <w:r w:rsidR="00713D63">
        <w:t xml:space="preserve">, since </w:t>
      </w:r>
      <w:r w:rsidR="00A463BE">
        <w:t xml:space="preserve">on average, </w:t>
      </w:r>
      <w:r w:rsidR="00713D63">
        <w:t xml:space="preserve">GISP used less drug B </w:t>
      </w:r>
      <w:r w:rsidR="00524564">
        <w:t xml:space="preserve">than other strategies </w:t>
      </w:r>
      <w:r w:rsidR="00713D63">
        <w:t xml:space="preserve">and slightly more </w:t>
      </w:r>
      <w:r w:rsidR="00524564">
        <w:t>drug X</w:t>
      </w:r>
      <w:r w:rsidR="00A463BE">
        <w:t xml:space="preserve"> than other strategies. However, we were unable to </w:t>
      </w:r>
      <w:r w:rsidR="00B81170">
        <w:t>examine cost counterfactuals for this study.</w:t>
      </w:r>
    </w:p>
  </w:footnote>
  <w:footnote w:id="3">
    <w:p w14:paraId="371674F7" w14:textId="086A6CC3" w:rsidR="00B45DF8" w:rsidRDefault="00B45DF8">
      <w:pPr>
        <w:pStyle w:val="FootnoteText"/>
      </w:pPr>
      <w:r>
        <w:rPr>
          <w:rStyle w:val="FootnoteReference"/>
        </w:rPr>
        <w:footnoteRef/>
      </w:r>
      <w:r>
        <w:t xml:space="preserve"> We did not assume any side effects for drugs A, B, and X. Including side effects for these drugs </w:t>
      </w:r>
      <w:r w:rsidR="007631B9">
        <w:t>would likely make the GISP strategy relatively more favorable than we estimated, because retreatment was less common under GISP</w:t>
      </w:r>
      <w:r w:rsidR="00D06641">
        <w:t xml:space="preserve"> than the other strategies. </w:t>
      </w:r>
      <w:r w:rsidR="00CE4C62">
        <w:t xml:space="preserve">Therefore, </w:t>
      </w:r>
      <w:r w:rsidR="00231891">
        <w:t xml:space="preserve">since </w:t>
      </w:r>
      <w:r w:rsidR="00CE4C62">
        <w:t xml:space="preserve">more drug doses </w:t>
      </w:r>
      <w:r w:rsidR="00231891">
        <w:t xml:space="preserve">were </w:t>
      </w:r>
      <w:r w:rsidR="00CE4C62">
        <w:t>administered in the RT, TOC, and Combo scenarios</w:t>
      </w:r>
      <w:r w:rsidR="00231891">
        <w:t>, side effects</w:t>
      </w:r>
      <w:r w:rsidR="00CE4C62">
        <w:t xml:space="preserve"> would have led to more </w:t>
      </w:r>
      <w:r w:rsidR="00231891">
        <w:t xml:space="preserve">QALYs lost in these scenarios.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0317370"/>
      <w:docPartObj>
        <w:docPartGallery w:val="Page Numbers (Top of Page)"/>
        <w:docPartUnique/>
      </w:docPartObj>
    </w:sdtPr>
    <w:sdtEndPr>
      <w:rPr>
        <w:rStyle w:val="PageNumber"/>
      </w:rPr>
    </w:sdtEndPr>
    <w:sdtContent>
      <w:p w14:paraId="319CB40C" w14:textId="4F71B9B2" w:rsidR="007A2668" w:rsidRDefault="007A2668" w:rsidP="00031E5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14F4F">
          <w:rPr>
            <w:rStyle w:val="PageNumber"/>
            <w:noProof/>
          </w:rPr>
          <w:t>25</w:t>
        </w:r>
        <w:r>
          <w:rPr>
            <w:rStyle w:val="PageNumber"/>
          </w:rPr>
          <w:fldChar w:fldCharType="end"/>
        </w:r>
      </w:p>
    </w:sdtContent>
  </w:sdt>
  <w:p w14:paraId="1FB659B8" w14:textId="77777777" w:rsidR="007A2668" w:rsidRDefault="007A2668" w:rsidP="007A266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4610711"/>
      <w:docPartObj>
        <w:docPartGallery w:val="Page Numbers (Top of Page)"/>
        <w:docPartUnique/>
      </w:docPartObj>
    </w:sdtPr>
    <w:sdtEndPr>
      <w:rPr>
        <w:rStyle w:val="PageNumber"/>
      </w:rPr>
    </w:sdtEndPr>
    <w:sdtContent>
      <w:p w14:paraId="04F6370C" w14:textId="61908EE6" w:rsidR="007A2668" w:rsidRDefault="007A2668" w:rsidP="00031E5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3FA66D15" w14:textId="77777777" w:rsidR="00141724" w:rsidRDefault="00141724" w:rsidP="007A2668">
    <w:pPr>
      <w:pStyle w:val="Header"/>
      <w:ind w:right="360"/>
    </w:pPr>
  </w:p>
  <w:p w14:paraId="6836A5C0" w14:textId="77777777" w:rsidR="00141724" w:rsidRDefault="001417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7FD"/>
    <w:multiLevelType w:val="hybridMultilevel"/>
    <w:tmpl w:val="9B3CFA5A"/>
    <w:lvl w:ilvl="0" w:tplc="5588CB7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F02F2F"/>
    <w:multiLevelType w:val="hybridMultilevel"/>
    <w:tmpl w:val="FFFFFFFF"/>
    <w:lvl w:ilvl="0" w:tplc="A90E15DC">
      <w:start w:val="1"/>
      <w:numFmt w:val="bullet"/>
      <w:lvlText w:val=""/>
      <w:lvlJc w:val="left"/>
      <w:pPr>
        <w:ind w:left="720" w:hanging="360"/>
      </w:pPr>
      <w:rPr>
        <w:rFonts w:ascii="Symbol" w:hAnsi="Symbol" w:hint="default"/>
      </w:rPr>
    </w:lvl>
    <w:lvl w:ilvl="1" w:tplc="E9CE35FA">
      <w:start w:val="1"/>
      <w:numFmt w:val="bullet"/>
      <w:lvlText w:val="o"/>
      <w:lvlJc w:val="left"/>
      <w:pPr>
        <w:ind w:left="1440" w:hanging="360"/>
      </w:pPr>
      <w:rPr>
        <w:rFonts w:ascii="Courier New" w:hAnsi="Courier New" w:hint="default"/>
      </w:rPr>
    </w:lvl>
    <w:lvl w:ilvl="2" w:tplc="265AA48C">
      <w:start w:val="1"/>
      <w:numFmt w:val="bullet"/>
      <w:lvlText w:val=""/>
      <w:lvlJc w:val="left"/>
      <w:pPr>
        <w:ind w:left="2160" w:hanging="360"/>
      </w:pPr>
      <w:rPr>
        <w:rFonts w:ascii="Wingdings" w:hAnsi="Wingdings" w:hint="default"/>
      </w:rPr>
    </w:lvl>
    <w:lvl w:ilvl="3" w:tplc="2098B22E">
      <w:start w:val="1"/>
      <w:numFmt w:val="bullet"/>
      <w:lvlText w:val=""/>
      <w:lvlJc w:val="left"/>
      <w:pPr>
        <w:ind w:left="2880" w:hanging="360"/>
      </w:pPr>
      <w:rPr>
        <w:rFonts w:ascii="Symbol" w:hAnsi="Symbol" w:hint="default"/>
      </w:rPr>
    </w:lvl>
    <w:lvl w:ilvl="4" w:tplc="0D467BE4">
      <w:start w:val="1"/>
      <w:numFmt w:val="bullet"/>
      <w:lvlText w:val="o"/>
      <w:lvlJc w:val="left"/>
      <w:pPr>
        <w:ind w:left="3600" w:hanging="360"/>
      </w:pPr>
      <w:rPr>
        <w:rFonts w:ascii="Courier New" w:hAnsi="Courier New" w:hint="default"/>
      </w:rPr>
    </w:lvl>
    <w:lvl w:ilvl="5" w:tplc="7C26538A">
      <w:start w:val="1"/>
      <w:numFmt w:val="bullet"/>
      <w:lvlText w:val=""/>
      <w:lvlJc w:val="left"/>
      <w:pPr>
        <w:ind w:left="4320" w:hanging="360"/>
      </w:pPr>
      <w:rPr>
        <w:rFonts w:ascii="Wingdings" w:hAnsi="Wingdings" w:hint="default"/>
      </w:rPr>
    </w:lvl>
    <w:lvl w:ilvl="6" w:tplc="2FA090BE">
      <w:start w:val="1"/>
      <w:numFmt w:val="bullet"/>
      <w:lvlText w:val=""/>
      <w:lvlJc w:val="left"/>
      <w:pPr>
        <w:ind w:left="5040" w:hanging="360"/>
      </w:pPr>
      <w:rPr>
        <w:rFonts w:ascii="Symbol" w:hAnsi="Symbol" w:hint="default"/>
      </w:rPr>
    </w:lvl>
    <w:lvl w:ilvl="7" w:tplc="6D0CD05A">
      <w:start w:val="1"/>
      <w:numFmt w:val="bullet"/>
      <w:lvlText w:val="o"/>
      <w:lvlJc w:val="left"/>
      <w:pPr>
        <w:ind w:left="5760" w:hanging="360"/>
      </w:pPr>
      <w:rPr>
        <w:rFonts w:ascii="Courier New" w:hAnsi="Courier New" w:hint="default"/>
      </w:rPr>
    </w:lvl>
    <w:lvl w:ilvl="8" w:tplc="C2D29174">
      <w:start w:val="1"/>
      <w:numFmt w:val="bullet"/>
      <w:lvlText w:val=""/>
      <w:lvlJc w:val="left"/>
      <w:pPr>
        <w:ind w:left="6480" w:hanging="360"/>
      </w:pPr>
      <w:rPr>
        <w:rFonts w:ascii="Wingdings" w:hAnsi="Wingdings" w:hint="default"/>
      </w:rPr>
    </w:lvl>
  </w:abstractNum>
  <w:abstractNum w:abstractNumId="2" w15:restartNumberingAfterBreak="0">
    <w:nsid w:val="054970F2"/>
    <w:multiLevelType w:val="hybridMultilevel"/>
    <w:tmpl w:val="6D0CC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E7A45"/>
    <w:multiLevelType w:val="hybridMultilevel"/>
    <w:tmpl w:val="0EB243B4"/>
    <w:lvl w:ilvl="0" w:tplc="A8CC4A7E">
      <w:start w:val="1"/>
      <w:numFmt w:val="decimal"/>
      <w:lvlText w:val="%1."/>
      <w:lvlJc w:val="left"/>
      <w:pPr>
        <w:ind w:left="1020" w:hanging="360"/>
      </w:pPr>
    </w:lvl>
    <w:lvl w:ilvl="1" w:tplc="51743458">
      <w:start w:val="1"/>
      <w:numFmt w:val="decimal"/>
      <w:lvlText w:val="%2."/>
      <w:lvlJc w:val="left"/>
      <w:pPr>
        <w:ind w:left="1020" w:hanging="360"/>
      </w:pPr>
    </w:lvl>
    <w:lvl w:ilvl="2" w:tplc="98601050">
      <w:start w:val="1"/>
      <w:numFmt w:val="decimal"/>
      <w:lvlText w:val="%3."/>
      <w:lvlJc w:val="left"/>
      <w:pPr>
        <w:ind w:left="1020" w:hanging="360"/>
      </w:pPr>
    </w:lvl>
    <w:lvl w:ilvl="3" w:tplc="0F989202">
      <w:start w:val="1"/>
      <w:numFmt w:val="decimal"/>
      <w:lvlText w:val="%4."/>
      <w:lvlJc w:val="left"/>
      <w:pPr>
        <w:ind w:left="1020" w:hanging="360"/>
      </w:pPr>
    </w:lvl>
    <w:lvl w:ilvl="4" w:tplc="E6B09EBE">
      <w:start w:val="1"/>
      <w:numFmt w:val="decimal"/>
      <w:lvlText w:val="%5."/>
      <w:lvlJc w:val="left"/>
      <w:pPr>
        <w:ind w:left="1020" w:hanging="360"/>
      </w:pPr>
    </w:lvl>
    <w:lvl w:ilvl="5" w:tplc="8E4A153C">
      <w:start w:val="1"/>
      <w:numFmt w:val="decimal"/>
      <w:lvlText w:val="%6."/>
      <w:lvlJc w:val="left"/>
      <w:pPr>
        <w:ind w:left="1020" w:hanging="360"/>
      </w:pPr>
    </w:lvl>
    <w:lvl w:ilvl="6" w:tplc="100C236C">
      <w:start w:val="1"/>
      <w:numFmt w:val="decimal"/>
      <w:lvlText w:val="%7."/>
      <w:lvlJc w:val="left"/>
      <w:pPr>
        <w:ind w:left="1020" w:hanging="360"/>
      </w:pPr>
    </w:lvl>
    <w:lvl w:ilvl="7" w:tplc="58400A70">
      <w:start w:val="1"/>
      <w:numFmt w:val="decimal"/>
      <w:lvlText w:val="%8."/>
      <w:lvlJc w:val="left"/>
      <w:pPr>
        <w:ind w:left="1020" w:hanging="360"/>
      </w:pPr>
    </w:lvl>
    <w:lvl w:ilvl="8" w:tplc="D2B29748">
      <w:start w:val="1"/>
      <w:numFmt w:val="decimal"/>
      <w:lvlText w:val="%9."/>
      <w:lvlJc w:val="left"/>
      <w:pPr>
        <w:ind w:left="1020" w:hanging="360"/>
      </w:pPr>
    </w:lvl>
  </w:abstractNum>
  <w:abstractNum w:abstractNumId="4" w15:restartNumberingAfterBreak="0">
    <w:nsid w:val="0BD6398A"/>
    <w:multiLevelType w:val="hybridMultilevel"/>
    <w:tmpl w:val="4170EAEA"/>
    <w:lvl w:ilvl="0" w:tplc="CA3CFBBC">
      <w:start w:val="1"/>
      <w:numFmt w:val="decimal"/>
      <w:lvlText w:val="%1."/>
      <w:lvlJc w:val="left"/>
      <w:pPr>
        <w:ind w:left="1020" w:hanging="360"/>
      </w:pPr>
    </w:lvl>
    <w:lvl w:ilvl="1" w:tplc="ED380F60">
      <w:start w:val="1"/>
      <w:numFmt w:val="decimal"/>
      <w:lvlText w:val="%2."/>
      <w:lvlJc w:val="left"/>
      <w:pPr>
        <w:ind w:left="1020" w:hanging="360"/>
      </w:pPr>
    </w:lvl>
    <w:lvl w:ilvl="2" w:tplc="35FA0B2E">
      <w:start w:val="1"/>
      <w:numFmt w:val="decimal"/>
      <w:lvlText w:val="%3."/>
      <w:lvlJc w:val="left"/>
      <w:pPr>
        <w:ind w:left="1020" w:hanging="360"/>
      </w:pPr>
    </w:lvl>
    <w:lvl w:ilvl="3" w:tplc="66D2EE7C">
      <w:start w:val="1"/>
      <w:numFmt w:val="decimal"/>
      <w:lvlText w:val="%4."/>
      <w:lvlJc w:val="left"/>
      <w:pPr>
        <w:ind w:left="1020" w:hanging="360"/>
      </w:pPr>
    </w:lvl>
    <w:lvl w:ilvl="4" w:tplc="958A5284">
      <w:start w:val="1"/>
      <w:numFmt w:val="decimal"/>
      <w:lvlText w:val="%5."/>
      <w:lvlJc w:val="left"/>
      <w:pPr>
        <w:ind w:left="1020" w:hanging="360"/>
      </w:pPr>
    </w:lvl>
    <w:lvl w:ilvl="5" w:tplc="220EF928">
      <w:start w:val="1"/>
      <w:numFmt w:val="decimal"/>
      <w:lvlText w:val="%6."/>
      <w:lvlJc w:val="left"/>
      <w:pPr>
        <w:ind w:left="1020" w:hanging="360"/>
      </w:pPr>
    </w:lvl>
    <w:lvl w:ilvl="6" w:tplc="40FA2056">
      <w:start w:val="1"/>
      <w:numFmt w:val="decimal"/>
      <w:lvlText w:val="%7."/>
      <w:lvlJc w:val="left"/>
      <w:pPr>
        <w:ind w:left="1020" w:hanging="360"/>
      </w:pPr>
    </w:lvl>
    <w:lvl w:ilvl="7" w:tplc="FA8A45C4">
      <w:start w:val="1"/>
      <w:numFmt w:val="decimal"/>
      <w:lvlText w:val="%8."/>
      <w:lvlJc w:val="left"/>
      <w:pPr>
        <w:ind w:left="1020" w:hanging="360"/>
      </w:pPr>
    </w:lvl>
    <w:lvl w:ilvl="8" w:tplc="F90245D2">
      <w:start w:val="1"/>
      <w:numFmt w:val="decimal"/>
      <w:lvlText w:val="%9."/>
      <w:lvlJc w:val="left"/>
      <w:pPr>
        <w:ind w:left="1020" w:hanging="360"/>
      </w:pPr>
    </w:lvl>
  </w:abstractNum>
  <w:abstractNum w:abstractNumId="5" w15:restartNumberingAfterBreak="0">
    <w:nsid w:val="12DA61E2"/>
    <w:multiLevelType w:val="hybridMultilevel"/>
    <w:tmpl w:val="AAFAB880"/>
    <w:lvl w:ilvl="0" w:tplc="77EAE070">
      <w:start w:val="1"/>
      <w:numFmt w:val="decimal"/>
      <w:lvlText w:val="%1."/>
      <w:lvlJc w:val="left"/>
      <w:pPr>
        <w:ind w:left="1020" w:hanging="360"/>
      </w:pPr>
    </w:lvl>
    <w:lvl w:ilvl="1" w:tplc="BD7CBC44">
      <w:start w:val="1"/>
      <w:numFmt w:val="decimal"/>
      <w:lvlText w:val="%2."/>
      <w:lvlJc w:val="left"/>
      <w:pPr>
        <w:ind w:left="1020" w:hanging="360"/>
      </w:pPr>
    </w:lvl>
    <w:lvl w:ilvl="2" w:tplc="222AEA50">
      <w:start w:val="1"/>
      <w:numFmt w:val="decimal"/>
      <w:lvlText w:val="%3."/>
      <w:lvlJc w:val="left"/>
      <w:pPr>
        <w:ind w:left="1020" w:hanging="360"/>
      </w:pPr>
    </w:lvl>
    <w:lvl w:ilvl="3" w:tplc="99FAA4E0">
      <w:start w:val="1"/>
      <w:numFmt w:val="decimal"/>
      <w:lvlText w:val="%4."/>
      <w:lvlJc w:val="left"/>
      <w:pPr>
        <w:ind w:left="1020" w:hanging="360"/>
      </w:pPr>
    </w:lvl>
    <w:lvl w:ilvl="4" w:tplc="BCD0F7CE">
      <w:start w:val="1"/>
      <w:numFmt w:val="decimal"/>
      <w:lvlText w:val="%5."/>
      <w:lvlJc w:val="left"/>
      <w:pPr>
        <w:ind w:left="1020" w:hanging="360"/>
      </w:pPr>
    </w:lvl>
    <w:lvl w:ilvl="5" w:tplc="3AE82068">
      <w:start w:val="1"/>
      <w:numFmt w:val="decimal"/>
      <w:lvlText w:val="%6."/>
      <w:lvlJc w:val="left"/>
      <w:pPr>
        <w:ind w:left="1020" w:hanging="360"/>
      </w:pPr>
    </w:lvl>
    <w:lvl w:ilvl="6" w:tplc="7BF4C464">
      <w:start w:val="1"/>
      <w:numFmt w:val="decimal"/>
      <w:lvlText w:val="%7."/>
      <w:lvlJc w:val="left"/>
      <w:pPr>
        <w:ind w:left="1020" w:hanging="360"/>
      </w:pPr>
    </w:lvl>
    <w:lvl w:ilvl="7" w:tplc="E0E09B94">
      <w:start w:val="1"/>
      <w:numFmt w:val="decimal"/>
      <w:lvlText w:val="%8."/>
      <w:lvlJc w:val="left"/>
      <w:pPr>
        <w:ind w:left="1020" w:hanging="360"/>
      </w:pPr>
    </w:lvl>
    <w:lvl w:ilvl="8" w:tplc="1A8CB73E">
      <w:start w:val="1"/>
      <w:numFmt w:val="decimal"/>
      <w:lvlText w:val="%9."/>
      <w:lvlJc w:val="left"/>
      <w:pPr>
        <w:ind w:left="1020" w:hanging="360"/>
      </w:pPr>
    </w:lvl>
  </w:abstractNum>
  <w:abstractNum w:abstractNumId="6" w15:restartNumberingAfterBreak="0">
    <w:nsid w:val="1DED40CA"/>
    <w:multiLevelType w:val="hybridMultilevel"/>
    <w:tmpl w:val="9AC4FB4C"/>
    <w:lvl w:ilvl="0" w:tplc="1D20DFFC">
      <w:start w:val="1"/>
      <w:numFmt w:val="decimal"/>
      <w:lvlText w:val="%1."/>
      <w:lvlJc w:val="left"/>
      <w:pPr>
        <w:ind w:left="1020" w:hanging="360"/>
      </w:pPr>
    </w:lvl>
    <w:lvl w:ilvl="1" w:tplc="57FA831A">
      <w:start w:val="1"/>
      <w:numFmt w:val="decimal"/>
      <w:lvlText w:val="%2."/>
      <w:lvlJc w:val="left"/>
      <w:pPr>
        <w:ind w:left="1020" w:hanging="360"/>
      </w:pPr>
    </w:lvl>
    <w:lvl w:ilvl="2" w:tplc="00F07502">
      <w:start w:val="1"/>
      <w:numFmt w:val="decimal"/>
      <w:lvlText w:val="%3."/>
      <w:lvlJc w:val="left"/>
      <w:pPr>
        <w:ind w:left="1020" w:hanging="360"/>
      </w:pPr>
    </w:lvl>
    <w:lvl w:ilvl="3" w:tplc="293AE9AA">
      <w:start w:val="1"/>
      <w:numFmt w:val="decimal"/>
      <w:lvlText w:val="%4."/>
      <w:lvlJc w:val="left"/>
      <w:pPr>
        <w:ind w:left="1020" w:hanging="360"/>
      </w:pPr>
    </w:lvl>
    <w:lvl w:ilvl="4" w:tplc="CA32738C">
      <w:start w:val="1"/>
      <w:numFmt w:val="decimal"/>
      <w:lvlText w:val="%5."/>
      <w:lvlJc w:val="left"/>
      <w:pPr>
        <w:ind w:left="1020" w:hanging="360"/>
      </w:pPr>
    </w:lvl>
    <w:lvl w:ilvl="5" w:tplc="34A6164C">
      <w:start w:val="1"/>
      <w:numFmt w:val="decimal"/>
      <w:lvlText w:val="%6."/>
      <w:lvlJc w:val="left"/>
      <w:pPr>
        <w:ind w:left="1020" w:hanging="360"/>
      </w:pPr>
    </w:lvl>
    <w:lvl w:ilvl="6" w:tplc="C41CEDA4">
      <w:start w:val="1"/>
      <w:numFmt w:val="decimal"/>
      <w:lvlText w:val="%7."/>
      <w:lvlJc w:val="left"/>
      <w:pPr>
        <w:ind w:left="1020" w:hanging="360"/>
      </w:pPr>
    </w:lvl>
    <w:lvl w:ilvl="7" w:tplc="6EC29C34">
      <w:start w:val="1"/>
      <w:numFmt w:val="decimal"/>
      <w:lvlText w:val="%8."/>
      <w:lvlJc w:val="left"/>
      <w:pPr>
        <w:ind w:left="1020" w:hanging="360"/>
      </w:pPr>
    </w:lvl>
    <w:lvl w:ilvl="8" w:tplc="FC7CA39C">
      <w:start w:val="1"/>
      <w:numFmt w:val="decimal"/>
      <w:lvlText w:val="%9."/>
      <w:lvlJc w:val="left"/>
      <w:pPr>
        <w:ind w:left="1020" w:hanging="360"/>
      </w:pPr>
    </w:lvl>
  </w:abstractNum>
  <w:abstractNum w:abstractNumId="7" w15:restartNumberingAfterBreak="0">
    <w:nsid w:val="25E56E56"/>
    <w:multiLevelType w:val="hybridMultilevel"/>
    <w:tmpl w:val="FFFFFFFF"/>
    <w:lvl w:ilvl="0" w:tplc="6E26441E">
      <w:start w:val="1"/>
      <w:numFmt w:val="bullet"/>
      <w:lvlText w:val="-"/>
      <w:lvlJc w:val="left"/>
      <w:pPr>
        <w:ind w:left="720" w:hanging="360"/>
      </w:pPr>
      <w:rPr>
        <w:rFonts w:ascii="Calibri" w:hAnsi="Calibri" w:hint="default"/>
      </w:rPr>
    </w:lvl>
    <w:lvl w:ilvl="1" w:tplc="B834399A">
      <w:start w:val="1"/>
      <w:numFmt w:val="bullet"/>
      <w:lvlText w:val="o"/>
      <w:lvlJc w:val="left"/>
      <w:pPr>
        <w:ind w:left="1440" w:hanging="360"/>
      </w:pPr>
      <w:rPr>
        <w:rFonts w:ascii="Courier New" w:hAnsi="Courier New" w:hint="default"/>
      </w:rPr>
    </w:lvl>
    <w:lvl w:ilvl="2" w:tplc="4F8625A0">
      <w:start w:val="1"/>
      <w:numFmt w:val="bullet"/>
      <w:lvlText w:val=""/>
      <w:lvlJc w:val="left"/>
      <w:pPr>
        <w:ind w:left="2160" w:hanging="360"/>
      </w:pPr>
      <w:rPr>
        <w:rFonts w:ascii="Wingdings" w:hAnsi="Wingdings" w:hint="default"/>
      </w:rPr>
    </w:lvl>
    <w:lvl w:ilvl="3" w:tplc="D9E6C6B0">
      <w:start w:val="1"/>
      <w:numFmt w:val="bullet"/>
      <w:lvlText w:val=""/>
      <w:lvlJc w:val="left"/>
      <w:pPr>
        <w:ind w:left="2880" w:hanging="360"/>
      </w:pPr>
      <w:rPr>
        <w:rFonts w:ascii="Symbol" w:hAnsi="Symbol" w:hint="default"/>
      </w:rPr>
    </w:lvl>
    <w:lvl w:ilvl="4" w:tplc="CDDE35B6">
      <w:start w:val="1"/>
      <w:numFmt w:val="bullet"/>
      <w:lvlText w:val="o"/>
      <w:lvlJc w:val="left"/>
      <w:pPr>
        <w:ind w:left="3600" w:hanging="360"/>
      </w:pPr>
      <w:rPr>
        <w:rFonts w:ascii="Courier New" w:hAnsi="Courier New" w:hint="default"/>
      </w:rPr>
    </w:lvl>
    <w:lvl w:ilvl="5" w:tplc="E184486C">
      <w:start w:val="1"/>
      <w:numFmt w:val="bullet"/>
      <w:lvlText w:val=""/>
      <w:lvlJc w:val="left"/>
      <w:pPr>
        <w:ind w:left="4320" w:hanging="360"/>
      </w:pPr>
      <w:rPr>
        <w:rFonts w:ascii="Wingdings" w:hAnsi="Wingdings" w:hint="default"/>
      </w:rPr>
    </w:lvl>
    <w:lvl w:ilvl="6" w:tplc="EA0A05C4">
      <w:start w:val="1"/>
      <w:numFmt w:val="bullet"/>
      <w:lvlText w:val=""/>
      <w:lvlJc w:val="left"/>
      <w:pPr>
        <w:ind w:left="5040" w:hanging="360"/>
      </w:pPr>
      <w:rPr>
        <w:rFonts w:ascii="Symbol" w:hAnsi="Symbol" w:hint="default"/>
      </w:rPr>
    </w:lvl>
    <w:lvl w:ilvl="7" w:tplc="9BC69454">
      <w:start w:val="1"/>
      <w:numFmt w:val="bullet"/>
      <w:lvlText w:val="o"/>
      <w:lvlJc w:val="left"/>
      <w:pPr>
        <w:ind w:left="5760" w:hanging="360"/>
      </w:pPr>
      <w:rPr>
        <w:rFonts w:ascii="Courier New" w:hAnsi="Courier New" w:hint="default"/>
      </w:rPr>
    </w:lvl>
    <w:lvl w:ilvl="8" w:tplc="C3CCDABA">
      <w:start w:val="1"/>
      <w:numFmt w:val="bullet"/>
      <w:lvlText w:val=""/>
      <w:lvlJc w:val="left"/>
      <w:pPr>
        <w:ind w:left="6480" w:hanging="360"/>
      </w:pPr>
      <w:rPr>
        <w:rFonts w:ascii="Wingdings" w:hAnsi="Wingdings" w:hint="default"/>
      </w:rPr>
    </w:lvl>
  </w:abstractNum>
  <w:abstractNum w:abstractNumId="8" w15:restartNumberingAfterBreak="0">
    <w:nsid w:val="27F6327D"/>
    <w:multiLevelType w:val="hybridMultilevel"/>
    <w:tmpl w:val="78803E72"/>
    <w:lvl w:ilvl="0" w:tplc="752C780A">
      <w:start w:val="1"/>
      <w:numFmt w:val="decimal"/>
      <w:lvlText w:val="%1."/>
      <w:lvlJc w:val="left"/>
      <w:pPr>
        <w:ind w:left="720" w:hanging="360"/>
      </w:pPr>
      <w:rPr>
        <w:rFonts w:asciiTheme="majorHAnsi" w:eastAsiaTheme="majorEastAsia" w:hAnsiTheme="majorHAnsi" w:cstheme="majorBidi" w:hint="default"/>
        <w:b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F73C6B"/>
    <w:multiLevelType w:val="hybridMultilevel"/>
    <w:tmpl w:val="866EAC82"/>
    <w:lvl w:ilvl="0" w:tplc="0C0A1B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BD4E3D"/>
    <w:multiLevelType w:val="hybridMultilevel"/>
    <w:tmpl w:val="AD762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2F2963"/>
    <w:multiLevelType w:val="hybridMultilevel"/>
    <w:tmpl w:val="881E8C66"/>
    <w:lvl w:ilvl="0" w:tplc="808AA63A">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225458"/>
    <w:multiLevelType w:val="hybridMultilevel"/>
    <w:tmpl w:val="04188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1615F4"/>
    <w:multiLevelType w:val="multilevel"/>
    <w:tmpl w:val="0409001F"/>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7A2A3C4"/>
    <w:multiLevelType w:val="hybridMultilevel"/>
    <w:tmpl w:val="FFFFFFFF"/>
    <w:lvl w:ilvl="0" w:tplc="46F8F69C">
      <w:start w:val="1"/>
      <w:numFmt w:val="decimal"/>
      <w:lvlText w:val="%1."/>
      <w:lvlJc w:val="left"/>
      <w:pPr>
        <w:ind w:left="720" w:hanging="360"/>
      </w:pPr>
    </w:lvl>
    <w:lvl w:ilvl="1" w:tplc="4BD6B360">
      <w:start w:val="1"/>
      <w:numFmt w:val="lowerLetter"/>
      <w:lvlText w:val="%2."/>
      <w:lvlJc w:val="left"/>
      <w:pPr>
        <w:ind w:left="1440" w:hanging="360"/>
      </w:pPr>
    </w:lvl>
    <w:lvl w:ilvl="2" w:tplc="FF7837C2">
      <w:start w:val="1"/>
      <w:numFmt w:val="lowerRoman"/>
      <w:lvlText w:val="%3."/>
      <w:lvlJc w:val="right"/>
      <w:pPr>
        <w:ind w:left="2160" w:hanging="180"/>
      </w:pPr>
    </w:lvl>
    <w:lvl w:ilvl="3" w:tplc="9D3A27DA">
      <w:start w:val="1"/>
      <w:numFmt w:val="decimal"/>
      <w:lvlText w:val="%4."/>
      <w:lvlJc w:val="left"/>
      <w:pPr>
        <w:ind w:left="2880" w:hanging="360"/>
      </w:pPr>
    </w:lvl>
    <w:lvl w:ilvl="4" w:tplc="4ABED746">
      <w:start w:val="1"/>
      <w:numFmt w:val="lowerLetter"/>
      <w:lvlText w:val="%5."/>
      <w:lvlJc w:val="left"/>
      <w:pPr>
        <w:ind w:left="3600" w:hanging="360"/>
      </w:pPr>
    </w:lvl>
    <w:lvl w:ilvl="5" w:tplc="27148954">
      <w:start w:val="1"/>
      <w:numFmt w:val="lowerRoman"/>
      <w:lvlText w:val="%6."/>
      <w:lvlJc w:val="right"/>
      <w:pPr>
        <w:ind w:left="4320" w:hanging="180"/>
      </w:pPr>
    </w:lvl>
    <w:lvl w:ilvl="6" w:tplc="DF266F42">
      <w:start w:val="1"/>
      <w:numFmt w:val="decimal"/>
      <w:lvlText w:val="%7."/>
      <w:lvlJc w:val="left"/>
      <w:pPr>
        <w:ind w:left="5040" w:hanging="360"/>
      </w:pPr>
    </w:lvl>
    <w:lvl w:ilvl="7" w:tplc="A54E3838">
      <w:start w:val="1"/>
      <w:numFmt w:val="lowerLetter"/>
      <w:lvlText w:val="%8."/>
      <w:lvlJc w:val="left"/>
      <w:pPr>
        <w:ind w:left="5760" w:hanging="360"/>
      </w:pPr>
    </w:lvl>
    <w:lvl w:ilvl="8" w:tplc="3B209500">
      <w:start w:val="1"/>
      <w:numFmt w:val="lowerRoman"/>
      <w:lvlText w:val="%9."/>
      <w:lvlJc w:val="right"/>
      <w:pPr>
        <w:ind w:left="6480" w:hanging="180"/>
      </w:pPr>
    </w:lvl>
  </w:abstractNum>
  <w:abstractNum w:abstractNumId="15" w15:restartNumberingAfterBreak="0">
    <w:nsid w:val="3D7F7D1B"/>
    <w:multiLevelType w:val="hybridMultilevel"/>
    <w:tmpl w:val="BCB4CC48"/>
    <w:lvl w:ilvl="0" w:tplc="0F12719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843035"/>
    <w:multiLevelType w:val="hybridMultilevel"/>
    <w:tmpl w:val="318079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9560EB"/>
    <w:multiLevelType w:val="hybridMultilevel"/>
    <w:tmpl w:val="FFFFFFFF"/>
    <w:lvl w:ilvl="0" w:tplc="B4326ADE">
      <w:start w:val="1"/>
      <w:numFmt w:val="bullet"/>
      <w:lvlText w:val=""/>
      <w:lvlJc w:val="left"/>
      <w:pPr>
        <w:ind w:left="720" w:hanging="360"/>
      </w:pPr>
      <w:rPr>
        <w:rFonts w:ascii="Symbol" w:hAnsi="Symbol" w:hint="default"/>
      </w:rPr>
    </w:lvl>
    <w:lvl w:ilvl="1" w:tplc="3728840E">
      <w:start w:val="1"/>
      <w:numFmt w:val="bullet"/>
      <w:lvlText w:val="o"/>
      <w:lvlJc w:val="left"/>
      <w:pPr>
        <w:ind w:left="1440" w:hanging="360"/>
      </w:pPr>
      <w:rPr>
        <w:rFonts w:ascii="Courier New" w:hAnsi="Courier New" w:hint="default"/>
      </w:rPr>
    </w:lvl>
    <w:lvl w:ilvl="2" w:tplc="6D34EB7A">
      <w:start w:val="1"/>
      <w:numFmt w:val="bullet"/>
      <w:lvlText w:val=""/>
      <w:lvlJc w:val="left"/>
      <w:pPr>
        <w:ind w:left="2160" w:hanging="360"/>
      </w:pPr>
      <w:rPr>
        <w:rFonts w:ascii="Wingdings" w:hAnsi="Wingdings" w:hint="default"/>
      </w:rPr>
    </w:lvl>
    <w:lvl w:ilvl="3" w:tplc="50A4311E">
      <w:start w:val="1"/>
      <w:numFmt w:val="bullet"/>
      <w:lvlText w:val=""/>
      <w:lvlJc w:val="left"/>
      <w:pPr>
        <w:ind w:left="2880" w:hanging="360"/>
      </w:pPr>
      <w:rPr>
        <w:rFonts w:ascii="Symbol" w:hAnsi="Symbol" w:hint="default"/>
      </w:rPr>
    </w:lvl>
    <w:lvl w:ilvl="4" w:tplc="AB929CCA">
      <w:start w:val="1"/>
      <w:numFmt w:val="bullet"/>
      <w:lvlText w:val="o"/>
      <w:lvlJc w:val="left"/>
      <w:pPr>
        <w:ind w:left="3600" w:hanging="360"/>
      </w:pPr>
      <w:rPr>
        <w:rFonts w:ascii="Courier New" w:hAnsi="Courier New" w:hint="default"/>
      </w:rPr>
    </w:lvl>
    <w:lvl w:ilvl="5" w:tplc="6D1C49B4">
      <w:start w:val="1"/>
      <w:numFmt w:val="bullet"/>
      <w:lvlText w:val=""/>
      <w:lvlJc w:val="left"/>
      <w:pPr>
        <w:ind w:left="4320" w:hanging="360"/>
      </w:pPr>
      <w:rPr>
        <w:rFonts w:ascii="Wingdings" w:hAnsi="Wingdings" w:hint="default"/>
      </w:rPr>
    </w:lvl>
    <w:lvl w:ilvl="6" w:tplc="CA9AF212">
      <w:start w:val="1"/>
      <w:numFmt w:val="bullet"/>
      <w:lvlText w:val=""/>
      <w:lvlJc w:val="left"/>
      <w:pPr>
        <w:ind w:left="5040" w:hanging="360"/>
      </w:pPr>
      <w:rPr>
        <w:rFonts w:ascii="Symbol" w:hAnsi="Symbol" w:hint="default"/>
      </w:rPr>
    </w:lvl>
    <w:lvl w:ilvl="7" w:tplc="4D10E29C">
      <w:start w:val="1"/>
      <w:numFmt w:val="bullet"/>
      <w:lvlText w:val="o"/>
      <w:lvlJc w:val="left"/>
      <w:pPr>
        <w:ind w:left="5760" w:hanging="360"/>
      </w:pPr>
      <w:rPr>
        <w:rFonts w:ascii="Courier New" w:hAnsi="Courier New" w:hint="default"/>
      </w:rPr>
    </w:lvl>
    <w:lvl w:ilvl="8" w:tplc="1BACD9C0">
      <w:start w:val="1"/>
      <w:numFmt w:val="bullet"/>
      <w:lvlText w:val=""/>
      <w:lvlJc w:val="left"/>
      <w:pPr>
        <w:ind w:left="6480" w:hanging="360"/>
      </w:pPr>
      <w:rPr>
        <w:rFonts w:ascii="Wingdings" w:hAnsi="Wingdings" w:hint="default"/>
      </w:rPr>
    </w:lvl>
  </w:abstractNum>
  <w:abstractNum w:abstractNumId="18" w15:restartNumberingAfterBreak="0">
    <w:nsid w:val="4A7F2C6B"/>
    <w:multiLevelType w:val="hybridMultilevel"/>
    <w:tmpl w:val="75B62C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E3222A"/>
    <w:multiLevelType w:val="multilevel"/>
    <w:tmpl w:val="489AB9D4"/>
    <w:lvl w:ilvl="0">
      <w:start w:val="1"/>
      <w:numFmt w:val="decimal"/>
      <w:pStyle w:val="SH1"/>
      <w:lvlText w:val="S%1."/>
      <w:lvlJc w:val="left"/>
      <w:pPr>
        <w:ind w:left="360" w:hanging="360"/>
      </w:pPr>
      <w:rPr>
        <w:rFonts w:hint="default"/>
      </w:rPr>
    </w:lvl>
    <w:lvl w:ilvl="1">
      <w:start w:val="1"/>
      <w:numFmt w:val="decimal"/>
      <w:pStyle w:val="SH2"/>
      <w:lvlText w:val="S%1.%2."/>
      <w:lvlJc w:val="left"/>
      <w:pPr>
        <w:ind w:left="792" w:hanging="432"/>
      </w:pPr>
      <w:rPr>
        <w:rFonts w:hint="default"/>
      </w:rPr>
    </w:lvl>
    <w:lvl w:ilvl="2">
      <w:start w:val="1"/>
      <w:numFmt w:val="decimal"/>
      <w:lvlText w:val="S%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56F5A46"/>
    <w:multiLevelType w:val="multilevel"/>
    <w:tmpl w:val="7C02D4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5C7E1DC7"/>
    <w:multiLevelType w:val="hybridMultilevel"/>
    <w:tmpl w:val="4354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4B4444"/>
    <w:multiLevelType w:val="hybridMultilevel"/>
    <w:tmpl w:val="47B0914A"/>
    <w:lvl w:ilvl="0" w:tplc="67D01156">
      <w:start w:val="1"/>
      <w:numFmt w:val="decimal"/>
      <w:lvlText w:val="%1."/>
      <w:lvlJc w:val="left"/>
      <w:pPr>
        <w:ind w:left="1020" w:hanging="360"/>
      </w:pPr>
    </w:lvl>
    <w:lvl w:ilvl="1" w:tplc="51EA08C8">
      <w:start w:val="1"/>
      <w:numFmt w:val="decimal"/>
      <w:lvlText w:val="%2."/>
      <w:lvlJc w:val="left"/>
      <w:pPr>
        <w:ind w:left="1020" w:hanging="360"/>
      </w:pPr>
    </w:lvl>
    <w:lvl w:ilvl="2" w:tplc="3438AD74">
      <w:start w:val="1"/>
      <w:numFmt w:val="decimal"/>
      <w:lvlText w:val="%3."/>
      <w:lvlJc w:val="left"/>
      <w:pPr>
        <w:ind w:left="1020" w:hanging="360"/>
      </w:pPr>
    </w:lvl>
    <w:lvl w:ilvl="3" w:tplc="E0A006A0">
      <w:start w:val="1"/>
      <w:numFmt w:val="decimal"/>
      <w:lvlText w:val="%4."/>
      <w:lvlJc w:val="left"/>
      <w:pPr>
        <w:ind w:left="1020" w:hanging="360"/>
      </w:pPr>
    </w:lvl>
    <w:lvl w:ilvl="4" w:tplc="9C4CA632">
      <w:start w:val="1"/>
      <w:numFmt w:val="decimal"/>
      <w:lvlText w:val="%5."/>
      <w:lvlJc w:val="left"/>
      <w:pPr>
        <w:ind w:left="1020" w:hanging="360"/>
      </w:pPr>
    </w:lvl>
    <w:lvl w:ilvl="5" w:tplc="6E66B698">
      <w:start w:val="1"/>
      <w:numFmt w:val="decimal"/>
      <w:lvlText w:val="%6."/>
      <w:lvlJc w:val="left"/>
      <w:pPr>
        <w:ind w:left="1020" w:hanging="360"/>
      </w:pPr>
    </w:lvl>
    <w:lvl w:ilvl="6" w:tplc="69287A3E">
      <w:start w:val="1"/>
      <w:numFmt w:val="decimal"/>
      <w:lvlText w:val="%7."/>
      <w:lvlJc w:val="left"/>
      <w:pPr>
        <w:ind w:left="1020" w:hanging="360"/>
      </w:pPr>
    </w:lvl>
    <w:lvl w:ilvl="7" w:tplc="18A8668A">
      <w:start w:val="1"/>
      <w:numFmt w:val="decimal"/>
      <w:lvlText w:val="%8."/>
      <w:lvlJc w:val="left"/>
      <w:pPr>
        <w:ind w:left="1020" w:hanging="360"/>
      </w:pPr>
    </w:lvl>
    <w:lvl w:ilvl="8" w:tplc="3C9C9354">
      <w:start w:val="1"/>
      <w:numFmt w:val="decimal"/>
      <w:lvlText w:val="%9."/>
      <w:lvlJc w:val="left"/>
      <w:pPr>
        <w:ind w:left="1020" w:hanging="360"/>
      </w:pPr>
    </w:lvl>
  </w:abstractNum>
  <w:abstractNum w:abstractNumId="23" w15:restartNumberingAfterBreak="0">
    <w:nsid w:val="5DB3C34E"/>
    <w:multiLevelType w:val="hybridMultilevel"/>
    <w:tmpl w:val="FFFFFFFF"/>
    <w:lvl w:ilvl="0" w:tplc="697C1F98">
      <w:start w:val="1"/>
      <w:numFmt w:val="bullet"/>
      <w:lvlText w:val=""/>
      <w:lvlJc w:val="left"/>
      <w:pPr>
        <w:ind w:left="720" w:hanging="360"/>
      </w:pPr>
      <w:rPr>
        <w:rFonts w:ascii="Symbol" w:hAnsi="Symbol" w:hint="default"/>
      </w:rPr>
    </w:lvl>
    <w:lvl w:ilvl="1" w:tplc="94B8FF9A">
      <w:start w:val="1"/>
      <w:numFmt w:val="bullet"/>
      <w:lvlText w:val="o"/>
      <w:lvlJc w:val="left"/>
      <w:pPr>
        <w:ind w:left="1440" w:hanging="360"/>
      </w:pPr>
      <w:rPr>
        <w:rFonts w:ascii="Courier New" w:hAnsi="Courier New" w:hint="default"/>
      </w:rPr>
    </w:lvl>
    <w:lvl w:ilvl="2" w:tplc="5EAC63C2">
      <w:start w:val="1"/>
      <w:numFmt w:val="bullet"/>
      <w:lvlText w:val=""/>
      <w:lvlJc w:val="left"/>
      <w:pPr>
        <w:ind w:left="2160" w:hanging="360"/>
      </w:pPr>
      <w:rPr>
        <w:rFonts w:ascii="Wingdings" w:hAnsi="Wingdings" w:hint="default"/>
      </w:rPr>
    </w:lvl>
    <w:lvl w:ilvl="3" w:tplc="5DFE4336">
      <w:start w:val="1"/>
      <w:numFmt w:val="bullet"/>
      <w:lvlText w:val=""/>
      <w:lvlJc w:val="left"/>
      <w:pPr>
        <w:ind w:left="2880" w:hanging="360"/>
      </w:pPr>
      <w:rPr>
        <w:rFonts w:ascii="Symbol" w:hAnsi="Symbol" w:hint="default"/>
      </w:rPr>
    </w:lvl>
    <w:lvl w:ilvl="4" w:tplc="DFF080F8">
      <w:start w:val="1"/>
      <w:numFmt w:val="bullet"/>
      <w:lvlText w:val="o"/>
      <w:lvlJc w:val="left"/>
      <w:pPr>
        <w:ind w:left="3600" w:hanging="360"/>
      </w:pPr>
      <w:rPr>
        <w:rFonts w:ascii="Courier New" w:hAnsi="Courier New" w:hint="default"/>
      </w:rPr>
    </w:lvl>
    <w:lvl w:ilvl="5" w:tplc="36C224E4">
      <w:start w:val="1"/>
      <w:numFmt w:val="bullet"/>
      <w:lvlText w:val=""/>
      <w:lvlJc w:val="left"/>
      <w:pPr>
        <w:ind w:left="4320" w:hanging="360"/>
      </w:pPr>
      <w:rPr>
        <w:rFonts w:ascii="Wingdings" w:hAnsi="Wingdings" w:hint="default"/>
      </w:rPr>
    </w:lvl>
    <w:lvl w:ilvl="6" w:tplc="82F6B79A">
      <w:start w:val="1"/>
      <w:numFmt w:val="bullet"/>
      <w:lvlText w:val=""/>
      <w:lvlJc w:val="left"/>
      <w:pPr>
        <w:ind w:left="5040" w:hanging="360"/>
      </w:pPr>
      <w:rPr>
        <w:rFonts w:ascii="Symbol" w:hAnsi="Symbol" w:hint="default"/>
      </w:rPr>
    </w:lvl>
    <w:lvl w:ilvl="7" w:tplc="187EF37E">
      <w:start w:val="1"/>
      <w:numFmt w:val="bullet"/>
      <w:lvlText w:val="o"/>
      <w:lvlJc w:val="left"/>
      <w:pPr>
        <w:ind w:left="5760" w:hanging="360"/>
      </w:pPr>
      <w:rPr>
        <w:rFonts w:ascii="Courier New" w:hAnsi="Courier New" w:hint="default"/>
      </w:rPr>
    </w:lvl>
    <w:lvl w:ilvl="8" w:tplc="A82E84B6">
      <w:start w:val="1"/>
      <w:numFmt w:val="bullet"/>
      <w:lvlText w:val=""/>
      <w:lvlJc w:val="left"/>
      <w:pPr>
        <w:ind w:left="6480" w:hanging="360"/>
      </w:pPr>
      <w:rPr>
        <w:rFonts w:ascii="Wingdings" w:hAnsi="Wingdings" w:hint="default"/>
      </w:rPr>
    </w:lvl>
  </w:abstractNum>
  <w:abstractNum w:abstractNumId="24" w15:restartNumberingAfterBreak="0">
    <w:nsid w:val="6728417E"/>
    <w:multiLevelType w:val="hybridMultilevel"/>
    <w:tmpl w:val="64220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7F43A0C"/>
    <w:multiLevelType w:val="hybridMultilevel"/>
    <w:tmpl w:val="26724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015F3A"/>
    <w:multiLevelType w:val="multilevel"/>
    <w:tmpl w:val="C79E88B4"/>
    <w:lvl w:ilvl="0">
      <w:start w:val="1"/>
      <w:numFmt w:val="decimal"/>
      <w:lvlText w:val="S%1"/>
      <w:lvlJc w:val="left"/>
      <w:pPr>
        <w:ind w:left="432" w:hanging="432"/>
      </w:pPr>
      <w:rPr>
        <w:rFonts w:hint="default"/>
      </w:rPr>
    </w:lvl>
    <w:lvl w:ilvl="1">
      <w:start w:val="1"/>
      <w:numFmt w:val="decimal"/>
      <w:lvlText w:val="S%1.%2"/>
      <w:lvlJc w:val="left"/>
      <w:pPr>
        <w:ind w:left="576" w:hanging="576"/>
      </w:pPr>
      <w:rPr>
        <w:rFonts w:hint="default"/>
      </w:rPr>
    </w:lvl>
    <w:lvl w:ilvl="2">
      <w:start w:val="1"/>
      <w:numFmt w:val="decimal"/>
      <w:lvlText w:val="S%1.%2.%3"/>
      <w:lvlJc w:val="left"/>
      <w:pPr>
        <w:ind w:left="720" w:hanging="720"/>
      </w:pPr>
      <w:rPr>
        <w:rFonts w:hint="default"/>
      </w:rPr>
    </w:lvl>
    <w:lvl w:ilvl="3">
      <w:start w:val="1"/>
      <w:numFmt w:val="decimal"/>
      <w:pStyle w:val="Heading4"/>
      <w:lvlText w:val="S%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79AB5FB2"/>
    <w:multiLevelType w:val="hybridMultilevel"/>
    <w:tmpl w:val="19A0796A"/>
    <w:lvl w:ilvl="0" w:tplc="50821480">
      <w:start w:val="1"/>
      <w:numFmt w:val="decimal"/>
      <w:lvlText w:val="%1."/>
      <w:lvlJc w:val="left"/>
      <w:pPr>
        <w:ind w:left="1020" w:hanging="360"/>
      </w:pPr>
    </w:lvl>
    <w:lvl w:ilvl="1" w:tplc="E58015DA">
      <w:start w:val="1"/>
      <w:numFmt w:val="decimal"/>
      <w:lvlText w:val="%2."/>
      <w:lvlJc w:val="left"/>
      <w:pPr>
        <w:ind w:left="1020" w:hanging="360"/>
      </w:pPr>
    </w:lvl>
    <w:lvl w:ilvl="2" w:tplc="89888D56">
      <w:start w:val="1"/>
      <w:numFmt w:val="decimal"/>
      <w:lvlText w:val="%3."/>
      <w:lvlJc w:val="left"/>
      <w:pPr>
        <w:ind w:left="1020" w:hanging="360"/>
      </w:pPr>
    </w:lvl>
    <w:lvl w:ilvl="3" w:tplc="B1ACC610">
      <w:start w:val="1"/>
      <w:numFmt w:val="decimal"/>
      <w:lvlText w:val="%4."/>
      <w:lvlJc w:val="left"/>
      <w:pPr>
        <w:ind w:left="1020" w:hanging="360"/>
      </w:pPr>
    </w:lvl>
    <w:lvl w:ilvl="4" w:tplc="D42887FA">
      <w:start w:val="1"/>
      <w:numFmt w:val="decimal"/>
      <w:lvlText w:val="%5."/>
      <w:lvlJc w:val="left"/>
      <w:pPr>
        <w:ind w:left="1020" w:hanging="360"/>
      </w:pPr>
    </w:lvl>
    <w:lvl w:ilvl="5" w:tplc="138E8898">
      <w:start w:val="1"/>
      <w:numFmt w:val="decimal"/>
      <w:lvlText w:val="%6."/>
      <w:lvlJc w:val="left"/>
      <w:pPr>
        <w:ind w:left="1020" w:hanging="360"/>
      </w:pPr>
    </w:lvl>
    <w:lvl w:ilvl="6" w:tplc="A6FCAE26">
      <w:start w:val="1"/>
      <w:numFmt w:val="decimal"/>
      <w:lvlText w:val="%7."/>
      <w:lvlJc w:val="left"/>
      <w:pPr>
        <w:ind w:left="1020" w:hanging="360"/>
      </w:pPr>
    </w:lvl>
    <w:lvl w:ilvl="7" w:tplc="82E4E08C">
      <w:start w:val="1"/>
      <w:numFmt w:val="decimal"/>
      <w:lvlText w:val="%8."/>
      <w:lvlJc w:val="left"/>
      <w:pPr>
        <w:ind w:left="1020" w:hanging="360"/>
      </w:pPr>
    </w:lvl>
    <w:lvl w:ilvl="8" w:tplc="0A444EFA">
      <w:start w:val="1"/>
      <w:numFmt w:val="decimal"/>
      <w:lvlText w:val="%9."/>
      <w:lvlJc w:val="left"/>
      <w:pPr>
        <w:ind w:left="1020" w:hanging="360"/>
      </w:pPr>
    </w:lvl>
  </w:abstractNum>
  <w:num w:numId="1" w16cid:durableId="1572082038">
    <w:abstractNumId w:val="7"/>
  </w:num>
  <w:num w:numId="2" w16cid:durableId="496267718">
    <w:abstractNumId w:val="17"/>
  </w:num>
  <w:num w:numId="3" w16cid:durableId="590889343">
    <w:abstractNumId w:val="1"/>
  </w:num>
  <w:num w:numId="4" w16cid:durableId="274530847">
    <w:abstractNumId w:val="23"/>
  </w:num>
  <w:num w:numId="5" w16cid:durableId="183709998">
    <w:abstractNumId w:val="14"/>
  </w:num>
  <w:num w:numId="6" w16cid:durableId="953248462">
    <w:abstractNumId w:val="16"/>
  </w:num>
  <w:num w:numId="7" w16cid:durableId="1067994331">
    <w:abstractNumId w:val="8"/>
  </w:num>
  <w:num w:numId="8" w16cid:durableId="1595627989">
    <w:abstractNumId w:val="2"/>
  </w:num>
  <w:num w:numId="9" w16cid:durableId="1956250003">
    <w:abstractNumId w:val="20"/>
  </w:num>
  <w:num w:numId="10" w16cid:durableId="232129606">
    <w:abstractNumId w:val="6"/>
  </w:num>
  <w:num w:numId="11" w16cid:durableId="2054573815">
    <w:abstractNumId w:val="25"/>
  </w:num>
  <w:num w:numId="12" w16cid:durableId="1344478344">
    <w:abstractNumId w:val="10"/>
  </w:num>
  <w:num w:numId="13" w16cid:durableId="671418565">
    <w:abstractNumId w:val="27"/>
  </w:num>
  <w:num w:numId="14" w16cid:durableId="589310994">
    <w:abstractNumId w:val="5"/>
  </w:num>
  <w:num w:numId="15" w16cid:durableId="974405550">
    <w:abstractNumId w:val="0"/>
  </w:num>
  <w:num w:numId="16" w16cid:durableId="216212083">
    <w:abstractNumId w:val="11"/>
  </w:num>
  <w:num w:numId="17" w16cid:durableId="367996383">
    <w:abstractNumId w:val="9"/>
  </w:num>
  <w:num w:numId="18" w16cid:durableId="864251796">
    <w:abstractNumId w:val="22"/>
  </w:num>
  <w:num w:numId="19" w16cid:durableId="694841122">
    <w:abstractNumId w:val="3"/>
  </w:num>
  <w:num w:numId="20" w16cid:durableId="244413951">
    <w:abstractNumId w:val="4"/>
  </w:num>
  <w:num w:numId="21" w16cid:durableId="1660768262">
    <w:abstractNumId w:val="18"/>
  </w:num>
  <w:num w:numId="22" w16cid:durableId="1633367683">
    <w:abstractNumId w:val="26"/>
  </w:num>
  <w:num w:numId="23" w16cid:durableId="1865436137">
    <w:abstractNumId w:val="13"/>
  </w:num>
  <w:num w:numId="24" w16cid:durableId="1060976838">
    <w:abstractNumId w:val="19"/>
  </w:num>
  <w:num w:numId="25" w16cid:durableId="112098692">
    <w:abstractNumId w:val="15"/>
  </w:num>
  <w:num w:numId="26" w16cid:durableId="84340344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53343201">
    <w:abstractNumId w:val="21"/>
  </w:num>
  <w:num w:numId="28" w16cid:durableId="427043423">
    <w:abstractNumId w:val="12"/>
  </w:num>
  <w:num w:numId="29" w16cid:durableId="1045368964">
    <w:abstractNumId w:val="19"/>
  </w:num>
  <w:num w:numId="30" w16cid:durableId="2102141531">
    <w:abstractNumId w:val="19"/>
  </w:num>
  <w:num w:numId="31" w16cid:durableId="1913848760">
    <w:abstractNumId w:val="19"/>
  </w:num>
  <w:num w:numId="32" w16cid:durableId="579094801">
    <w:abstractNumId w:val="24"/>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kanayake-Weber, Marcy">
    <w15:presenceInfo w15:providerId="AD" w15:userId="S::mekanayake-weber@albany.edu::bf9c895b-b40e-4142-9ccd-6e5440cc46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ptxs2svnezeaaex5ebp2d9tvv0d9sw25p2p&quot;&gt;My EndNote Library&lt;record-ids&gt;&lt;item&gt;2&lt;/item&gt;&lt;item&gt;2163&lt;/item&gt;&lt;item&gt;2164&lt;/item&gt;&lt;item&gt;2165&lt;/item&gt;&lt;item&gt;2166&lt;/item&gt;&lt;item&gt;2184&lt;/item&gt;&lt;item&gt;2214&lt;/item&gt;&lt;item&gt;2216&lt;/item&gt;&lt;item&gt;2219&lt;/item&gt;&lt;item&gt;2220&lt;/item&gt;&lt;item&gt;2272&lt;/item&gt;&lt;item&gt;2277&lt;/item&gt;&lt;item&gt;2281&lt;/item&gt;&lt;item&gt;2282&lt;/item&gt;&lt;item&gt;2283&lt;/item&gt;&lt;item&gt;2284&lt;/item&gt;&lt;item&gt;2285&lt;/item&gt;&lt;item&gt;2286&lt;/item&gt;&lt;item&gt;2295&lt;/item&gt;&lt;item&gt;2297&lt;/item&gt;&lt;item&gt;2308&lt;/item&gt;&lt;item&gt;2309&lt;/item&gt;&lt;item&gt;2310&lt;/item&gt;&lt;item&gt;2312&lt;/item&gt;&lt;item&gt;2315&lt;/item&gt;&lt;item&gt;2316&lt;/item&gt;&lt;item&gt;2318&lt;/item&gt;&lt;item&gt;2319&lt;/item&gt;&lt;item&gt;2320&lt;/item&gt;&lt;item&gt;2321&lt;/item&gt;&lt;item&gt;2323&lt;/item&gt;&lt;item&gt;2324&lt;/item&gt;&lt;item&gt;2325&lt;/item&gt;&lt;item&gt;2327&lt;/item&gt;&lt;item&gt;2328&lt;/item&gt;&lt;item&gt;2339&lt;/item&gt;&lt;item&gt;2341&lt;/item&gt;&lt;item&gt;2342&lt;/item&gt;&lt;item&gt;2343&lt;/item&gt;&lt;item&gt;2344&lt;/item&gt;&lt;item&gt;2345&lt;/item&gt;&lt;item&gt;2346&lt;/item&gt;&lt;item&gt;2347&lt;/item&gt;&lt;item&gt;2400&lt;/item&gt;&lt;item&gt;2401&lt;/item&gt;&lt;item&gt;2402&lt;/item&gt;&lt;item&gt;2403&lt;/item&gt;&lt;item&gt;2404&lt;/item&gt;&lt;item&gt;2405&lt;/item&gt;&lt;item&gt;2414&lt;/item&gt;&lt;item&gt;2497&lt;/item&gt;&lt;item&gt;2498&lt;/item&gt;&lt;item&gt;2499&lt;/item&gt;&lt;/record-ids&gt;&lt;/item&gt;&lt;/Libraries&gt;"/>
    <w:docVar w:name="EN.UseJSCitationFormat" w:val="False"/>
  </w:docVars>
  <w:rsids>
    <w:rsidRoot w:val="7BD2E885"/>
    <w:rsid w:val="000002E4"/>
    <w:rsid w:val="00000FD0"/>
    <w:rsid w:val="00000FED"/>
    <w:rsid w:val="000011A7"/>
    <w:rsid w:val="000011D9"/>
    <w:rsid w:val="0000133E"/>
    <w:rsid w:val="00001363"/>
    <w:rsid w:val="000017C3"/>
    <w:rsid w:val="000017D9"/>
    <w:rsid w:val="00001B9D"/>
    <w:rsid w:val="000021E7"/>
    <w:rsid w:val="000024DA"/>
    <w:rsid w:val="0000286B"/>
    <w:rsid w:val="00002890"/>
    <w:rsid w:val="0000291E"/>
    <w:rsid w:val="00002CD0"/>
    <w:rsid w:val="00002D29"/>
    <w:rsid w:val="00002F9A"/>
    <w:rsid w:val="00003411"/>
    <w:rsid w:val="0000349E"/>
    <w:rsid w:val="0000356B"/>
    <w:rsid w:val="000038E4"/>
    <w:rsid w:val="00003AF9"/>
    <w:rsid w:val="00003C98"/>
    <w:rsid w:val="00003EA7"/>
    <w:rsid w:val="000040F6"/>
    <w:rsid w:val="0000443B"/>
    <w:rsid w:val="00004B3B"/>
    <w:rsid w:val="00004B66"/>
    <w:rsid w:val="00004DCB"/>
    <w:rsid w:val="0000517D"/>
    <w:rsid w:val="000052A6"/>
    <w:rsid w:val="00005711"/>
    <w:rsid w:val="00005BD9"/>
    <w:rsid w:val="000060D3"/>
    <w:rsid w:val="00006222"/>
    <w:rsid w:val="000064FC"/>
    <w:rsid w:val="00006715"/>
    <w:rsid w:val="000069B9"/>
    <w:rsid w:val="00006B6D"/>
    <w:rsid w:val="00006CF8"/>
    <w:rsid w:val="00006EE2"/>
    <w:rsid w:val="00006F90"/>
    <w:rsid w:val="000072F1"/>
    <w:rsid w:val="00007900"/>
    <w:rsid w:val="00007CC4"/>
    <w:rsid w:val="00007CF9"/>
    <w:rsid w:val="00007D6D"/>
    <w:rsid w:val="00007DC0"/>
    <w:rsid w:val="00010511"/>
    <w:rsid w:val="00010A13"/>
    <w:rsid w:val="00010AEC"/>
    <w:rsid w:val="00010E60"/>
    <w:rsid w:val="000111E7"/>
    <w:rsid w:val="000111EB"/>
    <w:rsid w:val="00011265"/>
    <w:rsid w:val="00011540"/>
    <w:rsid w:val="00011BC1"/>
    <w:rsid w:val="00011EC6"/>
    <w:rsid w:val="00011F1C"/>
    <w:rsid w:val="00011F95"/>
    <w:rsid w:val="000120A3"/>
    <w:rsid w:val="00012304"/>
    <w:rsid w:val="00012411"/>
    <w:rsid w:val="000126DE"/>
    <w:rsid w:val="00012925"/>
    <w:rsid w:val="0001322B"/>
    <w:rsid w:val="0001352F"/>
    <w:rsid w:val="00013808"/>
    <w:rsid w:val="00013AD1"/>
    <w:rsid w:val="00013B02"/>
    <w:rsid w:val="0001403F"/>
    <w:rsid w:val="0001415D"/>
    <w:rsid w:val="000141F3"/>
    <w:rsid w:val="00014515"/>
    <w:rsid w:val="0001457E"/>
    <w:rsid w:val="00014BFE"/>
    <w:rsid w:val="00014D96"/>
    <w:rsid w:val="000156DE"/>
    <w:rsid w:val="000157E5"/>
    <w:rsid w:val="00015D50"/>
    <w:rsid w:val="00015EFC"/>
    <w:rsid w:val="00016167"/>
    <w:rsid w:val="00016273"/>
    <w:rsid w:val="0001629A"/>
    <w:rsid w:val="00016332"/>
    <w:rsid w:val="00016367"/>
    <w:rsid w:val="0001654E"/>
    <w:rsid w:val="00016924"/>
    <w:rsid w:val="0001697C"/>
    <w:rsid w:val="00016EA1"/>
    <w:rsid w:val="00016F34"/>
    <w:rsid w:val="000170D9"/>
    <w:rsid w:val="00017196"/>
    <w:rsid w:val="000173D2"/>
    <w:rsid w:val="000178DB"/>
    <w:rsid w:val="00017EF1"/>
    <w:rsid w:val="00017FBA"/>
    <w:rsid w:val="00020185"/>
    <w:rsid w:val="0002053B"/>
    <w:rsid w:val="00020FBF"/>
    <w:rsid w:val="000210FE"/>
    <w:rsid w:val="0002118E"/>
    <w:rsid w:val="000211C2"/>
    <w:rsid w:val="0002121D"/>
    <w:rsid w:val="000215D2"/>
    <w:rsid w:val="000217CB"/>
    <w:rsid w:val="0002197D"/>
    <w:rsid w:val="000219E6"/>
    <w:rsid w:val="00021A8C"/>
    <w:rsid w:val="00021DBC"/>
    <w:rsid w:val="0002202E"/>
    <w:rsid w:val="0002210D"/>
    <w:rsid w:val="000222B7"/>
    <w:rsid w:val="0002257A"/>
    <w:rsid w:val="00022678"/>
    <w:rsid w:val="000226C0"/>
    <w:rsid w:val="000226C4"/>
    <w:rsid w:val="0002304F"/>
    <w:rsid w:val="00023237"/>
    <w:rsid w:val="00023260"/>
    <w:rsid w:val="0002337F"/>
    <w:rsid w:val="00023762"/>
    <w:rsid w:val="00023A8C"/>
    <w:rsid w:val="00023C14"/>
    <w:rsid w:val="00023D26"/>
    <w:rsid w:val="000246D6"/>
    <w:rsid w:val="00024A0D"/>
    <w:rsid w:val="00024C39"/>
    <w:rsid w:val="0002515C"/>
    <w:rsid w:val="00025240"/>
    <w:rsid w:val="00025271"/>
    <w:rsid w:val="000253E0"/>
    <w:rsid w:val="0002551F"/>
    <w:rsid w:val="00025814"/>
    <w:rsid w:val="0002613C"/>
    <w:rsid w:val="00026232"/>
    <w:rsid w:val="000264E7"/>
    <w:rsid w:val="0002658F"/>
    <w:rsid w:val="00026742"/>
    <w:rsid w:val="00026B26"/>
    <w:rsid w:val="00026C4E"/>
    <w:rsid w:val="00026FA9"/>
    <w:rsid w:val="000272CC"/>
    <w:rsid w:val="00027676"/>
    <w:rsid w:val="000278D1"/>
    <w:rsid w:val="00027C7E"/>
    <w:rsid w:val="00027D2E"/>
    <w:rsid w:val="00030259"/>
    <w:rsid w:val="0003082D"/>
    <w:rsid w:val="00030CFE"/>
    <w:rsid w:val="00030EE4"/>
    <w:rsid w:val="000310DD"/>
    <w:rsid w:val="000314D2"/>
    <w:rsid w:val="00031727"/>
    <w:rsid w:val="000317B6"/>
    <w:rsid w:val="0003189C"/>
    <w:rsid w:val="00031B87"/>
    <w:rsid w:val="00031E58"/>
    <w:rsid w:val="0003204D"/>
    <w:rsid w:val="0003222A"/>
    <w:rsid w:val="000323C3"/>
    <w:rsid w:val="000324E5"/>
    <w:rsid w:val="00032798"/>
    <w:rsid w:val="00032D4D"/>
    <w:rsid w:val="00032E22"/>
    <w:rsid w:val="00033052"/>
    <w:rsid w:val="000333A7"/>
    <w:rsid w:val="0003394E"/>
    <w:rsid w:val="00033B00"/>
    <w:rsid w:val="00033F51"/>
    <w:rsid w:val="000342BE"/>
    <w:rsid w:val="0003465A"/>
    <w:rsid w:val="0003511B"/>
    <w:rsid w:val="000351F8"/>
    <w:rsid w:val="00035269"/>
    <w:rsid w:val="0003534F"/>
    <w:rsid w:val="000355F2"/>
    <w:rsid w:val="00035849"/>
    <w:rsid w:val="000361CB"/>
    <w:rsid w:val="00036B5E"/>
    <w:rsid w:val="000374A5"/>
    <w:rsid w:val="00037543"/>
    <w:rsid w:val="00037CCD"/>
    <w:rsid w:val="0003E660"/>
    <w:rsid w:val="00040ACE"/>
    <w:rsid w:val="00040D68"/>
    <w:rsid w:val="00040EF8"/>
    <w:rsid w:val="00041117"/>
    <w:rsid w:val="000413E2"/>
    <w:rsid w:val="0004141C"/>
    <w:rsid w:val="00041459"/>
    <w:rsid w:val="00041A18"/>
    <w:rsid w:val="00041B1C"/>
    <w:rsid w:val="0004217C"/>
    <w:rsid w:val="00042374"/>
    <w:rsid w:val="00042639"/>
    <w:rsid w:val="000426B2"/>
    <w:rsid w:val="00042F17"/>
    <w:rsid w:val="00043292"/>
    <w:rsid w:val="000433C6"/>
    <w:rsid w:val="00043560"/>
    <w:rsid w:val="00043726"/>
    <w:rsid w:val="00043ADA"/>
    <w:rsid w:val="00043C65"/>
    <w:rsid w:val="00043C6A"/>
    <w:rsid w:val="00043D04"/>
    <w:rsid w:val="000442A5"/>
    <w:rsid w:val="0004466D"/>
    <w:rsid w:val="0004472D"/>
    <w:rsid w:val="00044B28"/>
    <w:rsid w:val="00044CA0"/>
    <w:rsid w:val="00045704"/>
    <w:rsid w:val="000457D2"/>
    <w:rsid w:val="00045884"/>
    <w:rsid w:val="00045C13"/>
    <w:rsid w:val="000461F7"/>
    <w:rsid w:val="00046880"/>
    <w:rsid w:val="00046905"/>
    <w:rsid w:val="00047432"/>
    <w:rsid w:val="00047684"/>
    <w:rsid w:val="000479E6"/>
    <w:rsid w:val="00047AF4"/>
    <w:rsid w:val="00047B1B"/>
    <w:rsid w:val="0005001F"/>
    <w:rsid w:val="0005027E"/>
    <w:rsid w:val="00050486"/>
    <w:rsid w:val="00051ED4"/>
    <w:rsid w:val="00051FBB"/>
    <w:rsid w:val="000524D5"/>
    <w:rsid w:val="00052598"/>
    <w:rsid w:val="00052DC4"/>
    <w:rsid w:val="00052EC0"/>
    <w:rsid w:val="00052F5A"/>
    <w:rsid w:val="00053E91"/>
    <w:rsid w:val="000540FF"/>
    <w:rsid w:val="0005433F"/>
    <w:rsid w:val="00054370"/>
    <w:rsid w:val="00054386"/>
    <w:rsid w:val="00054B65"/>
    <w:rsid w:val="00054CAE"/>
    <w:rsid w:val="00055078"/>
    <w:rsid w:val="000551EF"/>
    <w:rsid w:val="0005520E"/>
    <w:rsid w:val="0005577E"/>
    <w:rsid w:val="00056BBF"/>
    <w:rsid w:val="00057134"/>
    <w:rsid w:val="0005718F"/>
    <w:rsid w:val="0005738C"/>
    <w:rsid w:val="00057455"/>
    <w:rsid w:val="000575E1"/>
    <w:rsid w:val="00057C17"/>
    <w:rsid w:val="000601B1"/>
    <w:rsid w:val="000604F7"/>
    <w:rsid w:val="0006055A"/>
    <w:rsid w:val="00060581"/>
    <w:rsid w:val="0006093F"/>
    <w:rsid w:val="00060F11"/>
    <w:rsid w:val="0006156F"/>
    <w:rsid w:val="0006171F"/>
    <w:rsid w:val="00061A2D"/>
    <w:rsid w:val="00061AE0"/>
    <w:rsid w:val="00061AE4"/>
    <w:rsid w:val="000626FD"/>
    <w:rsid w:val="00062729"/>
    <w:rsid w:val="000627A3"/>
    <w:rsid w:val="000627C2"/>
    <w:rsid w:val="000629B1"/>
    <w:rsid w:val="00062B25"/>
    <w:rsid w:val="00062E71"/>
    <w:rsid w:val="000635A4"/>
    <w:rsid w:val="000638ED"/>
    <w:rsid w:val="00063C28"/>
    <w:rsid w:val="00063CB5"/>
    <w:rsid w:val="00063E51"/>
    <w:rsid w:val="00063ED3"/>
    <w:rsid w:val="00063F99"/>
    <w:rsid w:val="000646A4"/>
    <w:rsid w:val="000646EE"/>
    <w:rsid w:val="0006482F"/>
    <w:rsid w:val="00064AF7"/>
    <w:rsid w:val="00064E4D"/>
    <w:rsid w:val="00064F28"/>
    <w:rsid w:val="00065052"/>
    <w:rsid w:val="0006522B"/>
    <w:rsid w:val="000658D0"/>
    <w:rsid w:val="00065928"/>
    <w:rsid w:val="000659F1"/>
    <w:rsid w:val="00066099"/>
    <w:rsid w:val="00066264"/>
    <w:rsid w:val="0006658E"/>
    <w:rsid w:val="00066863"/>
    <w:rsid w:val="00066896"/>
    <w:rsid w:val="00066B55"/>
    <w:rsid w:val="00066C9F"/>
    <w:rsid w:val="00066E3F"/>
    <w:rsid w:val="000670D0"/>
    <w:rsid w:val="000672BD"/>
    <w:rsid w:val="00067382"/>
    <w:rsid w:val="00067545"/>
    <w:rsid w:val="00067648"/>
    <w:rsid w:val="00067929"/>
    <w:rsid w:val="00067D04"/>
    <w:rsid w:val="00067F1E"/>
    <w:rsid w:val="000701A8"/>
    <w:rsid w:val="000701EF"/>
    <w:rsid w:val="00070592"/>
    <w:rsid w:val="00070767"/>
    <w:rsid w:val="0007096E"/>
    <w:rsid w:val="00071164"/>
    <w:rsid w:val="000711A1"/>
    <w:rsid w:val="0007135D"/>
    <w:rsid w:val="000713A8"/>
    <w:rsid w:val="0007197E"/>
    <w:rsid w:val="00071CFF"/>
    <w:rsid w:val="00071DAA"/>
    <w:rsid w:val="000727DE"/>
    <w:rsid w:val="00072803"/>
    <w:rsid w:val="00072AB9"/>
    <w:rsid w:val="0007317A"/>
    <w:rsid w:val="0007321C"/>
    <w:rsid w:val="00073258"/>
    <w:rsid w:val="00073593"/>
    <w:rsid w:val="000737B8"/>
    <w:rsid w:val="00073AF7"/>
    <w:rsid w:val="00073CCC"/>
    <w:rsid w:val="000740D6"/>
    <w:rsid w:val="000743DD"/>
    <w:rsid w:val="000747DA"/>
    <w:rsid w:val="00075380"/>
    <w:rsid w:val="000754DF"/>
    <w:rsid w:val="00075B09"/>
    <w:rsid w:val="00075F0E"/>
    <w:rsid w:val="00076257"/>
    <w:rsid w:val="000768CA"/>
    <w:rsid w:val="000769CC"/>
    <w:rsid w:val="00076C19"/>
    <w:rsid w:val="00076DEE"/>
    <w:rsid w:val="00076FEC"/>
    <w:rsid w:val="00077058"/>
    <w:rsid w:val="00077091"/>
    <w:rsid w:val="000770A5"/>
    <w:rsid w:val="000776F7"/>
    <w:rsid w:val="000777FF"/>
    <w:rsid w:val="000778F1"/>
    <w:rsid w:val="0007796F"/>
    <w:rsid w:val="0007797A"/>
    <w:rsid w:val="0008057F"/>
    <w:rsid w:val="000805D3"/>
    <w:rsid w:val="00080769"/>
    <w:rsid w:val="00080D32"/>
    <w:rsid w:val="00080FC3"/>
    <w:rsid w:val="000814DA"/>
    <w:rsid w:val="00081ABE"/>
    <w:rsid w:val="00081ADC"/>
    <w:rsid w:val="00081BB6"/>
    <w:rsid w:val="00081C36"/>
    <w:rsid w:val="0008270A"/>
    <w:rsid w:val="00082FA9"/>
    <w:rsid w:val="00083594"/>
    <w:rsid w:val="00083E44"/>
    <w:rsid w:val="0008422B"/>
    <w:rsid w:val="000845BC"/>
    <w:rsid w:val="000846F6"/>
    <w:rsid w:val="00084735"/>
    <w:rsid w:val="000848C3"/>
    <w:rsid w:val="000848EB"/>
    <w:rsid w:val="00084A7D"/>
    <w:rsid w:val="00085012"/>
    <w:rsid w:val="000855E9"/>
    <w:rsid w:val="00085780"/>
    <w:rsid w:val="0008597E"/>
    <w:rsid w:val="000859EA"/>
    <w:rsid w:val="00085B73"/>
    <w:rsid w:val="00085C0E"/>
    <w:rsid w:val="000860BF"/>
    <w:rsid w:val="000861B3"/>
    <w:rsid w:val="00086281"/>
    <w:rsid w:val="000864AF"/>
    <w:rsid w:val="00086929"/>
    <w:rsid w:val="0008693C"/>
    <w:rsid w:val="000869C8"/>
    <w:rsid w:val="00086DE4"/>
    <w:rsid w:val="00086E42"/>
    <w:rsid w:val="00086E92"/>
    <w:rsid w:val="00087336"/>
    <w:rsid w:val="000874FA"/>
    <w:rsid w:val="00087687"/>
    <w:rsid w:val="000877BE"/>
    <w:rsid w:val="000877EA"/>
    <w:rsid w:val="0008781F"/>
    <w:rsid w:val="00087C73"/>
    <w:rsid w:val="00090124"/>
    <w:rsid w:val="000903D8"/>
    <w:rsid w:val="0009045A"/>
    <w:rsid w:val="000905D0"/>
    <w:rsid w:val="0009080B"/>
    <w:rsid w:val="00090F1D"/>
    <w:rsid w:val="00090F27"/>
    <w:rsid w:val="00090F6A"/>
    <w:rsid w:val="00091625"/>
    <w:rsid w:val="000917CD"/>
    <w:rsid w:val="00091A1D"/>
    <w:rsid w:val="00091EB6"/>
    <w:rsid w:val="00091EFA"/>
    <w:rsid w:val="0009204A"/>
    <w:rsid w:val="00092096"/>
    <w:rsid w:val="00092616"/>
    <w:rsid w:val="00092822"/>
    <w:rsid w:val="00092BB5"/>
    <w:rsid w:val="00092C18"/>
    <w:rsid w:val="00092C19"/>
    <w:rsid w:val="00092EAE"/>
    <w:rsid w:val="00093236"/>
    <w:rsid w:val="00093306"/>
    <w:rsid w:val="000935DC"/>
    <w:rsid w:val="00093672"/>
    <w:rsid w:val="00093C30"/>
    <w:rsid w:val="00093D30"/>
    <w:rsid w:val="0009400E"/>
    <w:rsid w:val="000940B8"/>
    <w:rsid w:val="00094443"/>
    <w:rsid w:val="00094477"/>
    <w:rsid w:val="00094487"/>
    <w:rsid w:val="00094706"/>
    <w:rsid w:val="000947B0"/>
    <w:rsid w:val="000948C2"/>
    <w:rsid w:val="00094A03"/>
    <w:rsid w:val="00094B3D"/>
    <w:rsid w:val="00094EC3"/>
    <w:rsid w:val="000950B3"/>
    <w:rsid w:val="000951C7"/>
    <w:rsid w:val="0009528F"/>
    <w:rsid w:val="0009580B"/>
    <w:rsid w:val="0009597E"/>
    <w:rsid w:val="00095B8B"/>
    <w:rsid w:val="000967F3"/>
    <w:rsid w:val="00096C6B"/>
    <w:rsid w:val="00096CE3"/>
    <w:rsid w:val="00096D0B"/>
    <w:rsid w:val="00096D62"/>
    <w:rsid w:val="0009732B"/>
    <w:rsid w:val="0009745A"/>
    <w:rsid w:val="0009775A"/>
    <w:rsid w:val="000978C3"/>
    <w:rsid w:val="00097B0B"/>
    <w:rsid w:val="00097CEB"/>
    <w:rsid w:val="00097E47"/>
    <w:rsid w:val="000A0824"/>
    <w:rsid w:val="000A0962"/>
    <w:rsid w:val="000A0BD6"/>
    <w:rsid w:val="000A127D"/>
    <w:rsid w:val="000A1628"/>
    <w:rsid w:val="000A1685"/>
    <w:rsid w:val="000A189C"/>
    <w:rsid w:val="000A2163"/>
    <w:rsid w:val="000A2359"/>
    <w:rsid w:val="000A25D3"/>
    <w:rsid w:val="000A2757"/>
    <w:rsid w:val="000A2B24"/>
    <w:rsid w:val="000A2C2C"/>
    <w:rsid w:val="000A2F01"/>
    <w:rsid w:val="000A3B48"/>
    <w:rsid w:val="000A3CF6"/>
    <w:rsid w:val="000A3DC1"/>
    <w:rsid w:val="000A3DE5"/>
    <w:rsid w:val="000A43DD"/>
    <w:rsid w:val="000A469B"/>
    <w:rsid w:val="000A46B6"/>
    <w:rsid w:val="000A4DD6"/>
    <w:rsid w:val="000A4EC6"/>
    <w:rsid w:val="000A4F6A"/>
    <w:rsid w:val="000A5398"/>
    <w:rsid w:val="000A53EA"/>
    <w:rsid w:val="000A5633"/>
    <w:rsid w:val="000A5C16"/>
    <w:rsid w:val="000A5C8D"/>
    <w:rsid w:val="000A5D9C"/>
    <w:rsid w:val="000A5EE9"/>
    <w:rsid w:val="000A62C7"/>
    <w:rsid w:val="000A659C"/>
    <w:rsid w:val="000A6887"/>
    <w:rsid w:val="000A69D6"/>
    <w:rsid w:val="000A6A36"/>
    <w:rsid w:val="000A6F86"/>
    <w:rsid w:val="000A702E"/>
    <w:rsid w:val="000A7377"/>
    <w:rsid w:val="000A7691"/>
    <w:rsid w:val="000A783D"/>
    <w:rsid w:val="000B004E"/>
    <w:rsid w:val="000B03DC"/>
    <w:rsid w:val="000B0598"/>
    <w:rsid w:val="000B09CA"/>
    <w:rsid w:val="000B0AB6"/>
    <w:rsid w:val="000B1360"/>
    <w:rsid w:val="000B1414"/>
    <w:rsid w:val="000B143E"/>
    <w:rsid w:val="000B1958"/>
    <w:rsid w:val="000B1A4C"/>
    <w:rsid w:val="000B21AD"/>
    <w:rsid w:val="000B22E1"/>
    <w:rsid w:val="000B245C"/>
    <w:rsid w:val="000B253E"/>
    <w:rsid w:val="000B26C1"/>
    <w:rsid w:val="000B2846"/>
    <w:rsid w:val="000B290C"/>
    <w:rsid w:val="000B2A74"/>
    <w:rsid w:val="000B2CA0"/>
    <w:rsid w:val="000B3027"/>
    <w:rsid w:val="000B31C6"/>
    <w:rsid w:val="000B39E3"/>
    <w:rsid w:val="000B3C35"/>
    <w:rsid w:val="000B3EC4"/>
    <w:rsid w:val="000B4484"/>
    <w:rsid w:val="000B44F3"/>
    <w:rsid w:val="000B4D9B"/>
    <w:rsid w:val="000B4FAC"/>
    <w:rsid w:val="000B5095"/>
    <w:rsid w:val="000B50A3"/>
    <w:rsid w:val="000B5366"/>
    <w:rsid w:val="000B545C"/>
    <w:rsid w:val="000B54CD"/>
    <w:rsid w:val="000B55C2"/>
    <w:rsid w:val="000B56BE"/>
    <w:rsid w:val="000B59EC"/>
    <w:rsid w:val="000B5A03"/>
    <w:rsid w:val="000B5B43"/>
    <w:rsid w:val="000B5BCF"/>
    <w:rsid w:val="000B5CBB"/>
    <w:rsid w:val="000B65B7"/>
    <w:rsid w:val="000B6821"/>
    <w:rsid w:val="000B6AAB"/>
    <w:rsid w:val="000B6AFE"/>
    <w:rsid w:val="000B6C8E"/>
    <w:rsid w:val="000B6D23"/>
    <w:rsid w:val="000B6F54"/>
    <w:rsid w:val="000B794E"/>
    <w:rsid w:val="000B79BF"/>
    <w:rsid w:val="000B7DC1"/>
    <w:rsid w:val="000C078A"/>
    <w:rsid w:val="000C0F12"/>
    <w:rsid w:val="000C1306"/>
    <w:rsid w:val="000C1549"/>
    <w:rsid w:val="000C1608"/>
    <w:rsid w:val="000C1ADE"/>
    <w:rsid w:val="000C1B65"/>
    <w:rsid w:val="000C1FCD"/>
    <w:rsid w:val="000C2130"/>
    <w:rsid w:val="000C23CE"/>
    <w:rsid w:val="000C2466"/>
    <w:rsid w:val="000C2817"/>
    <w:rsid w:val="000C2D77"/>
    <w:rsid w:val="000C3044"/>
    <w:rsid w:val="000C3099"/>
    <w:rsid w:val="000C33D2"/>
    <w:rsid w:val="000C40A3"/>
    <w:rsid w:val="000C41A0"/>
    <w:rsid w:val="000C41E1"/>
    <w:rsid w:val="000C45CC"/>
    <w:rsid w:val="000C4EB2"/>
    <w:rsid w:val="000C5107"/>
    <w:rsid w:val="000C521D"/>
    <w:rsid w:val="000C526D"/>
    <w:rsid w:val="000C57D2"/>
    <w:rsid w:val="000C5C81"/>
    <w:rsid w:val="000C63FF"/>
    <w:rsid w:val="000C647C"/>
    <w:rsid w:val="000C68E4"/>
    <w:rsid w:val="000C7169"/>
    <w:rsid w:val="000C7B3D"/>
    <w:rsid w:val="000C7FEE"/>
    <w:rsid w:val="000D014E"/>
    <w:rsid w:val="000D0168"/>
    <w:rsid w:val="000D01B7"/>
    <w:rsid w:val="000D078B"/>
    <w:rsid w:val="000D0BF1"/>
    <w:rsid w:val="000D0F07"/>
    <w:rsid w:val="000D104A"/>
    <w:rsid w:val="000D1443"/>
    <w:rsid w:val="000D1837"/>
    <w:rsid w:val="000D1D74"/>
    <w:rsid w:val="000D2426"/>
    <w:rsid w:val="000D25D0"/>
    <w:rsid w:val="000D266D"/>
    <w:rsid w:val="000D2709"/>
    <w:rsid w:val="000D35B2"/>
    <w:rsid w:val="000D3A2B"/>
    <w:rsid w:val="000D3C4F"/>
    <w:rsid w:val="000D3F58"/>
    <w:rsid w:val="000D45FC"/>
    <w:rsid w:val="000D47F1"/>
    <w:rsid w:val="000D4B98"/>
    <w:rsid w:val="000D4E3C"/>
    <w:rsid w:val="000D549E"/>
    <w:rsid w:val="000D575D"/>
    <w:rsid w:val="000D5BD9"/>
    <w:rsid w:val="000D6050"/>
    <w:rsid w:val="000D60DA"/>
    <w:rsid w:val="000D691E"/>
    <w:rsid w:val="000D6971"/>
    <w:rsid w:val="000D6B10"/>
    <w:rsid w:val="000D6C5F"/>
    <w:rsid w:val="000D6C8E"/>
    <w:rsid w:val="000D6D0E"/>
    <w:rsid w:val="000D7035"/>
    <w:rsid w:val="000D7B28"/>
    <w:rsid w:val="000D7C31"/>
    <w:rsid w:val="000D7D9C"/>
    <w:rsid w:val="000D7F54"/>
    <w:rsid w:val="000D7F6F"/>
    <w:rsid w:val="000E0286"/>
    <w:rsid w:val="000E02F5"/>
    <w:rsid w:val="000E07BB"/>
    <w:rsid w:val="000E1039"/>
    <w:rsid w:val="000E11DB"/>
    <w:rsid w:val="000E13F8"/>
    <w:rsid w:val="000E18E5"/>
    <w:rsid w:val="000E2000"/>
    <w:rsid w:val="000E22E9"/>
    <w:rsid w:val="000E2306"/>
    <w:rsid w:val="000E2354"/>
    <w:rsid w:val="000E2A10"/>
    <w:rsid w:val="000E2ACF"/>
    <w:rsid w:val="000E2F76"/>
    <w:rsid w:val="000E3468"/>
    <w:rsid w:val="000E3DA3"/>
    <w:rsid w:val="000E40DF"/>
    <w:rsid w:val="000E41FB"/>
    <w:rsid w:val="000E4339"/>
    <w:rsid w:val="000E4459"/>
    <w:rsid w:val="000E4523"/>
    <w:rsid w:val="000E492A"/>
    <w:rsid w:val="000E4AE8"/>
    <w:rsid w:val="000E4B57"/>
    <w:rsid w:val="000E4C92"/>
    <w:rsid w:val="000E51A9"/>
    <w:rsid w:val="000E55F1"/>
    <w:rsid w:val="000E584D"/>
    <w:rsid w:val="000E595A"/>
    <w:rsid w:val="000E5A8D"/>
    <w:rsid w:val="000E7294"/>
    <w:rsid w:val="000E7346"/>
    <w:rsid w:val="000E74A4"/>
    <w:rsid w:val="000E76AB"/>
    <w:rsid w:val="000E7789"/>
    <w:rsid w:val="000E787D"/>
    <w:rsid w:val="000E79AC"/>
    <w:rsid w:val="000E7AA0"/>
    <w:rsid w:val="000E7D3E"/>
    <w:rsid w:val="000F03A7"/>
    <w:rsid w:val="000F044E"/>
    <w:rsid w:val="000F0928"/>
    <w:rsid w:val="000F0934"/>
    <w:rsid w:val="000F0C61"/>
    <w:rsid w:val="000F0D0B"/>
    <w:rsid w:val="000F0E5D"/>
    <w:rsid w:val="000F103E"/>
    <w:rsid w:val="000F118A"/>
    <w:rsid w:val="000F119F"/>
    <w:rsid w:val="000F1456"/>
    <w:rsid w:val="000F14F4"/>
    <w:rsid w:val="000F168C"/>
    <w:rsid w:val="000F1855"/>
    <w:rsid w:val="000F1985"/>
    <w:rsid w:val="000F1A31"/>
    <w:rsid w:val="000F1D3E"/>
    <w:rsid w:val="000F1FA2"/>
    <w:rsid w:val="000F20C4"/>
    <w:rsid w:val="000F21D0"/>
    <w:rsid w:val="000F2E0B"/>
    <w:rsid w:val="000F31A1"/>
    <w:rsid w:val="000F32BF"/>
    <w:rsid w:val="000F32E1"/>
    <w:rsid w:val="000F34C8"/>
    <w:rsid w:val="000F350C"/>
    <w:rsid w:val="000F36C6"/>
    <w:rsid w:val="000F36C8"/>
    <w:rsid w:val="000F3728"/>
    <w:rsid w:val="000F3860"/>
    <w:rsid w:val="000F3886"/>
    <w:rsid w:val="000F3C7F"/>
    <w:rsid w:val="000F3E73"/>
    <w:rsid w:val="000F3E95"/>
    <w:rsid w:val="000F439C"/>
    <w:rsid w:val="000F461C"/>
    <w:rsid w:val="000F4F8A"/>
    <w:rsid w:val="000F4FA7"/>
    <w:rsid w:val="000F507C"/>
    <w:rsid w:val="000F50B1"/>
    <w:rsid w:val="000F50DA"/>
    <w:rsid w:val="000F527B"/>
    <w:rsid w:val="000F5451"/>
    <w:rsid w:val="000F550D"/>
    <w:rsid w:val="000F5885"/>
    <w:rsid w:val="000F5B20"/>
    <w:rsid w:val="000F5E96"/>
    <w:rsid w:val="000F60E3"/>
    <w:rsid w:val="000F64D9"/>
    <w:rsid w:val="000F65CD"/>
    <w:rsid w:val="000F6871"/>
    <w:rsid w:val="000F6BE0"/>
    <w:rsid w:val="000F6DEF"/>
    <w:rsid w:val="000F6FE6"/>
    <w:rsid w:val="000F7092"/>
    <w:rsid w:val="000F7326"/>
    <w:rsid w:val="000F77F7"/>
    <w:rsid w:val="000F7B68"/>
    <w:rsid w:val="000F7DAF"/>
    <w:rsid w:val="000F7E36"/>
    <w:rsid w:val="000F7E54"/>
    <w:rsid w:val="00100213"/>
    <w:rsid w:val="00100272"/>
    <w:rsid w:val="00100A0F"/>
    <w:rsid w:val="00100FE8"/>
    <w:rsid w:val="00101212"/>
    <w:rsid w:val="001013FB"/>
    <w:rsid w:val="00101A85"/>
    <w:rsid w:val="00101BFE"/>
    <w:rsid w:val="00101E6A"/>
    <w:rsid w:val="00101E81"/>
    <w:rsid w:val="0010230F"/>
    <w:rsid w:val="001029B4"/>
    <w:rsid w:val="00102BE3"/>
    <w:rsid w:val="00102C52"/>
    <w:rsid w:val="00103949"/>
    <w:rsid w:val="00103DB5"/>
    <w:rsid w:val="0010407B"/>
    <w:rsid w:val="001041F7"/>
    <w:rsid w:val="0010461D"/>
    <w:rsid w:val="00104BF3"/>
    <w:rsid w:val="00105270"/>
    <w:rsid w:val="001056A8"/>
    <w:rsid w:val="00105EF8"/>
    <w:rsid w:val="00105F2D"/>
    <w:rsid w:val="001061A1"/>
    <w:rsid w:val="00106626"/>
    <w:rsid w:val="00106695"/>
    <w:rsid w:val="00106DCE"/>
    <w:rsid w:val="00106FA3"/>
    <w:rsid w:val="0010719A"/>
    <w:rsid w:val="00107696"/>
    <w:rsid w:val="0010787B"/>
    <w:rsid w:val="00107FDD"/>
    <w:rsid w:val="001100F8"/>
    <w:rsid w:val="00110135"/>
    <w:rsid w:val="00110602"/>
    <w:rsid w:val="00110848"/>
    <w:rsid w:val="00110D74"/>
    <w:rsid w:val="00111357"/>
    <w:rsid w:val="001116E9"/>
    <w:rsid w:val="00111904"/>
    <w:rsid w:val="00111BB2"/>
    <w:rsid w:val="00111E7C"/>
    <w:rsid w:val="00111F53"/>
    <w:rsid w:val="00112CDC"/>
    <w:rsid w:val="00112E1B"/>
    <w:rsid w:val="00112F1C"/>
    <w:rsid w:val="001130C6"/>
    <w:rsid w:val="00113106"/>
    <w:rsid w:val="0011316E"/>
    <w:rsid w:val="001134AB"/>
    <w:rsid w:val="00113546"/>
    <w:rsid w:val="001135FC"/>
    <w:rsid w:val="00113A12"/>
    <w:rsid w:val="00114367"/>
    <w:rsid w:val="001146C2"/>
    <w:rsid w:val="00114726"/>
    <w:rsid w:val="001149BF"/>
    <w:rsid w:val="00114A42"/>
    <w:rsid w:val="00114CA1"/>
    <w:rsid w:val="00114CB7"/>
    <w:rsid w:val="00115059"/>
    <w:rsid w:val="00115249"/>
    <w:rsid w:val="00115590"/>
    <w:rsid w:val="00115593"/>
    <w:rsid w:val="001156F6"/>
    <w:rsid w:val="00115B6C"/>
    <w:rsid w:val="00115C2F"/>
    <w:rsid w:val="00115F9C"/>
    <w:rsid w:val="001165A4"/>
    <w:rsid w:val="00116F45"/>
    <w:rsid w:val="00116FEB"/>
    <w:rsid w:val="00117ACE"/>
    <w:rsid w:val="00117AE0"/>
    <w:rsid w:val="00120004"/>
    <w:rsid w:val="0012003C"/>
    <w:rsid w:val="001200B2"/>
    <w:rsid w:val="001201CD"/>
    <w:rsid w:val="00120240"/>
    <w:rsid w:val="001204FF"/>
    <w:rsid w:val="0012062D"/>
    <w:rsid w:val="001207E6"/>
    <w:rsid w:val="00120BB1"/>
    <w:rsid w:val="00120E2C"/>
    <w:rsid w:val="00120EFF"/>
    <w:rsid w:val="001211AB"/>
    <w:rsid w:val="00121318"/>
    <w:rsid w:val="00121358"/>
    <w:rsid w:val="00121521"/>
    <w:rsid w:val="00121736"/>
    <w:rsid w:val="0012218B"/>
    <w:rsid w:val="001222CD"/>
    <w:rsid w:val="00122EFD"/>
    <w:rsid w:val="0012318D"/>
    <w:rsid w:val="001233C9"/>
    <w:rsid w:val="001234D2"/>
    <w:rsid w:val="00123A4A"/>
    <w:rsid w:val="00123AB9"/>
    <w:rsid w:val="00123AEF"/>
    <w:rsid w:val="00123CDD"/>
    <w:rsid w:val="00123D0B"/>
    <w:rsid w:val="001240E3"/>
    <w:rsid w:val="00124EB0"/>
    <w:rsid w:val="001250B2"/>
    <w:rsid w:val="0012565F"/>
    <w:rsid w:val="0012585E"/>
    <w:rsid w:val="00125BBC"/>
    <w:rsid w:val="00125C53"/>
    <w:rsid w:val="00125E00"/>
    <w:rsid w:val="00125EEC"/>
    <w:rsid w:val="00125F85"/>
    <w:rsid w:val="00125FE3"/>
    <w:rsid w:val="001262C7"/>
    <w:rsid w:val="001269A4"/>
    <w:rsid w:val="00126B09"/>
    <w:rsid w:val="0012740F"/>
    <w:rsid w:val="00127912"/>
    <w:rsid w:val="00127B6C"/>
    <w:rsid w:val="00127CD8"/>
    <w:rsid w:val="00130146"/>
    <w:rsid w:val="001304AD"/>
    <w:rsid w:val="0013065B"/>
    <w:rsid w:val="00130696"/>
    <w:rsid w:val="00130701"/>
    <w:rsid w:val="0013094A"/>
    <w:rsid w:val="00130B41"/>
    <w:rsid w:val="00130C25"/>
    <w:rsid w:val="00130D77"/>
    <w:rsid w:val="00130E98"/>
    <w:rsid w:val="00131475"/>
    <w:rsid w:val="00131514"/>
    <w:rsid w:val="00131607"/>
    <w:rsid w:val="00131C46"/>
    <w:rsid w:val="00132138"/>
    <w:rsid w:val="0013243A"/>
    <w:rsid w:val="00132681"/>
    <w:rsid w:val="00132E0E"/>
    <w:rsid w:val="001333EF"/>
    <w:rsid w:val="00133480"/>
    <w:rsid w:val="001334FA"/>
    <w:rsid w:val="00133617"/>
    <w:rsid w:val="001338BC"/>
    <w:rsid w:val="00133912"/>
    <w:rsid w:val="0013393A"/>
    <w:rsid w:val="00133AC3"/>
    <w:rsid w:val="00133E96"/>
    <w:rsid w:val="00133F26"/>
    <w:rsid w:val="00134047"/>
    <w:rsid w:val="00134091"/>
    <w:rsid w:val="00134130"/>
    <w:rsid w:val="0013447A"/>
    <w:rsid w:val="00134501"/>
    <w:rsid w:val="00134B17"/>
    <w:rsid w:val="00134BF7"/>
    <w:rsid w:val="00134CBA"/>
    <w:rsid w:val="00134EC4"/>
    <w:rsid w:val="001350F5"/>
    <w:rsid w:val="00135128"/>
    <w:rsid w:val="0013549B"/>
    <w:rsid w:val="0013555F"/>
    <w:rsid w:val="001356ED"/>
    <w:rsid w:val="00135E19"/>
    <w:rsid w:val="00136609"/>
    <w:rsid w:val="001366C9"/>
    <w:rsid w:val="00136710"/>
    <w:rsid w:val="001368C3"/>
    <w:rsid w:val="00137186"/>
    <w:rsid w:val="00137199"/>
    <w:rsid w:val="00137289"/>
    <w:rsid w:val="00137298"/>
    <w:rsid w:val="0013735F"/>
    <w:rsid w:val="00137B66"/>
    <w:rsid w:val="00137C39"/>
    <w:rsid w:val="00137DB2"/>
    <w:rsid w:val="0014063D"/>
    <w:rsid w:val="0014068D"/>
    <w:rsid w:val="001407CD"/>
    <w:rsid w:val="001407F5"/>
    <w:rsid w:val="00140893"/>
    <w:rsid w:val="001409FC"/>
    <w:rsid w:val="00140FA1"/>
    <w:rsid w:val="00141340"/>
    <w:rsid w:val="00141346"/>
    <w:rsid w:val="00141724"/>
    <w:rsid w:val="0014183A"/>
    <w:rsid w:val="00141980"/>
    <w:rsid w:val="001419E3"/>
    <w:rsid w:val="00141A03"/>
    <w:rsid w:val="00141A2C"/>
    <w:rsid w:val="00141B07"/>
    <w:rsid w:val="00141CD8"/>
    <w:rsid w:val="0014205D"/>
    <w:rsid w:val="00142205"/>
    <w:rsid w:val="001422EC"/>
    <w:rsid w:val="00142775"/>
    <w:rsid w:val="0014280D"/>
    <w:rsid w:val="0014285E"/>
    <w:rsid w:val="001428C0"/>
    <w:rsid w:val="00142924"/>
    <w:rsid w:val="0014334E"/>
    <w:rsid w:val="0014350F"/>
    <w:rsid w:val="0014351F"/>
    <w:rsid w:val="00143B05"/>
    <w:rsid w:val="00143C7F"/>
    <w:rsid w:val="00143F82"/>
    <w:rsid w:val="001447F7"/>
    <w:rsid w:val="00144D3C"/>
    <w:rsid w:val="00145624"/>
    <w:rsid w:val="00145678"/>
    <w:rsid w:val="001457EB"/>
    <w:rsid w:val="00145926"/>
    <w:rsid w:val="00145A54"/>
    <w:rsid w:val="00145B28"/>
    <w:rsid w:val="00145C2A"/>
    <w:rsid w:val="0014612A"/>
    <w:rsid w:val="001464A1"/>
    <w:rsid w:val="00146588"/>
    <w:rsid w:val="00146752"/>
    <w:rsid w:val="00146878"/>
    <w:rsid w:val="001468C1"/>
    <w:rsid w:val="00146A98"/>
    <w:rsid w:val="00146A9A"/>
    <w:rsid w:val="00146AC2"/>
    <w:rsid w:val="00146BB6"/>
    <w:rsid w:val="00146D53"/>
    <w:rsid w:val="00146E75"/>
    <w:rsid w:val="0014747F"/>
    <w:rsid w:val="0014756A"/>
    <w:rsid w:val="001475FE"/>
    <w:rsid w:val="001477B2"/>
    <w:rsid w:val="00147CB7"/>
    <w:rsid w:val="00147CE5"/>
    <w:rsid w:val="00149BCD"/>
    <w:rsid w:val="00150029"/>
    <w:rsid w:val="00150299"/>
    <w:rsid w:val="00150643"/>
    <w:rsid w:val="00150EB9"/>
    <w:rsid w:val="001514F7"/>
    <w:rsid w:val="00151C50"/>
    <w:rsid w:val="0015245F"/>
    <w:rsid w:val="0015262F"/>
    <w:rsid w:val="001526CB"/>
    <w:rsid w:val="00152AAF"/>
    <w:rsid w:val="00152BDB"/>
    <w:rsid w:val="00152CB4"/>
    <w:rsid w:val="00153015"/>
    <w:rsid w:val="001531DC"/>
    <w:rsid w:val="0015371A"/>
    <w:rsid w:val="001537CE"/>
    <w:rsid w:val="0015395E"/>
    <w:rsid w:val="0015412B"/>
    <w:rsid w:val="00154176"/>
    <w:rsid w:val="0015452D"/>
    <w:rsid w:val="001545B2"/>
    <w:rsid w:val="00154846"/>
    <w:rsid w:val="00154936"/>
    <w:rsid w:val="00154990"/>
    <w:rsid w:val="001549AD"/>
    <w:rsid w:val="00154D37"/>
    <w:rsid w:val="00155279"/>
    <w:rsid w:val="00155565"/>
    <w:rsid w:val="001555FC"/>
    <w:rsid w:val="00155668"/>
    <w:rsid w:val="001556F4"/>
    <w:rsid w:val="0015580B"/>
    <w:rsid w:val="00155EAD"/>
    <w:rsid w:val="0015622C"/>
    <w:rsid w:val="0015623B"/>
    <w:rsid w:val="00156281"/>
    <w:rsid w:val="00156440"/>
    <w:rsid w:val="00156A3E"/>
    <w:rsid w:val="00156E66"/>
    <w:rsid w:val="00157245"/>
    <w:rsid w:val="0015729C"/>
    <w:rsid w:val="00157385"/>
    <w:rsid w:val="001577A0"/>
    <w:rsid w:val="001578EE"/>
    <w:rsid w:val="00157B7D"/>
    <w:rsid w:val="00157B82"/>
    <w:rsid w:val="00160201"/>
    <w:rsid w:val="0016024A"/>
    <w:rsid w:val="00160427"/>
    <w:rsid w:val="00160581"/>
    <w:rsid w:val="00160670"/>
    <w:rsid w:val="00160857"/>
    <w:rsid w:val="001608DD"/>
    <w:rsid w:val="00161064"/>
    <w:rsid w:val="00161498"/>
    <w:rsid w:val="00161D4C"/>
    <w:rsid w:val="001621B0"/>
    <w:rsid w:val="0016256F"/>
    <w:rsid w:val="0016288B"/>
    <w:rsid w:val="001628E5"/>
    <w:rsid w:val="00162B1A"/>
    <w:rsid w:val="00162B60"/>
    <w:rsid w:val="00163333"/>
    <w:rsid w:val="0016359F"/>
    <w:rsid w:val="00163880"/>
    <w:rsid w:val="001639B8"/>
    <w:rsid w:val="00163E4B"/>
    <w:rsid w:val="00164794"/>
    <w:rsid w:val="0016493F"/>
    <w:rsid w:val="00164953"/>
    <w:rsid w:val="00164C3C"/>
    <w:rsid w:val="00165015"/>
    <w:rsid w:val="00165649"/>
    <w:rsid w:val="00165893"/>
    <w:rsid w:val="00165AB2"/>
    <w:rsid w:val="00165BC7"/>
    <w:rsid w:val="00165D29"/>
    <w:rsid w:val="00165D34"/>
    <w:rsid w:val="00165E95"/>
    <w:rsid w:val="0016604D"/>
    <w:rsid w:val="001663A6"/>
    <w:rsid w:val="00166816"/>
    <w:rsid w:val="001668E8"/>
    <w:rsid w:val="00166B0E"/>
    <w:rsid w:val="00166C2F"/>
    <w:rsid w:val="00166FF8"/>
    <w:rsid w:val="001670D5"/>
    <w:rsid w:val="00167591"/>
    <w:rsid w:val="0016793F"/>
    <w:rsid w:val="00167C7A"/>
    <w:rsid w:val="001702C8"/>
    <w:rsid w:val="001709AC"/>
    <w:rsid w:val="00170C64"/>
    <w:rsid w:val="00170EA0"/>
    <w:rsid w:val="0017126F"/>
    <w:rsid w:val="0017151A"/>
    <w:rsid w:val="00171583"/>
    <w:rsid w:val="00171597"/>
    <w:rsid w:val="001716E9"/>
    <w:rsid w:val="001717D9"/>
    <w:rsid w:val="00171856"/>
    <w:rsid w:val="00171A1C"/>
    <w:rsid w:val="00171B66"/>
    <w:rsid w:val="00171C8C"/>
    <w:rsid w:val="00171E53"/>
    <w:rsid w:val="00171FE5"/>
    <w:rsid w:val="00172826"/>
    <w:rsid w:val="0017294B"/>
    <w:rsid w:val="00172AC5"/>
    <w:rsid w:val="00172F19"/>
    <w:rsid w:val="00172FBD"/>
    <w:rsid w:val="00173241"/>
    <w:rsid w:val="0017341A"/>
    <w:rsid w:val="0017361E"/>
    <w:rsid w:val="001738D8"/>
    <w:rsid w:val="00173CD2"/>
    <w:rsid w:val="00173D24"/>
    <w:rsid w:val="00173E01"/>
    <w:rsid w:val="00173E74"/>
    <w:rsid w:val="00173E98"/>
    <w:rsid w:val="00174666"/>
    <w:rsid w:val="00174697"/>
    <w:rsid w:val="00174A52"/>
    <w:rsid w:val="00174B46"/>
    <w:rsid w:val="00174B58"/>
    <w:rsid w:val="00174B67"/>
    <w:rsid w:val="00175135"/>
    <w:rsid w:val="0017548F"/>
    <w:rsid w:val="0017564A"/>
    <w:rsid w:val="0017574A"/>
    <w:rsid w:val="00175913"/>
    <w:rsid w:val="001759D2"/>
    <w:rsid w:val="00175A48"/>
    <w:rsid w:val="00175CA2"/>
    <w:rsid w:val="0017618B"/>
    <w:rsid w:val="00176250"/>
    <w:rsid w:val="00176A1C"/>
    <w:rsid w:val="00176BC9"/>
    <w:rsid w:val="00176C5A"/>
    <w:rsid w:val="001770A4"/>
    <w:rsid w:val="0017723C"/>
    <w:rsid w:val="00177369"/>
    <w:rsid w:val="00177386"/>
    <w:rsid w:val="001778D8"/>
    <w:rsid w:val="00177B1D"/>
    <w:rsid w:val="00177B59"/>
    <w:rsid w:val="00177B8C"/>
    <w:rsid w:val="00180208"/>
    <w:rsid w:val="001804AD"/>
    <w:rsid w:val="0018050D"/>
    <w:rsid w:val="0018066E"/>
    <w:rsid w:val="00180745"/>
    <w:rsid w:val="00180C69"/>
    <w:rsid w:val="00180D7A"/>
    <w:rsid w:val="00180DD7"/>
    <w:rsid w:val="00181441"/>
    <w:rsid w:val="0018152E"/>
    <w:rsid w:val="001817DE"/>
    <w:rsid w:val="00181D7A"/>
    <w:rsid w:val="00181F4A"/>
    <w:rsid w:val="001820C8"/>
    <w:rsid w:val="0018229E"/>
    <w:rsid w:val="00182892"/>
    <w:rsid w:val="00182950"/>
    <w:rsid w:val="00182982"/>
    <w:rsid w:val="001829F4"/>
    <w:rsid w:val="00182A03"/>
    <w:rsid w:val="00182CE5"/>
    <w:rsid w:val="00182F15"/>
    <w:rsid w:val="001836FD"/>
    <w:rsid w:val="00183827"/>
    <w:rsid w:val="0018389D"/>
    <w:rsid w:val="00183AE4"/>
    <w:rsid w:val="00183BCD"/>
    <w:rsid w:val="00183DAE"/>
    <w:rsid w:val="00183F29"/>
    <w:rsid w:val="00184290"/>
    <w:rsid w:val="00184317"/>
    <w:rsid w:val="001844EF"/>
    <w:rsid w:val="0018450C"/>
    <w:rsid w:val="001846E4"/>
    <w:rsid w:val="00184776"/>
    <w:rsid w:val="00184CA5"/>
    <w:rsid w:val="0018500F"/>
    <w:rsid w:val="0018558F"/>
    <w:rsid w:val="00185E27"/>
    <w:rsid w:val="00185EDC"/>
    <w:rsid w:val="001863B8"/>
    <w:rsid w:val="001863E8"/>
    <w:rsid w:val="001866A3"/>
    <w:rsid w:val="00186743"/>
    <w:rsid w:val="001869EA"/>
    <w:rsid w:val="001876DC"/>
    <w:rsid w:val="00187A8F"/>
    <w:rsid w:val="00187D0D"/>
    <w:rsid w:val="00187E72"/>
    <w:rsid w:val="00190731"/>
    <w:rsid w:val="0019094D"/>
    <w:rsid w:val="00190982"/>
    <w:rsid w:val="00190C17"/>
    <w:rsid w:val="001913BC"/>
    <w:rsid w:val="00191448"/>
    <w:rsid w:val="001914DC"/>
    <w:rsid w:val="00191BB7"/>
    <w:rsid w:val="00191BB9"/>
    <w:rsid w:val="001922FE"/>
    <w:rsid w:val="0019231B"/>
    <w:rsid w:val="0019243E"/>
    <w:rsid w:val="0019260D"/>
    <w:rsid w:val="00192D28"/>
    <w:rsid w:val="00192FB5"/>
    <w:rsid w:val="00193393"/>
    <w:rsid w:val="0019340C"/>
    <w:rsid w:val="001935EF"/>
    <w:rsid w:val="00193613"/>
    <w:rsid w:val="00193AAD"/>
    <w:rsid w:val="00194181"/>
    <w:rsid w:val="00194240"/>
    <w:rsid w:val="0019439C"/>
    <w:rsid w:val="00194656"/>
    <w:rsid w:val="001946ED"/>
    <w:rsid w:val="00194727"/>
    <w:rsid w:val="00194758"/>
    <w:rsid w:val="001949CF"/>
    <w:rsid w:val="00194DCA"/>
    <w:rsid w:val="00194F6E"/>
    <w:rsid w:val="00194FBC"/>
    <w:rsid w:val="00195184"/>
    <w:rsid w:val="001951FB"/>
    <w:rsid w:val="001954C3"/>
    <w:rsid w:val="00195B4A"/>
    <w:rsid w:val="00195D76"/>
    <w:rsid w:val="00196219"/>
    <w:rsid w:val="00196409"/>
    <w:rsid w:val="00196844"/>
    <w:rsid w:val="00196B89"/>
    <w:rsid w:val="00196D79"/>
    <w:rsid w:val="00197727"/>
    <w:rsid w:val="00197AB0"/>
    <w:rsid w:val="00197ACC"/>
    <w:rsid w:val="00197C02"/>
    <w:rsid w:val="00197D2B"/>
    <w:rsid w:val="001A0061"/>
    <w:rsid w:val="001A00B1"/>
    <w:rsid w:val="001A0444"/>
    <w:rsid w:val="001A0627"/>
    <w:rsid w:val="001A06BB"/>
    <w:rsid w:val="001A0865"/>
    <w:rsid w:val="001A0931"/>
    <w:rsid w:val="001A0B37"/>
    <w:rsid w:val="001A0BA0"/>
    <w:rsid w:val="001A0D3F"/>
    <w:rsid w:val="001A110C"/>
    <w:rsid w:val="001A112E"/>
    <w:rsid w:val="001A12FE"/>
    <w:rsid w:val="001A1320"/>
    <w:rsid w:val="001A138C"/>
    <w:rsid w:val="001A1583"/>
    <w:rsid w:val="001A1639"/>
    <w:rsid w:val="001A19FE"/>
    <w:rsid w:val="001A1B8A"/>
    <w:rsid w:val="001A1C9B"/>
    <w:rsid w:val="001A1E80"/>
    <w:rsid w:val="001A1F48"/>
    <w:rsid w:val="001A2268"/>
    <w:rsid w:val="001A2A1A"/>
    <w:rsid w:val="001A2D08"/>
    <w:rsid w:val="001A3076"/>
    <w:rsid w:val="001A3245"/>
    <w:rsid w:val="001A32A0"/>
    <w:rsid w:val="001A3330"/>
    <w:rsid w:val="001A38A7"/>
    <w:rsid w:val="001A3FBB"/>
    <w:rsid w:val="001A4015"/>
    <w:rsid w:val="001A45E5"/>
    <w:rsid w:val="001A45F8"/>
    <w:rsid w:val="001A4796"/>
    <w:rsid w:val="001A4B25"/>
    <w:rsid w:val="001A4C91"/>
    <w:rsid w:val="001A4E3A"/>
    <w:rsid w:val="001A4E50"/>
    <w:rsid w:val="001A4F76"/>
    <w:rsid w:val="001A5705"/>
    <w:rsid w:val="001A5B60"/>
    <w:rsid w:val="001A620E"/>
    <w:rsid w:val="001A664F"/>
    <w:rsid w:val="001A697B"/>
    <w:rsid w:val="001A6994"/>
    <w:rsid w:val="001A6A12"/>
    <w:rsid w:val="001A6C39"/>
    <w:rsid w:val="001A6F76"/>
    <w:rsid w:val="001A74C7"/>
    <w:rsid w:val="001A75AF"/>
    <w:rsid w:val="001A77FE"/>
    <w:rsid w:val="001A7D8C"/>
    <w:rsid w:val="001A7DAD"/>
    <w:rsid w:val="001A7E57"/>
    <w:rsid w:val="001B0954"/>
    <w:rsid w:val="001B0E3F"/>
    <w:rsid w:val="001B10E9"/>
    <w:rsid w:val="001B1F0F"/>
    <w:rsid w:val="001B1FB2"/>
    <w:rsid w:val="001B2313"/>
    <w:rsid w:val="001B2328"/>
    <w:rsid w:val="001B233E"/>
    <w:rsid w:val="001B2D2B"/>
    <w:rsid w:val="001B32EF"/>
    <w:rsid w:val="001B345F"/>
    <w:rsid w:val="001B39E7"/>
    <w:rsid w:val="001B3BAA"/>
    <w:rsid w:val="001B3C03"/>
    <w:rsid w:val="001B3EB0"/>
    <w:rsid w:val="001B40B4"/>
    <w:rsid w:val="001B423B"/>
    <w:rsid w:val="001B478D"/>
    <w:rsid w:val="001B47BA"/>
    <w:rsid w:val="001B4938"/>
    <w:rsid w:val="001B4BDB"/>
    <w:rsid w:val="001B4BFA"/>
    <w:rsid w:val="001B4C5C"/>
    <w:rsid w:val="001B4CBE"/>
    <w:rsid w:val="001B4DAB"/>
    <w:rsid w:val="001B5191"/>
    <w:rsid w:val="001B57CB"/>
    <w:rsid w:val="001B5BDF"/>
    <w:rsid w:val="001B5E7E"/>
    <w:rsid w:val="001B5E9D"/>
    <w:rsid w:val="001B60BB"/>
    <w:rsid w:val="001B62D9"/>
    <w:rsid w:val="001B6862"/>
    <w:rsid w:val="001B6D14"/>
    <w:rsid w:val="001B6D55"/>
    <w:rsid w:val="001B6EF8"/>
    <w:rsid w:val="001B71E8"/>
    <w:rsid w:val="001B722E"/>
    <w:rsid w:val="001B7283"/>
    <w:rsid w:val="001B7668"/>
    <w:rsid w:val="001B7949"/>
    <w:rsid w:val="001B7A7D"/>
    <w:rsid w:val="001C01C9"/>
    <w:rsid w:val="001C029E"/>
    <w:rsid w:val="001C03BC"/>
    <w:rsid w:val="001C0969"/>
    <w:rsid w:val="001C09A6"/>
    <w:rsid w:val="001C0A09"/>
    <w:rsid w:val="001C0AFE"/>
    <w:rsid w:val="001C0B8D"/>
    <w:rsid w:val="001C0B9F"/>
    <w:rsid w:val="001C0E11"/>
    <w:rsid w:val="001C0F96"/>
    <w:rsid w:val="001C105B"/>
    <w:rsid w:val="001C13B2"/>
    <w:rsid w:val="001C1669"/>
    <w:rsid w:val="001C1826"/>
    <w:rsid w:val="001C1B19"/>
    <w:rsid w:val="001C1CE1"/>
    <w:rsid w:val="001C1D0B"/>
    <w:rsid w:val="001C212F"/>
    <w:rsid w:val="001C228E"/>
    <w:rsid w:val="001C22C1"/>
    <w:rsid w:val="001C265C"/>
    <w:rsid w:val="001C2711"/>
    <w:rsid w:val="001C2B58"/>
    <w:rsid w:val="001C2E71"/>
    <w:rsid w:val="001C316B"/>
    <w:rsid w:val="001C3223"/>
    <w:rsid w:val="001C3396"/>
    <w:rsid w:val="001C35E9"/>
    <w:rsid w:val="001C392F"/>
    <w:rsid w:val="001C39EC"/>
    <w:rsid w:val="001C3A4A"/>
    <w:rsid w:val="001C3C1A"/>
    <w:rsid w:val="001C468B"/>
    <w:rsid w:val="001C4C4E"/>
    <w:rsid w:val="001C4D70"/>
    <w:rsid w:val="001C4E78"/>
    <w:rsid w:val="001C4F34"/>
    <w:rsid w:val="001C50BB"/>
    <w:rsid w:val="001C538C"/>
    <w:rsid w:val="001C5517"/>
    <w:rsid w:val="001C59DF"/>
    <w:rsid w:val="001C5A76"/>
    <w:rsid w:val="001C5D67"/>
    <w:rsid w:val="001C6018"/>
    <w:rsid w:val="001C60C4"/>
    <w:rsid w:val="001C63C7"/>
    <w:rsid w:val="001C659F"/>
    <w:rsid w:val="001C65B6"/>
    <w:rsid w:val="001C68C9"/>
    <w:rsid w:val="001C68D9"/>
    <w:rsid w:val="001C7019"/>
    <w:rsid w:val="001C7503"/>
    <w:rsid w:val="001C752D"/>
    <w:rsid w:val="001C7566"/>
    <w:rsid w:val="001C7C7E"/>
    <w:rsid w:val="001C7CCF"/>
    <w:rsid w:val="001D0607"/>
    <w:rsid w:val="001D08CC"/>
    <w:rsid w:val="001D0ACF"/>
    <w:rsid w:val="001D0BFD"/>
    <w:rsid w:val="001D0C16"/>
    <w:rsid w:val="001D0C5F"/>
    <w:rsid w:val="001D0EBD"/>
    <w:rsid w:val="001D1292"/>
    <w:rsid w:val="001D160D"/>
    <w:rsid w:val="001D1863"/>
    <w:rsid w:val="001D1C41"/>
    <w:rsid w:val="001D1D10"/>
    <w:rsid w:val="001D2134"/>
    <w:rsid w:val="001D2485"/>
    <w:rsid w:val="001D267D"/>
    <w:rsid w:val="001D2987"/>
    <w:rsid w:val="001D299E"/>
    <w:rsid w:val="001D3058"/>
    <w:rsid w:val="001D3320"/>
    <w:rsid w:val="001D34DB"/>
    <w:rsid w:val="001D37F8"/>
    <w:rsid w:val="001D3AB3"/>
    <w:rsid w:val="001D3B6D"/>
    <w:rsid w:val="001D3F7B"/>
    <w:rsid w:val="001D3FF7"/>
    <w:rsid w:val="001D443A"/>
    <w:rsid w:val="001D467B"/>
    <w:rsid w:val="001D482D"/>
    <w:rsid w:val="001D4F5A"/>
    <w:rsid w:val="001D580B"/>
    <w:rsid w:val="001D5920"/>
    <w:rsid w:val="001D5A5F"/>
    <w:rsid w:val="001D5C02"/>
    <w:rsid w:val="001D5CC9"/>
    <w:rsid w:val="001D5E19"/>
    <w:rsid w:val="001D63DF"/>
    <w:rsid w:val="001D6724"/>
    <w:rsid w:val="001D6A18"/>
    <w:rsid w:val="001D6A5D"/>
    <w:rsid w:val="001D6B11"/>
    <w:rsid w:val="001D70BE"/>
    <w:rsid w:val="001D717D"/>
    <w:rsid w:val="001D7742"/>
    <w:rsid w:val="001D77EF"/>
    <w:rsid w:val="001D7942"/>
    <w:rsid w:val="001D7DE2"/>
    <w:rsid w:val="001D7EC7"/>
    <w:rsid w:val="001E001C"/>
    <w:rsid w:val="001E0085"/>
    <w:rsid w:val="001E0541"/>
    <w:rsid w:val="001E0865"/>
    <w:rsid w:val="001E09FB"/>
    <w:rsid w:val="001E0A70"/>
    <w:rsid w:val="001E0BD3"/>
    <w:rsid w:val="001E0C00"/>
    <w:rsid w:val="001E0F69"/>
    <w:rsid w:val="001E143B"/>
    <w:rsid w:val="001E15CF"/>
    <w:rsid w:val="001E1726"/>
    <w:rsid w:val="001E1ADA"/>
    <w:rsid w:val="001E1DA6"/>
    <w:rsid w:val="001E20FD"/>
    <w:rsid w:val="001E2782"/>
    <w:rsid w:val="001E29B2"/>
    <w:rsid w:val="001E2A03"/>
    <w:rsid w:val="001E2B4B"/>
    <w:rsid w:val="001E2ED8"/>
    <w:rsid w:val="001E31EA"/>
    <w:rsid w:val="001E33D2"/>
    <w:rsid w:val="001E3D72"/>
    <w:rsid w:val="001E3DD3"/>
    <w:rsid w:val="001E43D1"/>
    <w:rsid w:val="001E441D"/>
    <w:rsid w:val="001E4639"/>
    <w:rsid w:val="001E4D78"/>
    <w:rsid w:val="001E5038"/>
    <w:rsid w:val="001E53CC"/>
    <w:rsid w:val="001E5C3B"/>
    <w:rsid w:val="001E6653"/>
    <w:rsid w:val="001E6661"/>
    <w:rsid w:val="001E674E"/>
    <w:rsid w:val="001E692D"/>
    <w:rsid w:val="001E6AC1"/>
    <w:rsid w:val="001E6DBE"/>
    <w:rsid w:val="001E7116"/>
    <w:rsid w:val="001E7611"/>
    <w:rsid w:val="001E7B04"/>
    <w:rsid w:val="001E7D63"/>
    <w:rsid w:val="001E7EEC"/>
    <w:rsid w:val="001F03C7"/>
    <w:rsid w:val="001F04AD"/>
    <w:rsid w:val="001F04E1"/>
    <w:rsid w:val="001F092F"/>
    <w:rsid w:val="001F0A89"/>
    <w:rsid w:val="001F0F3E"/>
    <w:rsid w:val="001F1229"/>
    <w:rsid w:val="001F12F6"/>
    <w:rsid w:val="001F133B"/>
    <w:rsid w:val="001F194E"/>
    <w:rsid w:val="001F1AF1"/>
    <w:rsid w:val="001F1DF2"/>
    <w:rsid w:val="001F1E95"/>
    <w:rsid w:val="001F1EE8"/>
    <w:rsid w:val="001F208A"/>
    <w:rsid w:val="001F22A6"/>
    <w:rsid w:val="001F2748"/>
    <w:rsid w:val="001F28C9"/>
    <w:rsid w:val="001F28DE"/>
    <w:rsid w:val="001F2D30"/>
    <w:rsid w:val="001F2F14"/>
    <w:rsid w:val="001F2FA1"/>
    <w:rsid w:val="001F3F93"/>
    <w:rsid w:val="001F4220"/>
    <w:rsid w:val="001F4436"/>
    <w:rsid w:val="001F4577"/>
    <w:rsid w:val="001F45CB"/>
    <w:rsid w:val="001F499A"/>
    <w:rsid w:val="001F4A20"/>
    <w:rsid w:val="001F4AD5"/>
    <w:rsid w:val="001F4BB4"/>
    <w:rsid w:val="001F53AB"/>
    <w:rsid w:val="001F58FD"/>
    <w:rsid w:val="001F590A"/>
    <w:rsid w:val="001F6CAF"/>
    <w:rsid w:val="001F700A"/>
    <w:rsid w:val="001F70A6"/>
    <w:rsid w:val="001F73A5"/>
    <w:rsid w:val="001F744E"/>
    <w:rsid w:val="001F74D0"/>
    <w:rsid w:val="001F7675"/>
    <w:rsid w:val="001F7A73"/>
    <w:rsid w:val="001F7DBC"/>
    <w:rsid w:val="001F9E73"/>
    <w:rsid w:val="002000C1"/>
    <w:rsid w:val="00200541"/>
    <w:rsid w:val="00200D59"/>
    <w:rsid w:val="002012FB"/>
    <w:rsid w:val="00201352"/>
    <w:rsid w:val="00201458"/>
    <w:rsid w:val="00201737"/>
    <w:rsid w:val="00201841"/>
    <w:rsid w:val="002018E1"/>
    <w:rsid w:val="00201EA4"/>
    <w:rsid w:val="00201FEB"/>
    <w:rsid w:val="002024F6"/>
    <w:rsid w:val="00202505"/>
    <w:rsid w:val="00202AF7"/>
    <w:rsid w:val="00202C33"/>
    <w:rsid w:val="00203358"/>
    <w:rsid w:val="0020339C"/>
    <w:rsid w:val="002035F2"/>
    <w:rsid w:val="00203C3C"/>
    <w:rsid w:val="002045B7"/>
    <w:rsid w:val="002046B5"/>
    <w:rsid w:val="00204EEB"/>
    <w:rsid w:val="0020502A"/>
    <w:rsid w:val="00205092"/>
    <w:rsid w:val="00205269"/>
    <w:rsid w:val="0020547E"/>
    <w:rsid w:val="00205A16"/>
    <w:rsid w:val="00205C44"/>
    <w:rsid w:val="00205EA3"/>
    <w:rsid w:val="00206022"/>
    <w:rsid w:val="00206161"/>
    <w:rsid w:val="002063A5"/>
    <w:rsid w:val="002064BC"/>
    <w:rsid w:val="002067BD"/>
    <w:rsid w:val="002069FC"/>
    <w:rsid w:val="00206D03"/>
    <w:rsid w:val="002070BB"/>
    <w:rsid w:val="00207192"/>
    <w:rsid w:val="0020730E"/>
    <w:rsid w:val="002076EB"/>
    <w:rsid w:val="00207AB9"/>
    <w:rsid w:val="00207E1A"/>
    <w:rsid w:val="00207E30"/>
    <w:rsid w:val="002102A4"/>
    <w:rsid w:val="002104E6"/>
    <w:rsid w:val="0021096D"/>
    <w:rsid w:val="00210A2C"/>
    <w:rsid w:val="00210A37"/>
    <w:rsid w:val="00210D09"/>
    <w:rsid w:val="0021128B"/>
    <w:rsid w:val="00211315"/>
    <w:rsid w:val="002116D1"/>
    <w:rsid w:val="002119AE"/>
    <w:rsid w:val="00211A3C"/>
    <w:rsid w:val="00211A5B"/>
    <w:rsid w:val="00212082"/>
    <w:rsid w:val="00212991"/>
    <w:rsid w:val="00212C9D"/>
    <w:rsid w:val="00212EB7"/>
    <w:rsid w:val="0021305D"/>
    <w:rsid w:val="002130A2"/>
    <w:rsid w:val="002131AA"/>
    <w:rsid w:val="002132C6"/>
    <w:rsid w:val="002134FC"/>
    <w:rsid w:val="002135A3"/>
    <w:rsid w:val="00213653"/>
    <w:rsid w:val="00213754"/>
    <w:rsid w:val="00213BB1"/>
    <w:rsid w:val="002142EC"/>
    <w:rsid w:val="0021459B"/>
    <w:rsid w:val="00214992"/>
    <w:rsid w:val="00214D72"/>
    <w:rsid w:val="00215115"/>
    <w:rsid w:val="00215419"/>
    <w:rsid w:val="00215504"/>
    <w:rsid w:val="002157C3"/>
    <w:rsid w:val="00215B1D"/>
    <w:rsid w:val="00215B71"/>
    <w:rsid w:val="00215F52"/>
    <w:rsid w:val="00216209"/>
    <w:rsid w:val="00216336"/>
    <w:rsid w:val="002163C8"/>
    <w:rsid w:val="002165DA"/>
    <w:rsid w:val="00216DF2"/>
    <w:rsid w:val="0021740E"/>
    <w:rsid w:val="002178B5"/>
    <w:rsid w:val="00217BF1"/>
    <w:rsid w:val="002208E0"/>
    <w:rsid w:val="00220C51"/>
    <w:rsid w:val="00220D15"/>
    <w:rsid w:val="00220D9C"/>
    <w:rsid w:val="00220EA0"/>
    <w:rsid w:val="00220F46"/>
    <w:rsid w:val="00221272"/>
    <w:rsid w:val="00221658"/>
    <w:rsid w:val="002216A9"/>
    <w:rsid w:val="00221A91"/>
    <w:rsid w:val="00221B53"/>
    <w:rsid w:val="00221F97"/>
    <w:rsid w:val="002220CF"/>
    <w:rsid w:val="0022215A"/>
    <w:rsid w:val="0022236C"/>
    <w:rsid w:val="00222BC2"/>
    <w:rsid w:val="00222BF0"/>
    <w:rsid w:val="00222E4F"/>
    <w:rsid w:val="002233A3"/>
    <w:rsid w:val="002234EF"/>
    <w:rsid w:val="002236FC"/>
    <w:rsid w:val="00223713"/>
    <w:rsid w:val="002237D5"/>
    <w:rsid w:val="00223F21"/>
    <w:rsid w:val="00224D15"/>
    <w:rsid w:val="00224DAD"/>
    <w:rsid w:val="00224FA0"/>
    <w:rsid w:val="0022506D"/>
    <w:rsid w:val="002250A0"/>
    <w:rsid w:val="002258DA"/>
    <w:rsid w:val="00226107"/>
    <w:rsid w:val="00226142"/>
    <w:rsid w:val="0022630A"/>
    <w:rsid w:val="002263A6"/>
    <w:rsid w:val="0022648B"/>
    <w:rsid w:val="00226877"/>
    <w:rsid w:val="00226948"/>
    <w:rsid w:val="00226FDA"/>
    <w:rsid w:val="00227238"/>
    <w:rsid w:val="00227430"/>
    <w:rsid w:val="00227515"/>
    <w:rsid w:val="00227920"/>
    <w:rsid w:val="00227BFE"/>
    <w:rsid w:val="00230139"/>
    <w:rsid w:val="0023054A"/>
    <w:rsid w:val="0023064D"/>
    <w:rsid w:val="002306F3"/>
    <w:rsid w:val="00230A01"/>
    <w:rsid w:val="00230B08"/>
    <w:rsid w:val="00230B46"/>
    <w:rsid w:val="00230D11"/>
    <w:rsid w:val="002311F5"/>
    <w:rsid w:val="00231243"/>
    <w:rsid w:val="002313AA"/>
    <w:rsid w:val="00231503"/>
    <w:rsid w:val="00231515"/>
    <w:rsid w:val="0023162C"/>
    <w:rsid w:val="002316C4"/>
    <w:rsid w:val="00231891"/>
    <w:rsid w:val="00231ADB"/>
    <w:rsid w:val="00232106"/>
    <w:rsid w:val="0023213C"/>
    <w:rsid w:val="00232141"/>
    <w:rsid w:val="002322D4"/>
    <w:rsid w:val="00232504"/>
    <w:rsid w:val="00232554"/>
    <w:rsid w:val="00232A91"/>
    <w:rsid w:val="00232BCF"/>
    <w:rsid w:val="00232C77"/>
    <w:rsid w:val="00232EDB"/>
    <w:rsid w:val="0023304C"/>
    <w:rsid w:val="002331E6"/>
    <w:rsid w:val="002335F1"/>
    <w:rsid w:val="002339F6"/>
    <w:rsid w:val="00233C60"/>
    <w:rsid w:val="00233EA7"/>
    <w:rsid w:val="00234135"/>
    <w:rsid w:val="00234249"/>
    <w:rsid w:val="00234A23"/>
    <w:rsid w:val="00234A9F"/>
    <w:rsid w:val="00234C95"/>
    <w:rsid w:val="00235145"/>
    <w:rsid w:val="002354BC"/>
    <w:rsid w:val="00236026"/>
    <w:rsid w:val="002360F0"/>
    <w:rsid w:val="002361D2"/>
    <w:rsid w:val="00236343"/>
    <w:rsid w:val="002369B5"/>
    <w:rsid w:val="00236E3B"/>
    <w:rsid w:val="00236E41"/>
    <w:rsid w:val="002370C3"/>
    <w:rsid w:val="00237260"/>
    <w:rsid w:val="002375EE"/>
    <w:rsid w:val="002376B4"/>
    <w:rsid w:val="00237EA9"/>
    <w:rsid w:val="002403B7"/>
    <w:rsid w:val="002404DF"/>
    <w:rsid w:val="002405EF"/>
    <w:rsid w:val="002407ED"/>
    <w:rsid w:val="0024088E"/>
    <w:rsid w:val="00240A86"/>
    <w:rsid w:val="00240C95"/>
    <w:rsid w:val="00240EDD"/>
    <w:rsid w:val="00240FB4"/>
    <w:rsid w:val="00241046"/>
    <w:rsid w:val="00241401"/>
    <w:rsid w:val="0024183A"/>
    <w:rsid w:val="00241A37"/>
    <w:rsid w:val="00241A73"/>
    <w:rsid w:val="00241BF1"/>
    <w:rsid w:val="00241FDB"/>
    <w:rsid w:val="0024204D"/>
    <w:rsid w:val="0024246D"/>
    <w:rsid w:val="002425B2"/>
    <w:rsid w:val="00242655"/>
    <w:rsid w:val="00242842"/>
    <w:rsid w:val="00242A50"/>
    <w:rsid w:val="00242CC4"/>
    <w:rsid w:val="00242EFF"/>
    <w:rsid w:val="00242F50"/>
    <w:rsid w:val="00243167"/>
    <w:rsid w:val="002433BA"/>
    <w:rsid w:val="0024363C"/>
    <w:rsid w:val="00243704"/>
    <w:rsid w:val="00243D99"/>
    <w:rsid w:val="00244193"/>
    <w:rsid w:val="002442CC"/>
    <w:rsid w:val="002442EA"/>
    <w:rsid w:val="00244859"/>
    <w:rsid w:val="00244D3E"/>
    <w:rsid w:val="00244EC2"/>
    <w:rsid w:val="002451F1"/>
    <w:rsid w:val="0024543F"/>
    <w:rsid w:val="0024558A"/>
    <w:rsid w:val="00245A0B"/>
    <w:rsid w:val="002466EE"/>
    <w:rsid w:val="00246B99"/>
    <w:rsid w:val="00246E90"/>
    <w:rsid w:val="00247A01"/>
    <w:rsid w:val="002501B7"/>
    <w:rsid w:val="0025033F"/>
    <w:rsid w:val="00250385"/>
    <w:rsid w:val="0025052B"/>
    <w:rsid w:val="0025063C"/>
    <w:rsid w:val="002507BF"/>
    <w:rsid w:val="002507FD"/>
    <w:rsid w:val="002508DF"/>
    <w:rsid w:val="00250B5C"/>
    <w:rsid w:val="00250DFD"/>
    <w:rsid w:val="00250F4F"/>
    <w:rsid w:val="0025126C"/>
    <w:rsid w:val="002512C3"/>
    <w:rsid w:val="002512E2"/>
    <w:rsid w:val="00251323"/>
    <w:rsid w:val="0025145D"/>
    <w:rsid w:val="0025148D"/>
    <w:rsid w:val="00251914"/>
    <w:rsid w:val="002519D8"/>
    <w:rsid w:val="00251A2B"/>
    <w:rsid w:val="002522FC"/>
    <w:rsid w:val="002526E8"/>
    <w:rsid w:val="00252843"/>
    <w:rsid w:val="00252B14"/>
    <w:rsid w:val="00252FFC"/>
    <w:rsid w:val="002531B7"/>
    <w:rsid w:val="00253734"/>
    <w:rsid w:val="00253FF8"/>
    <w:rsid w:val="00254009"/>
    <w:rsid w:val="00254A84"/>
    <w:rsid w:val="00254EF0"/>
    <w:rsid w:val="00255224"/>
    <w:rsid w:val="00255251"/>
    <w:rsid w:val="0025541D"/>
    <w:rsid w:val="002555F9"/>
    <w:rsid w:val="00255765"/>
    <w:rsid w:val="00255AFD"/>
    <w:rsid w:val="00255B3D"/>
    <w:rsid w:val="00255F4A"/>
    <w:rsid w:val="00255F94"/>
    <w:rsid w:val="0025610D"/>
    <w:rsid w:val="002566D8"/>
    <w:rsid w:val="002566D9"/>
    <w:rsid w:val="00256957"/>
    <w:rsid w:val="00256EB1"/>
    <w:rsid w:val="00256FE4"/>
    <w:rsid w:val="00256FFC"/>
    <w:rsid w:val="00257183"/>
    <w:rsid w:val="002571F7"/>
    <w:rsid w:val="002579F2"/>
    <w:rsid w:val="00257F19"/>
    <w:rsid w:val="002600DD"/>
    <w:rsid w:val="00260312"/>
    <w:rsid w:val="00260C4C"/>
    <w:rsid w:val="00260F54"/>
    <w:rsid w:val="0026122E"/>
    <w:rsid w:val="002614C9"/>
    <w:rsid w:val="00261511"/>
    <w:rsid w:val="00261703"/>
    <w:rsid w:val="00261C36"/>
    <w:rsid w:val="00261DBC"/>
    <w:rsid w:val="002620FA"/>
    <w:rsid w:val="00262144"/>
    <w:rsid w:val="00262363"/>
    <w:rsid w:val="002626F8"/>
    <w:rsid w:val="00262735"/>
    <w:rsid w:val="002628F1"/>
    <w:rsid w:val="00262952"/>
    <w:rsid w:val="00262CF2"/>
    <w:rsid w:val="00262E65"/>
    <w:rsid w:val="00263136"/>
    <w:rsid w:val="0026314D"/>
    <w:rsid w:val="0026340E"/>
    <w:rsid w:val="00263D5C"/>
    <w:rsid w:val="00263DBF"/>
    <w:rsid w:val="00263F19"/>
    <w:rsid w:val="00263FF6"/>
    <w:rsid w:val="00264664"/>
    <w:rsid w:val="00264A3B"/>
    <w:rsid w:val="00264B02"/>
    <w:rsid w:val="00265033"/>
    <w:rsid w:val="002650AE"/>
    <w:rsid w:val="0026510E"/>
    <w:rsid w:val="002652AB"/>
    <w:rsid w:val="002652DD"/>
    <w:rsid w:val="002653EF"/>
    <w:rsid w:val="00265661"/>
    <w:rsid w:val="00265743"/>
    <w:rsid w:val="00265D5D"/>
    <w:rsid w:val="00265D8A"/>
    <w:rsid w:val="00266143"/>
    <w:rsid w:val="002662B9"/>
    <w:rsid w:val="0026644C"/>
    <w:rsid w:val="00266BFF"/>
    <w:rsid w:val="00267276"/>
    <w:rsid w:val="002672AD"/>
    <w:rsid w:val="00267DF0"/>
    <w:rsid w:val="00267E63"/>
    <w:rsid w:val="00267FBF"/>
    <w:rsid w:val="002700AB"/>
    <w:rsid w:val="002704EC"/>
    <w:rsid w:val="002706BA"/>
    <w:rsid w:val="00270942"/>
    <w:rsid w:val="002709FF"/>
    <w:rsid w:val="00270C2A"/>
    <w:rsid w:val="00271019"/>
    <w:rsid w:val="002713AE"/>
    <w:rsid w:val="00271681"/>
    <w:rsid w:val="0027175A"/>
    <w:rsid w:val="002717D2"/>
    <w:rsid w:val="00271A9E"/>
    <w:rsid w:val="00271E8B"/>
    <w:rsid w:val="00271F74"/>
    <w:rsid w:val="002721CB"/>
    <w:rsid w:val="0027294D"/>
    <w:rsid w:val="00272D92"/>
    <w:rsid w:val="00272F9F"/>
    <w:rsid w:val="002730AF"/>
    <w:rsid w:val="00273412"/>
    <w:rsid w:val="002734B7"/>
    <w:rsid w:val="0027350C"/>
    <w:rsid w:val="00273574"/>
    <w:rsid w:val="00273D4B"/>
    <w:rsid w:val="00273FBC"/>
    <w:rsid w:val="002746FE"/>
    <w:rsid w:val="00274B97"/>
    <w:rsid w:val="00274C45"/>
    <w:rsid w:val="00274CB1"/>
    <w:rsid w:val="00274D34"/>
    <w:rsid w:val="00274E3B"/>
    <w:rsid w:val="00274F7A"/>
    <w:rsid w:val="002751B9"/>
    <w:rsid w:val="0027559A"/>
    <w:rsid w:val="002755CE"/>
    <w:rsid w:val="0027561A"/>
    <w:rsid w:val="002756BB"/>
    <w:rsid w:val="00275746"/>
    <w:rsid w:val="002759EE"/>
    <w:rsid w:val="00275B6A"/>
    <w:rsid w:val="00275E9D"/>
    <w:rsid w:val="002761B5"/>
    <w:rsid w:val="002765D4"/>
    <w:rsid w:val="00276822"/>
    <w:rsid w:val="0027691F"/>
    <w:rsid w:val="002769D4"/>
    <w:rsid w:val="002769FD"/>
    <w:rsid w:val="00276A3E"/>
    <w:rsid w:val="00276C01"/>
    <w:rsid w:val="00276E0B"/>
    <w:rsid w:val="00276E3B"/>
    <w:rsid w:val="00276F41"/>
    <w:rsid w:val="0027772A"/>
    <w:rsid w:val="002777EB"/>
    <w:rsid w:val="002801DB"/>
    <w:rsid w:val="00280535"/>
    <w:rsid w:val="002806B6"/>
    <w:rsid w:val="00280945"/>
    <w:rsid w:val="00280A91"/>
    <w:rsid w:val="00280D36"/>
    <w:rsid w:val="00280E1A"/>
    <w:rsid w:val="00280F85"/>
    <w:rsid w:val="00280FFA"/>
    <w:rsid w:val="0028166C"/>
    <w:rsid w:val="00281729"/>
    <w:rsid w:val="002821D5"/>
    <w:rsid w:val="002822E3"/>
    <w:rsid w:val="00282AFD"/>
    <w:rsid w:val="00282DCE"/>
    <w:rsid w:val="00282F6A"/>
    <w:rsid w:val="00283DDC"/>
    <w:rsid w:val="002844BC"/>
    <w:rsid w:val="00284715"/>
    <w:rsid w:val="00284727"/>
    <w:rsid w:val="00284ACF"/>
    <w:rsid w:val="00284AE0"/>
    <w:rsid w:val="00284B1B"/>
    <w:rsid w:val="00284DA1"/>
    <w:rsid w:val="0028535B"/>
    <w:rsid w:val="002855B6"/>
    <w:rsid w:val="0028595E"/>
    <w:rsid w:val="00285DD8"/>
    <w:rsid w:val="00285E3B"/>
    <w:rsid w:val="00286019"/>
    <w:rsid w:val="0028606F"/>
    <w:rsid w:val="002865D9"/>
    <w:rsid w:val="002866A0"/>
    <w:rsid w:val="002866DF"/>
    <w:rsid w:val="00286AA8"/>
    <w:rsid w:val="00286CC8"/>
    <w:rsid w:val="00286D8B"/>
    <w:rsid w:val="00286F3F"/>
    <w:rsid w:val="00287189"/>
    <w:rsid w:val="002879AD"/>
    <w:rsid w:val="00287AF9"/>
    <w:rsid w:val="00287EFB"/>
    <w:rsid w:val="0029005A"/>
    <w:rsid w:val="002901ED"/>
    <w:rsid w:val="0029072D"/>
    <w:rsid w:val="00290770"/>
    <w:rsid w:val="002907FD"/>
    <w:rsid w:val="00290912"/>
    <w:rsid w:val="00290AB9"/>
    <w:rsid w:val="00290B7E"/>
    <w:rsid w:val="00290BE0"/>
    <w:rsid w:val="00290FC4"/>
    <w:rsid w:val="00291E07"/>
    <w:rsid w:val="00292583"/>
    <w:rsid w:val="00292665"/>
    <w:rsid w:val="00292736"/>
    <w:rsid w:val="00292781"/>
    <w:rsid w:val="00292B36"/>
    <w:rsid w:val="00292D44"/>
    <w:rsid w:val="00292E93"/>
    <w:rsid w:val="00292FB1"/>
    <w:rsid w:val="00292FB9"/>
    <w:rsid w:val="002931FD"/>
    <w:rsid w:val="0029334E"/>
    <w:rsid w:val="0029385D"/>
    <w:rsid w:val="00293CC2"/>
    <w:rsid w:val="00293DE6"/>
    <w:rsid w:val="00293EF7"/>
    <w:rsid w:val="0029451E"/>
    <w:rsid w:val="00294544"/>
    <w:rsid w:val="002945F4"/>
    <w:rsid w:val="0029471A"/>
    <w:rsid w:val="00294AEE"/>
    <w:rsid w:val="00294C49"/>
    <w:rsid w:val="00295159"/>
    <w:rsid w:val="002954F7"/>
    <w:rsid w:val="002955A7"/>
    <w:rsid w:val="002957A1"/>
    <w:rsid w:val="0029589A"/>
    <w:rsid w:val="00295E1B"/>
    <w:rsid w:val="002960E5"/>
    <w:rsid w:val="0029611D"/>
    <w:rsid w:val="002961F5"/>
    <w:rsid w:val="0029663E"/>
    <w:rsid w:val="00296E43"/>
    <w:rsid w:val="00297238"/>
    <w:rsid w:val="0029723F"/>
    <w:rsid w:val="002973A5"/>
    <w:rsid w:val="00297571"/>
    <w:rsid w:val="002975EB"/>
    <w:rsid w:val="002975F4"/>
    <w:rsid w:val="002977C3"/>
    <w:rsid w:val="00297803"/>
    <w:rsid w:val="0029784F"/>
    <w:rsid w:val="00297D01"/>
    <w:rsid w:val="00297DFC"/>
    <w:rsid w:val="00297F27"/>
    <w:rsid w:val="002A0527"/>
    <w:rsid w:val="002A07E2"/>
    <w:rsid w:val="002A0C08"/>
    <w:rsid w:val="002A1754"/>
    <w:rsid w:val="002A17E0"/>
    <w:rsid w:val="002A18CE"/>
    <w:rsid w:val="002A1A0F"/>
    <w:rsid w:val="002A2161"/>
    <w:rsid w:val="002A23BE"/>
    <w:rsid w:val="002A26FF"/>
    <w:rsid w:val="002A2838"/>
    <w:rsid w:val="002A28B6"/>
    <w:rsid w:val="002A2D15"/>
    <w:rsid w:val="002A2D6D"/>
    <w:rsid w:val="002A33B4"/>
    <w:rsid w:val="002A3461"/>
    <w:rsid w:val="002A37C3"/>
    <w:rsid w:val="002A37CD"/>
    <w:rsid w:val="002A38A0"/>
    <w:rsid w:val="002A3D22"/>
    <w:rsid w:val="002A475A"/>
    <w:rsid w:val="002A4990"/>
    <w:rsid w:val="002A526E"/>
    <w:rsid w:val="002A544B"/>
    <w:rsid w:val="002A560B"/>
    <w:rsid w:val="002A5A56"/>
    <w:rsid w:val="002A5C28"/>
    <w:rsid w:val="002A5E61"/>
    <w:rsid w:val="002A643A"/>
    <w:rsid w:val="002A661B"/>
    <w:rsid w:val="002A6AC2"/>
    <w:rsid w:val="002A6B11"/>
    <w:rsid w:val="002A6B29"/>
    <w:rsid w:val="002A6B98"/>
    <w:rsid w:val="002A6E4C"/>
    <w:rsid w:val="002A7185"/>
    <w:rsid w:val="002A741E"/>
    <w:rsid w:val="002A75A4"/>
    <w:rsid w:val="002A77F1"/>
    <w:rsid w:val="002A7FDD"/>
    <w:rsid w:val="002B0158"/>
    <w:rsid w:val="002B01F6"/>
    <w:rsid w:val="002B0416"/>
    <w:rsid w:val="002B0893"/>
    <w:rsid w:val="002B0C67"/>
    <w:rsid w:val="002B0D54"/>
    <w:rsid w:val="002B0DBC"/>
    <w:rsid w:val="002B0FAD"/>
    <w:rsid w:val="002B1082"/>
    <w:rsid w:val="002B11F6"/>
    <w:rsid w:val="002B133A"/>
    <w:rsid w:val="002B16E1"/>
    <w:rsid w:val="002B1A7E"/>
    <w:rsid w:val="002B1B4E"/>
    <w:rsid w:val="002B1CEB"/>
    <w:rsid w:val="002B2B79"/>
    <w:rsid w:val="002B2E21"/>
    <w:rsid w:val="002B2F2C"/>
    <w:rsid w:val="002B309F"/>
    <w:rsid w:val="002B32FB"/>
    <w:rsid w:val="002B334E"/>
    <w:rsid w:val="002B36F6"/>
    <w:rsid w:val="002B39CF"/>
    <w:rsid w:val="002B3DD3"/>
    <w:rsid w:val="002B3F6D"/>
    <w:rsid w:val="002B4260"/>
    <w:rsid w:val="002B49A1"/>
    <w:rsid w:val="002B4A0D"/>
    <w:rsid w:val="002B4C6F"/>
    <w:rsid w:val="002B4F40"/>
    <w:rsid w:val="002B4FBC"/>
    <w:rsid w:val="002B5025"/>
    <w:rsid w:val="002B5310"/>
    <w:rsid w:val="002B5419"/>
    <w:rsid w:val="002B5AB4"/>
    <w:rsid w:val="002B5B95"/>
    <w:rsid w:val="002B5BE6"/>
    <w:rsid w:val="002B61EB"/>
    <w:rsid w:val="002B6526"/>
    <w:rsid w:val="002B6588"/>
    <w:rsid w:val="002B6774"/>
    <w:rsid w:val="002B67B8"/>
    <w:rsid w:val="002B695B"/>
    <w:rsid w:val="002B6B16"/>
    <w:rsid w:val="002B6B18"/>
    <w:rsid w:val="002B6D7C"/>
    <w:rsid w:val="002B70BD"/>
    <w:rsid w:val="002B730F"/>
    <w:rsid w:val="002B7468"/>
    <w:rsid w:val="002C04F8"/>
    <w:rsid w:val="002C069D"/>
    <w:rsid w:val="002C0882"/>
    <w:rsid w:val="002C0AAB"/>
    <w:rsid w:val="002C0CCB"/>
    <w:rsid w:val="002C0E3F"/>
    <w:rsid w:val="002C1358"/>
    <w:rsid w:val="002C1554"/>
    <w:rsid w:val="002C186A"/>
    <w:rsid w:val="002C1A52"/>
    <w:rsid w:val="002C1B56"/>
    <w:rsid w:val="002C1C1D"/>
    <w:rsid w:val="002C1CD1"/>
    <w:rsid w:val="002C1E85"/>
    <w:rsid w:val="002C2042"/>
    <w:rsid w:val="002C23FC"/>
    <w:rsid w:val="002C2603"/>
    <w:rsid w:val="002C260F"/>
    <w:rsid w:val="002C2701"/>
    <w:rsid w:val="002C2709"/>
    <w:rsid w:val="002C2712"/>
    <w:rsid w:val="002C2A20"/>
    <w:rsid w:val="002C2C79"/>
    <w:rsid w:val="002C2CB5"/>
    <w:rsid w:val="002C2D19"/>
    <w:rsid w:val="002C30F6"/>
    <w:rsid w:val="002C317B"/>
    <w:rsid w:val="002C3417"/>
    <w:rsid w:val="002C34F8"/>
    <w:rsid w:val="002C354E"/>
    <w:rsid w:val="002C36AA"/>
    <w:rsid w:val="002C3D0E"/>
    <w:rsid w:val="002C4350"/>
    <w:rsid w:val="002C4383"/>
    <w:rsid w:val="002C4462"/>
    <w:rsid w:val="002C462F"/>
    <w:rsid w:val="002C465A"/>
    <w:rsid w:val="002C46BC"/>
    <w:rsid w:val="002C47E8"/>
    <w:rsid w:val="002C4923"/>
    <w:rsid w:val="002C50C1"/>
    <w:rsid w:val="002C5892"/>
    <w:rsid w:val="002C5B7E"/>
    <w:rsid w:val="002C5C8F"/>
    <w:rsid w:val="002C62FB"/>
    <w:rsid w:val="002C6733"/>
    <w:rsid w:val="002C6824"/>
    <w:rsid w:val="002C68A6"/>
    <w:rsid w:val="002C6982"/>
    <w:rsid w:val="002C72C8"/>
    <w:rsid w:val="002C740D"/>
    <w:rsid w:val="002C79C9"/>
    <w:rsid w:val="002D0176"/>
    <w:rsid w:val="002D024E"/>
    <w:rsid w:val="002D028A"/>
    <w:rsid w:val="002D0364"/>
    <w:rsid w:val="002D0596"/>
    <w:rsid w:val="002D0777"/>
    <w:rsid w:val="002D08BC"/>
    <w:rsid w:val="002D0995"/>
    <w:rsid w:val="002D0C1F"/>
    <w:rsid w:val="002D0D32"/>
    <w:rsid w:val="002D0DFB"/>
    <w:rsid w:val="002D1776"/>
    <w:rsid w:val="002D1A6A"/>
    <w:rsid w:val="002D278E"/>
    <w:rsid w:val="002D2B86"/>
    <w:rsid w:val="002D2E39"/>
    <w:rsid w:val="002D3386"/>
    <w:rsid w:val="002D35C8"/>
    <w:rsid w:val="002D3900"/>
    <w:rsid w:val="002D39AE"/>
    <w:rsid w:val="002D3A1B"/>
    <w:rsid w:val="002D3B49"/>
    <w:rsid w:val="002D3F70"/>
    <w:rsid w:val="002D4468"/>
    <w:rsid w:val="002D44A4"/>
    <w:rsid w:val="002D44E1"/>
    <w:rsid w:val="002D450B"/>
    <w:rsid w:val="002D4C17"/>
    <w:rsid w:val="002D4E51"/>
    <w:rsid w:val="002D5003"/>
    <w:rsid w:val="002D5431"/>
    <w:rsid w:val="002D5646"/>
    <w:rsid w:val="002D56E5"/>
    <w:rsid w:val="002D5B0A"/>
    <w:rsid w:val="002D5C61"/>
    <w:rsid w:val="002D5E61"/>
    <w:rsid w:val="002D5EB0"/>
    <w:rsid w:val="002D5FDE"/>
    <w:rsid w:val="002D6276"/>
    <w:rsid w:val="002D632E"/>
    <w:rsid w:val="002D69A8"/>
    <w:rsid w:val="002D6D01"/>
    <w:rsid w:val="002D6D95"/>
    <w:rsid w:val="002D780C"/>
    <w:rsid w:val="002D7977"/>
    <w:rsid w:val="002D79F8"/>
    <w:rsid w:val="002D7EC9"/>
    <w:rsid w:val="002E0205"/>
    <w:rsid w:val="002E0C26"/>
    <w:rsid w:val="002E0E97"/>
    <w:rsid w:val="002E0EA4"/>
    <w:rsid w:val="002E0FBC"/>
    <w:rsid w:val="002E161E"/>
    <w:rsid w:val="002E196D"/>
    <w:rsid w:val="002E1EB0"/>
    <w:rsid w:val="002E1F8C"/>
    <w:rsid w:val="002E220C"/>
    <w:rsid w:val="002E221D"/>
    <w:rsid w:val="002E27C6"/>
    <w:rsid w:val="002E27FD"/>
    <w:rsid w:val="002E2929"/>
    <w:rsid w:val="002E2ABE"/>
    <w:rsid w:val="002E2CDC"/>
    <w:rsid w:val="002E2E68"/>
    <w:rsid w:val="002E3531"/>
    <w:rsid w:val="002E3E2A"/>
    <w:rsid w:val="002E3FD3"/>
    <w:rsid w:val="002E430B"/>
    <w:rsid w:val="002E4368"/>
    <w:rsid w:val="002E4663"/>
    <w:rsid w:val="002E481B"/>
    <w:rsid w:val="002E4E20"/>
    <w:rsid w:val="002E5366"/>
    <w:rsid w:val="002E571F"/>
    <w:rsid w:val="002E5766"/>
    <w:rsid w:val="002E5DC5"/>
    <w:rsid w:val="002E5E98"/>
    <w:rsid w:val="002E63B4"/>
    <w:rsid w:val="002E63F8"/>
    <w:rsid w:val="002E64CC"/>
    <w:rsid w:val="002E674B"/>
    <w:rsid w:val="002E67C7"/>
    <w:rsid w:val="002E6A10"/>
    <w:rsid w:val="002E6F93"/>
    <w:rsid w:val="002E704D"/>
    <w:rsid w:val="002E72AD"/>
    <w:rsid w:val="002E73C5"/>
    <w:rsid w:val="002E77D3"/>
    <w:rsid w:val="002E78D6"/>
    <w:rsid w:val="002E794A"/>
    <w:rsid w:val="002E7D1D"/>
    <w:rsid w:val="002E7E13"/>
    <w:rsid w:val="002F0014"/>
    <w:rsid w:val="002F04E9"/>
    <w:rsid w:val="002F06E0"/>
    <w:rsid w:val="002F08B5"/>
    <w:rsid w:val="002F0ABD"/>
    <w:rsid w:val="002F0BBA"/>
    <w:rsid w:val="002F0BBB"/>
    <w:rsid w:val="002F0C18"/>
    <w:rsid w:val="002F1135"/>
    <w:rsid w:val="002F19C1"/>
    <w:rsid w:val="002F1B91"/>
    <w:rsid w:val="002F1CB8"/>
    <w:rsid w:val="002F1D6F"/>
    <w:rsid w:val="002F1E32"/>
    <w:rsid w:val="002F1E51"/>
    <w:rsid w:val="002F2391"/>
    <w:rsid w:val="002F23AC"/>
    <w:rsid w:val="002F272F"/>
    <w:rsid w:val="002F2BCE"/>
    <w:rsid w:val="002F2C95"/>
    <w:rsid w:val="002F2CF4"/>
    <w:rsid w:val="002F2F06"/>
    <w:rsid w:val="002F2FAA"/>
    <w:rsid w:val="002F3189"/>
    <w:rsid w:val="002F3536"/>
    <w:rsid w:val="002F35DD"/>
    <w:rsid w:val="002F36F3"/>
    <w:rsid w:val="002F3B5C"/>
    <w:rsid w:val="002F437F"/>
    <w:rsid w:val="002F4975"/>
    <w:rsid w:val="002F4BDB"/>
    <w:rsid w:val="002F4F74"/>
    <w:rsid w:val="002F5123"/>
    <w:rsid w:val="002F512B"/>
    <w:rsid w:val="002F53A5"/>
    <w:rsid w:val="002F5408"/>
    <w:rsid w:val="002F541A"/>
    <w:rsid w:val="002F55F2"/>
    <w:rsid w:val="002F573D"/>
    <w:rsid w:val="002F5944"/>
    <w:rsid w:val="002F59B5"/>
    <w:rsid w:val="002F5AAA"/>
    <w:rsid w:val="002F5E8F"/>
    <w:rsid w:val="002F624B"/>
    <w:rsid w:val="002F6420"/>
    <w:rsid w:val="002F6556"/>
    <w:rsid w:val="002F66DA"/>
    <w:rsid w:val="002F6BB0"/>
    <w:rsid w:val="002F6D0D"/>
    <w:rsid w:val="002F6FCD"/>
    <w:rsid w:val="002F72CE"/>
    <w:rsid w:val="002F75F5"/>
    <w:rsid w:val="002F7A3A"/>
    <w:rsid w:val="002F7C08"/>
    <w:rsid w:val="002F7CA7"/>
    <w:rsid w:val="002F7EA5"/>
    <w:rsid w:val="0030021B"/>
    <w:rsid w:val="00300285"/>
    <w:rsid w:val="0030045E"/>
    <w:rsid w:val="00300512"/>
    <w:rsid w:val="003005FD"/>
    <w:rsid w:val="003006C0"/>
    <w:rsid w:val="0030110F"/>
    <w:rsid w:val="003015B7"/>
    <w:rsid w:val="003016E4"/>
    <w:rsid w:val="00301898"/>
    <w:rsid w:val="0030198E"/>
    <w:rsid w:val="00302147"/>
    <w:rsid w:val="003025AD"/>
    <w:rsid w:val="003027D9"/>
    <w:rsid w:val="003029A4"/>
    <w:rsid w:val="00302AE3"/>
    <w:rsid w:val="00302AFA"/>
    <w:rsid w:val="003036D3"/>
    <w:rsid w:val="003037E7"/>
    <w:rsid w:val="00303860"/>
    <w:rsid w:val="00303C5F"/>
    <w:rsid w:val="00303D6C"/>
    <w:rsid w:val="003042E1"/>
    <w:rsid w:val="00304395"/>
    <w:rsid w:val="0030453F"/>
    <w:rsid w:val="003045FC"/>
    <w:rsid w:val="003046AF"/>
    <w:rsid w:val="003047E2"/>
    <w:rsid w:val="0030490F"/>
    <w:rsid w:val="0030493B"/>
    <w:rsid w:val="00304B5C"/>
    <w:rsid w:val="00304B60"/>
    <w:rsid w:val="00304DB4"/>
    <w:rsid w:val="00304E57"/>
    <w:rsid w:val="00305312"/>
    <w:rsid w:val="0030565D"/>
    <w:rsid w:val="00305B8E"/>
    <w:rsid w:val="00305E06"/>
    <w:rsid w:val="00305E66"/>
    <w:rsid w:val="00305F6E"/>
    <w:rsid w:val="00305FED"/>
    <w:rsid w:val="00306133"/>
    <w:rsid w:val="00306420"/>
    <w:rsid w:val="003067A7"/>
    <w:rsid w:val="003069B5"/>
    <w:rsid w:val="00306A49"/>
    <w:rsid w:val="00306AF4"/>
    <w:rsid w:val="00306B6A"/>
    <w:rsid w:val="00306BF4"/>
    <w:rsid w:val="00306E8E"/>
    <w:rsid w:val="00306FC8"/>
    <w:rsid w:val="0030702F"/>
    <w:rsid w:val="00307045"/>
    <w:rsid w:val="003071D3"/>
    <w:rsid w:val="00307309"/>
    <w:rsid w:val="00307471"/>
    <w:rsid w:val="00307747"/>
    <w:rsid w:val="00307783"/>
    <w:rsid w:val="00307837"/>
    <w:rsid w:val="003079B7"/>
    <w:rsid w:val="00307C3B"/>
    <w:rsid w:val="00307CEB"/>
    <w:rsid w:val="00307CEC"/>
    <w:rsid w:val="00307D8F"/>
    <w:rsid w:val="003100DB"/>
    <w:rsid w:val="0031013C"/>
    <w:rsid w:val="0031031A"/>
    <w:rsid w:val="00310987"/>
    <w:rsid w:val="00310CD4"/>
    <w:rsid w:val="00310CE4"/>
    <w:rsid w:val="00310DA7"/>
    <w:rsid w:val="00310EB6"/>
    <w:rsid w:val="0031169D"/>
    <w:rsid w:val="0031183E"/>
    <w:rsid w:val="003118FC"/>
    <w:rsid w:val="00311BE1"/>
    <w:rsid w:val="00312B62"/>
    <w:rsid w:val="00312E1F"/>
    <w:rsid w:val="00313032"/>
    <w:rsid w:val="0031334A"/>
    <w:rsid w:val="003133B3"/>
    <w:rsid w:val="00313C66"/>
    <w:rsid w:val="00313CE0"/>
    <w:rsid w:val="00314027"/>
    <w:rsid w:val="00314817"/>
    <w:rsid w:val="00314C41"/>
    <w:rsid w:val="00314F44"/>
    <w:rsid w:val="00315367"/>
    <w:rsid w:val="00315651"/>
    <w:rsid w:val="003156AE"/>
    <w:rsid w:val="0031583C"/>
    <w:rsid w:val="00315C00"/>
    <w:rsid w:val="00315C37"/>
    <w:rsid w:val="00315D0C"/>
    <w:rsid w:val="00316789"/>
    <w:rsid w:val="003168F3"/>
    <w:rsid w:val="0031721C"/>
    <w:rsid w:val="003174B4"/>
    <w:rsid w:val="003174BF"/>
    <w:rsid w:val="003179D6"/>
    <w:rsid w:val="00317AB1"/>
    <w:rsid w:val="00317E6E"/>
    <w:rsid w:val="00320113"/>
    <w:rsid w:val="0032020D"/>
    <w:rsid w:val="00320259"/>
    <w:rsid w:val="003202B3"/>
    <w:rsid w:val="00320380"/>
    <w:rsid w:val="0032060C"/>
    <w:rsid w:val="003206E1"/>
    <w:rsid w:val="003217EA"/>
    <w:rsid w:val="00321906"/>
    <w:rsid w:val="0032272D"/>
    <w:rsid w:val="00322965"/>
    <w:rsid w:val="00322DF4"/>
    <w:rsid w:val="00322FCE"/>
    <w:rsid w:val="00323542"/>
    <w:rsid w:val="0032417A"/>
    <w:rsid w:val="0032433D"/>
    <w:rsid w:val="00324525"/>
    <w:rsid w:val="00324543"/>
    <w:rsid w:val="0032484B"/>
    <w:rsid w:val="00324F04"/>
    <w:rsid w:val="003250A0"/>
    <w:rsid w:val="0032562A"/>
    <w:rsid w:val="00325762"/>
    <w:rsid w:val="0032597F"/>
    <w:rsid w:val="003259BD"/>
    <w:rsid w:val="00325A28"/>
    <w:rsid w:val="00325C4B"/>
    <w:rsid w:val="00326274"/>
    <w:rsid w:val="00326506"/>
    <w:rsid w:val="00326AC6"/>
    <w:rsid w:val="00326DBE"/>
    <w:rsid w:val="003278A3"/>
    <w:rsid w:val="00327BB7"/>
    <w:rsid w:val="0033041F"/>
    <w:rsid w:val="00330E83"/>
    <w:rsid w:val="0033125A"/>
    <w:rsid w:val="00331654"/>
    <w:rsid w:val="003317A1"/>
    <w:rsid w:val="00331D43"/>
    <w:rsid w:val="00331F46"/>
    <w:rsid w:val="00332155"/>
    <w:rsid w:val="00332253"/>
    <w:rsid w:val="0033231C"/>
    <w:rsid w:val="00332787"/>
    <w:rsid w:val="00332935"/>
    <w:rsid w:val="00332A18"/>
    <w:rsid w:val="00332ABF"/>
    <w:rsid w:val="00332CAB"/>
    <w:rsid w:val="0033323F"/>
    <w:rsid w:val="00333389"/>
    <w:rsid w:val="00333606"/>
    <w:rsid w:val="003336D5"/>
    <w:rsid w:val="0033391F"/>
    <w:rsid w:val="00333A41"/>
    <w:rsid w:val="00333B43"/>
    <w:rsid w:val="00333B72"/>
    <w:rsid w:val="00333BE7"/>
    <w:rsid w:val="00333D7C"/>
    <w:rsid w:val="00333E2A"/>
    <w:rsid w:val="00333EC5"/>
    <w:rsid w:val="00333FE3"/>
    <w:rsid w:val="00334064"/>
    <w:rsid w:val="00334839"/>
    <w:rsid w:val="00334A70"/>
    <w:rsid w:val="00334C54"/>
    <w:rsid w:val="00334C8D"/>
    <w:rsid w:val="00334F6E"/>
    <w:rsid w:val="003351D6"/>
    <w:rsid w:val="0033553D"/>
    <w:rsid w:val="003356EB"/>
    <w:rsid w:val="003357B8"/>
    <w:rsid w:val="003358EF"/>
    <w:rsid w:val="00335E35"/>
    <w:rsid w:val="00335E5D"/>
    <w:rsid w:val="0033627B"/>
    <w:rsid w:val="00336942"/>
    <w:rsid w:val="00336BF6"/>
    <w:rsid w:val="00336E2F"/>
    <w:rsid w:val="00337052"/>
    <w:rsid w:val="00337179"/>
    <w:rsid w:val="0033783F"/>
    <w:rsid w:val="00337C50"/>
    <w:rsid w:val="00337CB4"/>
    <w:rsid w:val="00337DA3"/>
    <w:rsid w:val="00340C43"/>
    <w:rsid w:val="00340F1B"/>
    <w:rsid w:val="00340F3B"/>
    <w:rsid w:val="00341704"/>
    <w:rsid w:val="00341742"/>
    <w:rsid w:val="00341DAE"/>
    <w:rsid w:val="00341E0F"/>
    <w:rsid w:val="00341E2C"/>
    <w:rsid w:val="0034210F"/>
    <w:rsid w:val="00342168"/>
    <w:rsid w:val="00342217"/>
    <w:rsid w:val="00342309"/>
    <w:rsid w:val="0034273C"/>
    <w:rsid w:val="0034282D"/>
    <w:rsid w:val="0034298C"/>
    <w:rsid w:val="003430C6"/>
    <w:rsid w:val="00343204"/>
    <w:rsid w:val="00343295"/>
    <w:rsid w:val="003433B9"/>
    <w:rsid w:val="00343809"/>
    <w:rsid w:val="00343821"/>
    <w:rsid w:val="00343C13"/>
    <w:rsid w:val="0034462A"/>
    <w:rsid w:val="00344667"/>
    <w:rsid w:val="003446D9"/>
    <w:rsid w:val="00344937"/>
    <w:rsid w:val="00344F2E"/>
    <w:rsid w:val="0034544F"/>
    <w:rsid w:val="003458D1"/>
    <w:rsid w:val="00345917"/>
    <w:rsid w:val="00345D3F"/>
    <w:rsid w:val="00345E5E"/>
    <w:rsid w:val="00346A09"/>
    <w:rsid w:val="0034709B"/>
    <w:rsid w:val="0034715E"/>
    <w:rsid w:val="003474A8"/>
    <w:rsid w:val="00347543"/>
    <w:rsid w:val="0034795C"/>
    <w:rsid w:val="00347AA4"/>
    <w:rsid w:val="00347D1C"/>
    <w:rsid w:val="00347D48"/>
    <w:rsid w:val="0035051C"/>
    <w:rsid w:val="0035054A"/>
    <w:rsid w:val="003505A9"/>
    <w:rsid w:val="003507F8"/>
    <w:rsid w:val="00350B6C"/>
    <w:rsid w:val="0035133B"/>
    <w:rsid w:val="0035141B"/>
    <w:rsid w:val="0035141F"/>
    <w:rsid w:val="003517F7"/>
    <w:rsid w:val="00351A84"/>
    <w:rsid w:val="00351B27"/>
    <w:rsid w:val="00351C14"/>
    <w:rsid w:val="00351CD7"/>
    <w:rsid w:val="00351DE3"/>
    <w:rsid w:val="00351EFF"/>
    <w:rsid w:val="00351FD1"/>
    <w:rsid w:val="00352074"/>
    <w:rsid w:val="003520A7"/>
    <w:rsid w:val="00352349"/>
    <w:rsid w:val="0035236D"/>
    <w:rsid w:val="003523F0"/>
    <w:rsid w:val="00352441"/>
    <w:rsid w:val="003525DA"/>
    <w:rsid w:val="00352903"/>
    <w:rsid w:val="00352B71"/>
    <w:rsid w:val="00352D00"/>
    <w:rsid w:val="00353296"/>
    <w:rsid w:val="003533AD"/>
    <w:rsid w:val="003534CF"/>
    <w:rsid w:val="0035355A"/>
    <w:rsid w:val="0035356E"/>
    <w:rsid w:val="003535AF"/>
    <w:rsid w:val="00353686"/>
    <w:rsid w:val="003536A4"/>
    <w:rsid w:val="003537F1"/>
    <w:rsid w:val="00353901"/>
    <w:rsid w:val="003542D4"/>
    <w:rsid w:val="003546E9"/>
    <w:rsid w:val="0035483F"/>
    <w:rsid w:val="00354A78"/>
    <w:rsid w:val="00354AEE"/>
    <w:rsid w:val="00354C2E"/>
    <w:rsid w:val="00354E60"/>
    <w:rsid w:val="00355032"/>
    <w:rsid w:val="00355B80"/>
    <w:rsid w:val="00355BD2"/>
    <w:rsid w:val="00355E56"/>
    <w:rsid w:val="00355FDC"/>
    <w:rsid w:val="00355FE8"/>
    <w:rsid w:val="003560EA"/>
    <w:rsid w:val="003561F8"/>
    <w:rsid w:val="00356386"/>
    <w:rsid w:val="00356787"/>
    <w:rsid w:val="0035680A"/>
    <w:rsid w:val="003569B9"/>
    <w:rsid w:val="0035709B"/>
    <w:rsid w:val="003576D5"/>
    <w:rsid w:val="00357B18"/>
    <w:rsid w:val="00357DBC"/>
    <w:rsid w:val="00357E39"/>
    <w:rsid w:val="00357EA4"/>
    <w:rsid w:val="00357ECA"/>
    <w:rsid w:val="00357FA1"/>
    <w:rsid w:val="00360017"/>
    <w:rsid w:val="00360103"/>
    <w:rsid w:val="0036078C"/>
    <w:rsid w:val="003608EC"/>
    <w:rsid w:val="00360D47"/>
    <w:rsid w:val="00361214"/>
    <w:rsid w:val="00361312"/>
    <w:rsid w:val="00361493"/>
    <w:rsid w:val="0036181C"/>
    <w:rsid w:val="0036186C"/>
    <w:rsid w:val="00361871"/>
    <w:rsid w:val="00361AD4"/>
    <w:rsid w:val="0036248E"/>
    <w:rsid w:val="003629C0"/>
    <w:rsid w:val="00362D7D"/>
    <w:rsid w:val="00362DBB"/>
    <w:rsid w:val="00362DBE"/>
    <w:rsid w:val="003632B0"/>
    <w:rsid w:val="003632B5"/>
    <w:rsid w:val="00363656"/>
    <w:rsid w:val="00363937"/>
    <w:rsid w:val="00363B58"/>
    <w:rsid w:val="00363B7C"/>
    <w:rsid w:val="00363C85"/>
    <w:rsid w:val="00363D33"/>
    <w:rsid w:val="003642F0"/>
    <w:rsid w:val="00364550"/>
    <w:rsid w:val="00364704"/>
    <w:rsid w:val="0036476E"/>
    <w:rsid w:val="003647D5"/>
    <w:rsid w:val="00364D71"/>
    <w:rsid w:val="00364D89"/>
    <w:rsid w:val="00364E30"/>
    <w:rsid w:val="0036507E"/>
    <w:rsid w:val="00365354"/>
    <w:rsid w:val="00365454"/>
    <w:rsid w:val="003654A3"/>
    <w:rsid w:val="003657DD"/>
    <w:rsid w:val="00365839"/>
    <w:rsid w:val="00365C5A"/>
    <w:rsid w:val="00365C81"/>
    <w:rsid w:val="00365EFB"/>
    <w:rsid w:val="00366067"/>
    <w:rsid w:val="0036654D"/>
    <w:rsid w:val="00366632"/>
    <w:rsid w:val="0036663C"/>
    <w:rsid w:val="0036682C"/>
    <w:rsid w:val="00366DA9"/>
    <w:rsid w:val="00366FF6"/>
    <w:rsid w:val="0036752D"/>
    <w:rsid w:val="00367811"/>
    <w:rsid w:val="00367B83"/>
    <w:rsid w:val="00367C85"/>
    <w:rsid w:val="0037005B"/>
    <w:rsid w:val="00370062"/>
    <w:rsid w:val="0037006F"/>
    <w:rsid w:val="00370C83"/>
    <w:rsid w:val="0037134A"/>
    <w:rsid w:val="00371898"/>
    <w:rsid w:val="00371B94"/>
    <w:rsid w:val="00371D59"/>
    <w:rsid w:val="00371F1B"/>
    <w:rsid w:val="0037236A"/>
    <w:rsid w:val="00372644"/>
    <w:rsid w:val="0037265E"/>
    <w:rsid w:val="0037267E"/>
    <w:rsid w:val="00372893"/>
    <w:rsid w:val="00372A06"/>
    <w:rsid w:val="00372BEF"/>
    <w:rsid w:val="003731FA"/>
    <w:rsid w:val="00373419"/>
    <w:rsid w:val="003736C2"/>
    <w:rsid w:val="00373EA2"/>
    <w:rsid w:val="003746A1"/>
    <w:rsid w:val="003746EF"/>
    <w:rsid w:val="00374AF8"/>
    <w:rsid w:val="00374F9B"/>
    <w:rsid w:val="00375430"/>
    <w:rsid w:val="003757CC"/>
    <w:rsid w:val="003758EE"/>
    <w:rsid w:val="00375B9D"/>
    <w:rsid w:val="00375C2A"/>
    <w:rsid w:val="00375D52"/>
    <w:rsid w:val="00375EF5"/>
    <w:rsid w:val="003766D0"/>
    <w:rsid w:val="00376949"/>
    <w:rsid w:val="00376A15"/>
    <w:rsid w:val="00376E2B"/>
    <w:rsid w:val="00376E8A"/>
    <w:rsid w:val="00376FF4"/>
    <w:rsid w:val="0037707D"/>
    <w:rsid w:val="00377109"/>
    <w:rsid w:val="00377301"/>
    <w:rsid w:val="00377602"/>
    <w:rsid w:val="00377755"/>
    <w:rsid w:val="003777DD"/>
    <w:rsid w:val="0038002F"/>
    <w:rsid w:val="0038013F"/>
    <w:rsid w:val="003806CF"/>
    <w:rsid w:val="0038095E"/>
    <w:rsid w:val="00380ACD"/>
    <w:rsid w:val="00380E48"/>
    <w:rsid w:val="003815BE"/>
    <w:rsid w:val="003815DF"/>
    <w:rsid w:val="00381786"/>
    <w:rsid w:val="00381985"/>
    <w:rsid w:val="003819A5"/>
    <w:rsid w:val="00381C94"/>
    <w:rsid w:val="00381DA9"/>
    <w:rsid w:val="0038240D"/>
    <w:rsid w:val="003826FF"/>
    <w:rsid w:val="0038360F"/>
    <w:rsid w:val="00383CA4"/>
    <w:rsid w:val="00383F78"/>
    <w:rsid w:val="003840A5"/>
    <w:rsid w:val="0038495D"/>
    <w:rsid w:val="00384B0D"/>
    <w:rsid w:val="00384B31"/>
    <w:rsid w:val="00384F92"/>
    <w:rsid w:val="0038500A"/>
    <w:rsid w:val="003850F1"/>
    <w:rsid w:val="0038516E"/>
    <w:rsid w:val="00385A64"/>
    <w:rsid w:val="00385DDC"/>
    <w:rsid w:val="003864A7"/>
    <w:rsid w:val="0038686C"/>
    <w:rsid w:val="00386A0C"/>
    <w:rsid w:val="00386CB3"/>
    <w:rsid w:val="00386DE6"/>
    <w:rsid w:val="00386E83"/>
    <w:rsid w:val="00387234"/>
    <w:rsid w:val="003872C4"/>
    <w:rsid w:val="003872D8"/>
    <w:rsid w:val="0038762F"/>
    <w:rsid w:val="0038796D"/>
    <w:rsid w:val="00387991"/>
    <w:rsid w:val="00387999"/>
    <w:rsid w:val="00387BD2"/>
    <w:rsid w:val="00387D7A"/>
    <w:rsid w:val="00390043"/>
    <w:rsid w:val="00390256"/>
    <w:rsid w:val="003904F6"/>
    <w:rsid w:val="00390819"/>
    <w:rsid w:val="0039082A"/>
    <w:rsid w:val="00390BD1"/>
    <w:rsid w:val="00390BE7"/>
    <w:rsid w:val="00390CB1"/>
    <w:rsid w:val="00391030"/>
    <w:rsid w:val="00391359"/>
    <w:rsid w:val="00391361"/>
    <w:rsid w:val="00391371"/>
    <w:rsid w:val="00391384"/>
    <w:rsid w:val="00391DAA"/>
    <w:rsid w:val="00391ED0"/>
    <w:rsid w:val="00391EE3"/>
    <w:rsid w:val="00391F74"/>
    <w:rsid w:val="00391FA2"/>
    <w:rsid w:val="00391FF8"/>
    <w:rsid w:val="0039245C"/>
    <w:rsid w:val="00392A02"/>
    <w:rsid w:val="00392A25"/>
    <w:rsid w:val="00392BCE"/>
    <w:rsid w:val="00392BFD"/>
    <w:rsid w:val="00392DE4"/>
    <w:rsid w:val="00392FB7"/>
    <w:rsid w:val="00393358"/>
    <w:rsid w:val="0039352F"/>
    <w:rsid w:val="003935C7"/>
    <w:rsid w:val="00393BA0"/>
    <w:rsid w:val="003943DC"/>
    <w:rsid w:val="00394576"/>
    <w:rsid w:val="003947E1"/>
    <w:rsid w:val="00394A44"/>
    <w:rsid w:val="00394C80"/>
    <w:rsid w:val="00394C9F"/>
    <w:rsid w:val="00394ED6"/>
    <w:rsid w:val="0039532C"/>
    <w:rsid w:val="0039559E"/>
    <w:rsid w:val="00395672"/>
    <w:rsid w:val="00395697"/>
    <w:rsid w:val="00395816"/>
    <w:rsid w:val="00395B0E"/>
    <w:rsid w:val="00395F53"/>
    <w:rsid w:val="00396006"/>
    <w:rsid w:val="00396131"/>
    <w:rsid w:val="00396945"/>
    <w:rsid w:val="00396BD5"/>
    <w:rsid w:val="00396D1E"/>
    <w:rsid w:val="003970E7"/>
    <w:rsid w:val="0039720C"/>
    <w:rsid w:val="003972A3"/>
    <w:rsid w:val="003972ED"/>
    <w:rsid w:val="00397617"/>
    <w:rsid w:val="0039795E"/>
    <w:rsid w:val="00397AB3"/>
    <w:rsid w:val="00397AE1"/>
    <w:rsid w:val="00397BC4"/>
    <w:rsid w:val="00397DFD"/>
    <w:rsid w:val="00397EFC"/>
    <w:rsid w:val="003A0370"/>
    <w:rsid w:val="003A07BA"/>
    <w:rsid w:val="003A085D"/>
    <w:rsid w:val="003A0E71"/>
    <w:rsid w:val="003A1143"/>
    <w:rsid w:val="003A13F4"/>
    <w:rsid w:val="003A1E6A"/>
    <w:rsid w:val="003A1FA3"/>
    <w:rsid w:val="003A1FF5"/>
    <w:rsid w:val="003A2029"/>
    <w:rsid w:val="003A24BF"/>
    <w:rsid w:val="003A2934"/>
    <w:rsid w:val="003A2FCF"/>
    <w:rsid w:val="003A3248"/>
    <w:rsid w:val="003A336A"/>
    <w:rsid w:val="003A358D"/>
    <w:rsid w:val="003A4446"/>
    <w:rsid w:val="003A4700"/>
    <w:rsid w:val="003A48FC"/>
    <w:rsid w:val="003A516C"/>
    <w:rsid w:val="003A51FF"/>
    <w:rsid w:val="003A5505"/>
    <w:rsid w:val="003A5B51"/>
    <w:rsid w:val="003A6546"/>
    <w:rsid w:val="003A6715"/>
    <w:rsid w:val="003A6A29"/>
    <w:rsid w:val="003A6B79"/>
    <w:rsid w:val="003A6E8C"/>
    <w:rsid w:val="003A6EE2"/>
    <w:rsid w:val="003A75EB"/>
    <w:rsid w:val="003A7AA0"/>
    <w:rsid w:val="003A7D37"/>
    <w:rsid w:val="003A7D7E"/>
    <w:rsid w:val="003A7E26"/>
    <w:rsid w:val="003A7FE5"/>
    <w:rsid w:val="003B0175"/>
    <w:rsid w:val="003B0300"/>
    <w:rsid w:val="003B045A"/>
    <w:rsid w:val="003B052A"/>
    <w:rsid w:val="003B060F"/>
    <w:rsid w:val="003B12C3"/>
    <w:rsid w:val="003B1526"/>
    <w:rsid w:val="003B1528"/>
    <w:rsid w:val="003B1583"/>
    <w:rsid w:val="003B15E9"/>
    <w:rsid w:val="003B16AD"/>
    <w:rsid w:val="003B16F5"/>
    <w:rsid w:val="003B1A08"/>
    <w:rsid w:val="003B1A4E"/>
    <w:rsid w:val="003B1EC2"/>
    <w:rsid w:val="003B296F"/>
    <w:rsid w:val="003B2996"/>
    <w:rsid w:val="003B2B9D"/>
    <w:rsid w:val="003B2C6A"/>
    <w:rsid w:val="003B310D"/>
    <w:rsid w:val="003B3427"/>
    <w:rsid w:val="003B3863"/>
    <w:rsid w:val="003B3AC3"/>
    <w:rsid w:val="003B3D62"/>
    <w:rsid w:val="003B3E55"/>
    <w:rsid w:val="003B3E67"/>
    <w:rsid w:val="003B42A1"/>
    <w:rsid w:val="003B451E"/>
    <w:rsid w:val="003B4664"/>
    <w:rsid w:val="003B47C6"/>
    <w:rsid w:val="003B4A41"/>
    <w:rsid w:val="003B548D"/>
    <w:rsid w:val="003B5882"/>
    <w:rsid w:val="003B5B4A"/>
    <w:rsid w:val="003B5DD4"/>
    <w:rsid w:val="003B64EF"/>
    <w:rsid w:val="003B6B87"/>
    <w:rsid w:val="003B6BB9"/>
    <w:rsid w:val="003B6C93"/>
    <w:rsid w:val="003B6EC1"/>
    <w:rsid w:val="003B7100"/>
    <w:rsid w:val="003B71A3"/>
    <w:rsid w:val="003B7D7C"/>
    <w:rsid w:val="003B7E44"/>
    <w:rsid w:val="003B7ED7"/>
    <w:rsid w:val="003B7F35"/>
    <w:rsid w:val="003C00DB"/>
    <w:rsid w:val="003C0CDB"/>
    <w:rsid w:val="003C0DAA"/>
    <w:rsid w:val="003C1192"/>
    <w:rsid w:val="003C11DE"/>
    <w:rsid w:val="003C1240"/>
    <w:rsid w:val="003C158F"/>
    <w:rsid w:val="003C17FB"/>
    <w:rsid w:val="003C1D5D"/>
    <w:rsid w:val="003C1FCD"/>
    <w:rsid w:val="003C2BD4"/>
    <w:rsid w:val="003C2C94"/>
    <w:rsid w:val="003C33A4"/>
    <w:rsid w:val="003C3409"/>
    <w:rsid w:val="003C38A8"/>
    <w:rsid w:val="003C39B2"/>
    <w:rsid w:val="003C3C1F"/>
    <w:rsid w:val="003C3C9C"/>
    <w:rsid w:val="003C3F50"/>
    <w:rsid w:val="003C40FD"/>
    <w:rsid w:val="003C453C"/>
    <w:rsid w:val="003C48CC"/>
    <w:rsid w:val="003C4945"/>
    <w:rsid w:val="003C4D4D"/>
    <w:rsid w:val="003C52EC"/>
    <w:rsid w:val="003C595C"/>
    <w:rsid w:val="003C5A13"/>
    <w:rsid w:val="003C5D10"/>
    <w:rsid w:val="003C5E55"/>
    <w:rsid w:val="003C63B2"/>
    <w:rsid w:val="003C6507"/>
    <w:rsid w:val="003C66CE"/>
    <w:rsid w:val="003C66E4"/>
    <w:rsid w:val="003C69D5"/>
    <w:rsid w:val="003C6A77"/>
    <w:rsid w:val="003C6D6A"/>
    <w:rsid w:val="003C6E75"/>
    <w:rsid w:val="003C73DB"/>
    <w:rsid w:val="003C7528"/>
    <w:rsid w:val="003C7859"/>
    <w:rsid w:val="003D0182"/>
    <w:rsid w:val="003D0DBA"/>
    <w:rsid w:val="003D10A0"/>
    <w:rsid w:val="003D10BE"/>
    <w:rsid w:val="003D1591"/>
    <w:rsid w:val="003D16DC"/>
    <w:rsid w:val="003D184A"/>
    <w:rsid w:val="003D1CD4"/>
    <w:rsid w:val="003D2144"/>
    <w:rsid w:val="003D2C38"/>
    <w:rsid w:val="003D2D0E"/>
    <w:rsid w:val="003D2F7C"/>
    <w:rsid w:val="003D2FC9"/>
    <w:rsid w:val="003D2FEE"/>
    <w:rsid w:val="003D30EB"/>
    <w:rsid w:val="003D32F5"/>
    <w:rsid w:val="003D35C4"/>
    <w:rsid w:val="003D4498"/>
    <w:rsid w:val="003D44A3"/>
    <w:rsid w:val="003D48F7"/>
    <w:rsid w:val="003D4C00"/>
    <w:rsid w:val="003D4D85"/>
    <w:rsid w:val="003D4F82"/>
    <w:rsid w:val="003D4FE6"/>
    <w:rsid w:val="003D51BD"/>
    <w:rsid w:val="003D521E"/>
    <w:rsid w:val="003D55AD"/>
    <w:rsid w:val="003D56F4"/>
    <w:rsid w:val="003D5B34"/>
    <w:rsid w:val="003D5EA4"/>
    <w:rsid w:val="003D5ECC"/>
    <w:rsid w:val="003D5F64"/>
    <w:rsid w:val="003D5FC8"/>
    <w:rsid w:val="003D61CC"/>
    <w:rsid w:val="003D62EC"/>
    <w:rsid w:val="003D6746"/>
    <w:rsid w:val="003D682D"/>
    <w:rsid w:val="003D6E30"/>
    <w:rsid w:val="003D6F05"/>
    <w:rsid w:val="003D7140"/>
    <w:rsid w:val="003D718C"/>
    <w:rsid w:val="003D7722"/>
    <w:rsid w:val="003D7808"/>
    <w:rsid w:val="003D7905"/>
    <w:rsid w:val="003D7C9D"/>
    <w:rsid w:val="003E0721"/>
    <w:rsid w:val="003E0B2C"/>
    <w:rsid w:val="003E0E26"/>
    <w:rsid w:val="003E0F21"/>
    <w:rsid w:val="003E1535"/>
    <w:rsid w:val="003E154B"/>
    <w:rsid w:val="003E1A4C"/>
    <w:rsid w:val="003E1CEC"/>
    <w:rsid w:val="003E1D05"/>
    <w:rsid w:val="003E1E17"/>
    <w:rsid w:val="003E1F66"/>
    <w:rsid w:val="003E2A4F"/>
    <w:rsid w:val="003E2B96"/>
    <w:rsid w:val="003E2BD6"/>
    <w:rsid w:val="003E2EF1"/>
    <w:rsid w:val="003E3399"/>
    <w:rsid w:val="003E3A17"/>
    <w:rsid w:val="003E3C73"/>
    <w:rsid w:val="003E3DBB"/>
    <w:rsid w:val="003E4092"/>
    <w:rsid w:val="003E4182"/>
    <w:rsid w:val="003E419F"/>
    <w:rsid w:val="003E43B2"/>
    <w:rsid w:val="003E4597"/>
    <w:rsid w:val="003E478B"/>
    <w:rsid w:val="003E5250"/>
    <w:rsid w:val="003E551A"/>
    <w:rsid w:val="003E552A"/>
    <w:rsid w:val="003E55D2"/>
    <w:rsid w:val="003E5A19"/>
    <w:rsid w:val="003E6254"/>
    <w:rsid w:val="003E6928"/>
    <w:rsid w:val="003E6F01"/>
    <w:rsid w:val="003E6F78"/>
    <w:rsid w:val="003E736C"/>
    <w:rsid w:val="003E737E"/>
    <w:rsid w:val="003E7632"/>
    <w:rsid w:val="003E7781"/>
    <w:rsid w:val="003E7887"/>
    <w:rsid w:val="003E7E5F"/>
    <w:rsid w:val="003F00E3"/>
    <w:rsid w:val="003F023D"/>
    <w:rsid w:val="003F0329"/>
    <w:rsid w:val="003F034D"/>
    <w:rsid w:val="003F03A6"/>
    <w:rsid w:val="003F03C5"/>
    <w:rsid w:val="003F04D4"/>
    <w:rsid w:val="003F052C"/>
    <w:rsid w:val="003F067D"/>
    <w:rsid w:val="003F0741"/>
    <w:rsid w:val="003F07FC"/>
    <w:rsid w:val="003F09EC"/>
    <w:rsid w:val="003F0D13"/>
    <w:rsid w:val="003F10DE"/>
    <w:rsid w:val="003F11A2"/>
    <w:rsid w:val="003F1352"/>
    <w:rsid w:val="003F15BC"/>
    <w:rsid w:val="003F1ADF"/>
    <w:rsid w:val="003F1D1D"/>
    <w:rsid w:val="003F1DE4"/>
    <w:rsid w:val="003F1F2C"/>
    <w:rsid w:val="003F23CA"/>
    <w:rsid w:val="003F29E7"/>
    <w:rsid w:val="003F2AA2"/>
    <w:rsid w:val="003F2EF7"/>
    <w:rsid w:val="003F2F61"/>
    <w:rsid w:val="003F312E"/>
    <w:rsid w:val="003F3296"/>
    <w:rsid w:val="003F3BB4"/>
    <w:rsid w:val="003F3D7A"/>
    <w:rsid w:val="003F3DDF"/>
    <w:rsid w:val="003F412D"/>
    <w:rsid w:val="003F413B"/>
    <w:rsid w:val="003F43D7"/>
    <w:rsid w:val="003F4870"/>
    <w:rsid w:val="003F48C2"/>
    <w:rsid w:val="003F4A72"/>
    <w:rsid w:val="003F50CB"/>
    <w:rsid w:val="003F556C"/>
    <w:rsid w:val="003F581F"/>
    <w:rsid w:val="003F5915"/>
    <w:rsid w:val="003F5A99"/>
    <w:rsid w:val="003F5CF5"/>
    <w:rsid w:val="003F6242"/>
    <w:rsid w:val="003F6638"/>
    <w:rsid w:val="003F68B6"/>
    <w:rsid w:val="003F6A38"/>
    <w:rsid w:val="003F6C23"/>
    <w:rsid w:val="003F6C41"/>
    <w:rsid w:val="003F71FE"/>
    <w:rsid w:val="003F78E2"/>
    <w:rsid w:val="003F7BB2"/>
    <w:rsid w:val="003F7D36"/>
    <w:rsid w:val="004004F5"/>
    <w:rsid w:val="0040077D"/>
    <w:rsid w:val="00400E0A"/>
    <w:rsid w:val="004014C1"/>
    <w:rsid w:val="00401617"/>
    <w:rsid w:val="00401684"/>
    <w:rsid w:val="00401B25"/>
    <w:rsid w:val="00401FF5"/>
    <w:rsid w:val="00402050"/>
    <w:rsid w:val="0040207B"/>
    <w:rsid w:val="0040208C"/>
    <w:rsid w:val="00402307"/>
    <w:rsid w:val="004025D2"/>
    <w:rsid w:val="00402A48"/>
    <w:rsid w:val="00402A83"/>
    <w:rsid w:val="00402E8E"/>
    <w:rsid w:val="004034B0"/>
    <w:rsid w:val="00403729"/>
    <w:rsid w:val="00403CB2"/>
    <w:rsid w:val="00403E90"/>
    <w:rsid w:val="00404344"/>
    <w:rsid w:val="00404925"/>
    <w:rsid w:val="00404D48"/>
    <w:rsid w:val="00404EA4"/>
    <w:rsid w:val="00405131"/>
    <w:rsid w:val="004051D7"/>
    <w:rsid w:val="00405216"/>
    <w:rsid w:val="004059F6"/>
    <w:rsid w:val="00405F0E"/>
    <w:rsid w:val="00406004"/>
    <w:rsid w:val="004060F3"/>
    <w:rsid w:val="004061F0"/>
    <w:rsid w:val="00406239"/>
    <w:rsid w:val="00406635"/>
    <w:rsid w:val="00406A1D"/>
    <w:rsid w:val="0040719A"/>
    <w:rsid w:val="004079A7"/>
    <w:rsid w:val="00407B2E"/>
    <w:rsid w:val="00407CEB"/>
    <w:rsid w:val="00410152"/>
    <w:rsid w:val="004103D8"/>
    <w:rsid w:val="0041066E"/>
    <w:rsid w:val="00410C7F"/>
    <w:rsid w:val="0041150A"/>
    <w:rsid w:val="0041223D"/>
    <w:rsid w:val="00412712"/>
    <w:rsid w:val="00412A48"/>
    <w:rsid w:val="00412C8A"/>
    <w:rsid w:val="00412D40"/>
    <w:rsid w:val="00412F1C"/>
    <w:rsid w:val="004130F4"/>
    <w:rsid w:val="0041312F"/>
    <w:rsid w:val="004131A5"/>
    <w:rsid w:val="004132EA"/>
    <w:rsid w:val="004138B5"/>
    <w:rsid w:val="004139BB"/>
    <w:rsid w:val="00413A77"/>
    <w:rsid w:val="00413B01"/>
    <w:rsid w:val="00413E8A"/>
    <w:rsid w:val="00414392"/>
    <w:rsid w:val="0041466A"/>
    <w:rsid w:val="00414D6D"/>
    <w:rsid w:val="00414E84"/>
    <w:rsid w:val="00414F5D"/>
    <w:rsid w:val="0041505F"/>
    <w:rsid w:val="00415187"/>
    <w:rsid w:val="00415344"/>
    <w:rsid w:val="004154D4"/>
    <w:rsid w:val="00415534"/>
    <w:rsid w:val="00415DA4"/>
    <w:rsid w:val="00415EF2"/>
    <w:rsid w:val="0041638C"/>
    <w:rsid w:val="00416E7C"/>
    <w:rsid w:val="004173BF"/>
    <w:rsid w:val="00417716"/>
    <w:rsid w:val="00417A20"/>
    <w:rsid w:val="00417B6E"/>
    <w:rsid w:val="00417C0E"/>
    <w:rsid w:val="00417E7A"/>
    <w:rsid w:val="0042030C"/>
    <w:rsid w:val="00420BB3"/>
    <w:rsid w:val="004212C0"/>
    <w:rsid w:val="00421543"/>
    <w:rsid w:val="004216D8"/>
    <w:rsid w:val="00421B8C"/>
    <w:rsid w:val="00421CEB"/>
    <w:rsid w:val="00421D8C"/>
    <w:rsid w:val="00422210"/>
    <w:rsid w:val="004224C7"/>
    <w:rsid w:val="00422532"/>
    <w:rsid w:val="004225E9"/>
    <w:rsid w:val="00422AB6"/>
    <w:rsid w:val="00422CC7"/>
    <w:rsid w:val="00422D96"/>
    <w:rsid w:val="004231FF"/>
    <w:rsid w:val="004234BC"/>
    <w:rsid w:val="004239BD"/>
    <w:rsid w:val="00423E84"/>
    <w:rsid w:val="004241ED"/>
    <w:rsid w:val="0042448B"/>
    <w:rsid w:val="00424570"/>
    <w:rsid w:val="0042471E"/>
    <w:rsid w:val="00424AEA"/>
    <w:rsid w:val="00424BED"/>
    <w:rsid w:val="00424FEA"/>
    <w:rsid w:val="004253D6"/>
    <w:rsid w:val="00425965"/>
    <w:rsid w:val="00425A8A"/>
    <w:rsid w:val="00425EAE"/>
    <w:rsid w:val="004260D3"/>
    <w:rsid w:val="0042641C"/>
    <w:rsid w:val="004266DE"/>
    <w:rsid w:val="0042675C"/>
    <w:rsid w:val="00426917"/>
    <w:rsid w:val="00426CD7"/>
    <w:rsid w:val="00426D5D"/>
    <w:rsid w:val="00427041"/>
    <w:rsid w:val="0042779B"/>
    <w:rsid w:val="00427D01"/>
    <w:rsid w:val="00427E49"/>
    <w:rsid w:val="00427F79"/>
    <w:rsid w:val="00430123"/>
    <w:rsid w:val="00430436"/>
    <w:rsid w:val="004308AD"/>
    <w:rsid w:val="00430A80"/>
    <w:rsid w:val="00430C9D"/>
    <w:rsid w:val="00430DD6"/>
    <w:rsid w:val="00431214"/>
    <w:rsid w:val="004317AA"/>
    <w:rsid w:val="004328B9"/>
    <w:rsid w:val="00432B37"/>
    <w:rsid w:val="00432B68"/>
    <w:rsid w:val="00432D48"/>
    <w:rsid w:val="00432D58"/>
    <w:rsid w:val="004333EC"/>
    <w:rsid w:val="004334D6"/>
    <w:rsid w:val="0043358C"/>
    <w:rsid w:val="00433620"/>
    <w:rsid w:val="004339D4"/>
    <w:rsid w:val="00433A7B"/>
    <w:rsid w:val="00433E3D"/>
    <w:rsid w:val="00433ED1"/>
    <w:rsid w:val="00433EDC"/>
    <w:rsid w:val="0043431B"/>
    <w:rsid w:val="0043470E"/>
    <w:rsid w:val="00434B8D"/>
    <w:rsid w:val="00435077"/>
    <w:rsid w:val="004350E1"/>
    <w:rsid w:val="00435289"/>
    <w:rsid w:val="0043529E"/>
    <w:rsid w:val="004352C4"/>
    <w:rsid w:val="004353CF"/>
    <w:rsid w:val="004356A0"/>
    <w:rsid w:val="00435776"/>
    <w:rsid w:val="00435B91"/>
    <w:rsid w:val="00435BE9"/>
    <w:rsid w:val="00435C2A"/>
    <w:rsid w:val="00436679"/>
    <w:rsid w:val="00436725"/>
    <w:rsid w:val="004367D2"/>
    <w:rsid w:val="00436F1C"/>
    <w:rsid w:val="004370FB"/>
    <w:rsid w:val="00437DD0"/>
    <w:rsid w:val="00440303"/>
    <w:rsid w:val="004403F7"/>
    <w:rsid w:val="00440AE8"/>
    <w:rsid w:val="00440F53"/>
    <w:rsid w:val="004411FC"/>
    <w:rsid w:val="00441331"/>
    <w:rsid w:val="004413AF"/>
    <w:rsid w:val="00441682"/>
    <w:rsid w:val="004417A7"/>
    <w:rsid w:val="004418D0"/>
    <w:rsid w:val="0044197E"/>
    <w:rsid w:val="004419E3"/>
    <w:rsid w:val="00441C1E"/>
    <w:rsid w:val="0044207B"/>
    <w:rsid w:val="00442334"/>
    <w:rsid w:val="0044247B"/>
    <w:rsid w:val="004426CB"/>
    <w:rsid w:val="00442A60"/>
    <w:rsid w:val="00442B31"/>
    <w:rsid w:val="00442C88"/>
    <w:rsid w:val="00442F65"/>
    <w:rsid w:val="0044348F"/>
    <w:rsid w:val="00443573"/>
    <w:rsid w:val="00443A25"/>
    <w:rsid w:val="00443AC5"/>
    <w:rsid w:val="00443B19"/>
    <w:rsid w:val="00443E53"/>
    <w:rsid w:val="004441C8"/>
    <w:rsid w:val="00444D4F"/>
    <w:rsid w:val="00444F27"/>
    <w:rsid w:val="0044564C"/>
    <w:rsid w:val="004463D6"/>
    <w:rsid w:val="004466A0"/>
    <w:rsid w:val="00446A67"/>
    <w:rsid w:val="00446EA9"/>
    <w:rsid w:val="00447250"/>
    <w:rsid w:val="00447359"/>
    <w:rsid w:val="0044753D"/>
    <w:rsid w:val="00447875"/>
    <w:rsid w:val="00447AAF"/>
    <w:rsid w:val="00447AE9"/>
    <w:rsid w:val="00447EA2"/>
    <w:rsid w:val="00447F73"/>
    <w:rsid w:val="00447FF1"/>
    <w:rsid w:val="004502D9"/>
    <w:rsid w:val="00450599"/>
    <w:rsid w:val="00450C21"/>
    <w:rsid w:val="00450D6B"/>
    <w:rsid w:val="00450E67"/>
    <w:rsid w:val="0045105E"/>
    <w:rsid w:val="00451182"/>
    <w:rsid w:val="004513C5"/>
    <w:rsid w:val="004513D2"/>
    <w:rsid w:val="00451790"/>
    <w:rsid w:val="00451813"/>
    <w:rsid w:val="00451869"/>
    <w:rsid w:val="00451994"/>
    <w:rsid w:val="00451F74"/>
    <w:rsid w:val="0045217F"/>
    <w:rsid w:val="00452415"/>
    <w:rsid w:val="00452638"/>
    <w:rsid w:val="004527BD"/>
    <w:rsid w:val="00452871"/>
    <w:rsid w:val="004528E4"/>
    <w:rsid w:val="00452C20"/>
    <w:rsid w:val="00452E43"/>
    <w:rsid w:val="004531F2"/>
    <w:rsid w:val="00453987"/>
    <w:rsid w:val="00453A13"/>
    <w:rsid w:val="00453CC1"/>
    <w:rsid w:val="00453D07"/>
    <w:rsid w:val="00453F09"/>
    <w:rsid w:val="004546DC"/>
    <w:rsid w:val="00454831"/>
    <w:rsid w:val="004549B0"/>
    <w:rsid w:val="00454BEA"/>
    <w:rsid w:val="00454C34"/>
    <w:rsid w:val="0045507D"/>
    <w:rsid w:val="00455319"/>
    <w:rsid w:val="00455459"/>
    <w:rsid w:val="004555F5"/>
    <w:rsid w:val="00455859"/>
    <w:rsid w:val="00455927"/>
    <w:rsid w:val="004559C6"/>
    <w:rsid w:val="00456000"/>
    <w:rsid w:val="00456A4A"/>
    <w:rsid w:val="00456B80"/>
    <w:rsid w:val="00456D26"/>
    <w:rsid w:val="00457218"/>
    <w:rsid w:val="004572A5"/>
    <w:rsid w:val="0045736F"/>
    <w:rsid w:val="00457417"/>
    <w:rsid w:val="00457810"/>
    <w:rsid w:val="0046041E"/>
    <w:rsid w:val="00460D21"/>
    <w:rsid w:val="00460D6B"/>
    <w:rsid w:val="00461447"/>
    <w:rsid w:val="00461562"/>
    <w:rsid w:val="00461798"/>
    <w:rsid w:val="00461849"/>
    <w:rsid w:val="00461972"/>
    <w:rsid w:val="00461A3F"/>
    <w:rsid w:val="00461BBA"/>
    <w:rsid w:val="004624EF"/>
    <w:rsid w:val="004627E2"/>
    <w:rsid w:val="00462846"/>
    <w:rsid w:val="00462B97"/>
    <w:rsid w:val="00462FDE"/>
    <w:rsid w:val="00463202"/>
    <w:rsid w:val="0046381A"/>
    <w:rsid w:val="004639B8"/>
    <w:rsid w:val="00463AF9"/>
    <w:rsid w:val="00464115"/>
    <w:rsid w:val="00464160"/>
    <w:rsid w:val="004642DC"/>
    <w:rsid w:val="00464546"/>
    <w:rsid w:val="00464558"/>
    <w:rsid w:val="0046477E"/>
    <w:rsid w:val="00464E6C"/>
    <w:rsid w:val="00464FDB"/>
    <w:rsid w:val="00465072"/>
    <w:rsid w:val="004651D4"/>
    <w:rsid w:val="004654D1"/>
    <w:rsid w:val="0046634A"/>
    <w:rsid w:val="00466966"/>
    <w:rsid w:val="004669EC"/>
    <w:rsid w:val="00466E45"/>
    <w:rsid w:val="00466E62"/>
    <w:rsid w:val="00467071"/>
    <w:rsid w:val="00467286"/>
    <w:rsid w:val="00467397"/>
    <w:rsid w:val="004673E0"/>
    <w:rsid w:val="0046795B"/>
    <w:rsid w:val="004708C0"/>
    <w:rsid w:val="00470A6D"/>
    <w:rsid w:val="00470AC0"/>
    <w:rsid w:val="00470AEA"/>
    <w:rsid w:val="00470C45"/>
    <w:rsid w:val="00470D76"/>
    <w:rsid w:val="00471011"/>
    <w:rsid w:val="00471119"/>
    <w:rsid w:val="00471C0F"/>
    <w:rsid w:val="004721D5"/>
    <w:rsid w:val="004723DB"/>
    <w:rsid w:val="00472481"/>
    <w:rsid w:val="00472892"/>
    <w:rsid w:val="00472D72"/>
    <w:rsid w:val="00472E30"/>
    <w:rsid w:val="00473127"/>
    <w:rsid w:val="0047318C"/>
    <w:rsid w:val="004734EE"/>
    <w:rsid w:val="00473DBB"/>
    <w:rsid w:val="00474128"/>
    <w:rsid w:val="00474702"/>
    <w:rsid w:val="00474990"/>
    <w:rsid w:val="00474A94"/>
    <w:rsid w:val="004751BC"/>
    <w:rsid w:val="004751DA"/>
    <w:rsid w:val="00475D0E"/>
    <w:rsid w:val="004765A2"/>
    <w:rsid w:val="004766E5"/>
    <w:rsid w:val="0047675E"/>
    <w:rsid w:val="00476BFE"/>
    <w:rsid w:val="0047700F"/>
    <w:rsid w:val="0047725D"/>
    <w:rsid w:val="0047744D"/>
    <w:rsid w:val="004777D7"/>
    <w:rsid w:val="004779DF"/>
    <w:rsid w:val="00477C5B"/>
    <w:rsid w:val="00480424"/>
    <w:rsid w:val="00480961"/>
    <w:rsid w:val="0048099A"/>
    <w:rsid w:val="00480A52"/>
    <w:rsid w:val="00480B35"/>
    <w:rsid w:val="0048121F"/>
    <w:rsid w:val="00481699"/>
    <w:rsid w:val="004818F6"/>
    <w:rsid w:val="00481A09"/>
    <w:rsid w:val="00482592"/>
    <w:rsid w:val="0048263A"/>
    <w:rsid w:val="00482738"/>
    <w:rsid w:val="004828BF"/>
    <w:rsid w:val="0048298A"/>
    <w:rsid w:val="004829DA"/>
    <w:rsid w:val="00482BDA"/>
    <w:rsid w:val="00482C24"/>
    <w:rsid w:val="00482E6A"/>
    <w:rsid w:val="00483980"/>
    <w:rsid w:val="0048398C"/>
    <w:rsid w:val="00483E44"/>
    <w:rsid w:val="00483F8E"/>
    <w:rsid w:val="00483FD1"/>
    <w:rsid w:val="0048409B"/>
    <w:rsid w:val="0048415E"/>
    <w:rsid w:val="00484260"/>
    <w:rsid w:val="00484310"/>
    <w:rsid w:val="004846BB"/>
    <w:rsid w:val="0048470E"/>
    <w:rsid w:val="0048479E"/>
    <w:rsid w:val="00484AEE"/>
    <w:rsid w:val="00484CE4"/>
    <w:rsid w:val="00484F10"/>
    <w:rsid w:val="0048506C"/>
    <w:rsid w:val="0048519F"/>
    <w:rsid w:val="00485308"/>
    <w:rsid w:val="004854C2"/>
    <w:rsid w:val="004856E0"/>
    <w:rsid w:val="004859EB"/>
    <w:rsid w:val="00485E93"/>
    <w:rsid w:val="004865F5"/>
    <w:rsid w:val="00486D3F"/>
    <w:rsid w:val="00486F63"/>
    <w:rsid w:val="00487216"/>
    <w:rsid w:val="0048723F"/>
    <w:rsid w:val="00487AD8"/>
    <w:rsid w:val="00487B07"/>
    <w:rsid w:val="00487BE9"/>
    <w:rsid w:val="00490106"/>
    <w:rsid w:val="00490901"/>
    <w:rsid w:val="00490DAB"/>
    <w:rsid w:val="00490E03"/>
    <w:rsid w:val="004911C3"/>
    <w:rsid w:val="00491209"/>
    <w:rsid w:val="00491331"/>
    <w:rsid w:val="0049134E"/>
    <w:rsid w:val="004914AD"/>
    <w:rsid w:val="004914F7"/>
    <w:rsid w:val="004914F8"/>
    <w:rsid w:val="0049151F"/>
    <w:rsid w:val="00491793"/>
    <w:rsid w:val="004917C9"/>
    <w:rsid w:val="00491BA4"/>
    <w:rsid w:val="00491DB6"/>
    <w:rsid w:val="00491DF5"/>
    <w:rsid w:val="0049212F"/>
    <w:rsid w:val="00492BDF"/>
    <w:rsid w:val="00493153"/>
    <w:rsid w:val="0049324E"/>
    <w:rsid w:val="00493357"/>
    <w:rsid w:val="0049337E"/>
    <w:rsid w:val="00493EDF"/>
    <w:rsid w:val="00493F4C"/>
    <w:rsid w:val="0049428D"/>
    <w:rsid w:val="00494943"/>
    <w:rsid w:val="004949D4"/>
    <w:rsid w:val="00494AAB"/>
    <w:rsid w:val="00494B89"/>
    <w:rsid w:val="00494E97"/>
    <w:rsid w:val="004951F4"/>
    <w:rsid w:val="00495265"/>
    <w:rsid w:val="0049559C"/>
    <w:rsid w:val="00495AC4"/>
    <w:rsid w:val="00495B12"/>
    <w:rsid w:val="00495C27"/>
    <w:rsid w:val="00495DEE"/>
    <w:rsid w:val="00496010"/>
    <w:rsid w:val="0049689C"/>
    <w:rsid w:val="00496920"/>
    <w:rsid w:val="0049701E"/>
    <w:rsid w:val="004970AD"/>
    <w:rsid w:val="00497513"/>
    <w:rsid w:val="004975CF"/>
    <w:rsid w:val="0049767D"/>
    <w:rsid w:val="004979E4"/>
    <w:rsid w:val="004A006B"/>
    <w:rsid w:val="004A04DF"/>
    <w:rsid w:val="004A05CF"/>
    <w:rsid w:val="004A069D"/>
    <w:rsid w:val="004A089A"/>
    <w:rsid w:val="004A08CA"/>
    <w:rsid w:val="004A0B97"/>
    <w:rsid w:val="004A0C5A"/>
    <w:rsid w:val="004A0E60"/>
    <w:rsid w:val="004A101B"/>
    <w:rsid w:val="004A16D2"/>
    <w:rsid w:val="004A199A"/>
    <w:rsid w:val="004A1D2C"/>
    <w:rsid w:val="004A2224"/>
    <w:rsid w:val="004A23C1"/>
    <w:rsid w:val="004A2568"/>
    <w:rsid w:val="004A2817"/>
    <w:rsid w:val="004A29A9"/>
    <w:rsid w:val="004A2CD5"/>
    <w:rsid w:val="004A2F3B"/>
    <w:rsid w:val="004A30F0"/>
    <w:rsid w:val="004A3284"/>
    <w:rsid w:val="004A35C6"/>
    <w:rsid w:val="004A35CB"/>
    <w:rsid w:val="004A3839"/>
    <w:rsid w:val="004A3960"/>
    <w:rsid w:val="004A39E9"/>
    <w:rsid w:val="004A3D2C"/>
    <w:rsid w:val="004A3DF6"/>
    <w:rsid w:val="004A3FA0"/>
    <w:rsid w:val="004A43EE"/>
    <w:rsid w:val="004A4971"/>
    <w:rsid w:val="004A4EA7"/>
    <w:rsid w:val="004A514A"/>
    <w:rsid w:val="004A52D4"/>
    <w:rsid w:val="004A52DF"/>
    <w:rsid w:val="004A53BB"/>
    <w:rsid w:val="004A5653"/>
    <w:rsid w:val="004A58D8"/>
    <w:rsid w:val="004A59AA"/>
    <w:rsid w:val="004A623A"/>
    <w:rsid w:val="004A679C"/>
    <w:rsid w:val="004A67EC"/>
    <w:rsid w:val="004A6EBE"/>
    <w:rsid w:val="004A7062"/>
    <w:rsid w:val="004A7215"/>
    <w:rsid w:val="004A7266"/>
    <w:rsid w:val="004A769F"/>
    <w:rsid w:val="004A77AF"/>
    <w:rsid w:val="004A7818"/>
    <w:rsid w:val="004A787C"/>
    <w:rsid w:val="004A79C7"/>
    <w:rsid w:val="004A7E7D"/>
    <w:rsid w:val="004B0015"/>
    <w:rsid w:val="004B0269"/>
    <w:rsid w:val="004B03DB"/>
    <w:rsid w:val="004B08D6"/>
    <w:rsid w:val="004B10AF"/>
    <w:rsid w:val="004B167D"/>
    <w:rsid w:val="004B1ECD"/>
    <w:rsid w:val="004B23BA"/>
    <w:rsid w:val="004B23FA"/>
    <w:rsid w:val="004B28D7"/>
    <w:rsid w:val="004B29BD"/>
    <w:rsid w:val="004B2ADD"/>
    <w:rsid w:val="004B2D18"/>
    <w:rsid w:val="004B2E03"/>
    <w:rsid w:val="004B330F"/>
    <w:rsid w:val="004B364D"/>
    <w:rsid w:val="004B38D0"/>
    <w:rsid w:val="004B39E2"/>
    <w:rsid w:val="004B3C40"/>
    <w:rsid w:val="004B4055"/>
    <w:rsid w:val="004B432D"/>
    <w:rsid w:val="004B4345"/>
    <w:rsid w:val="004B4608"/>
    <w:rsid w:val="004B4871"/>
    <w:rsid w:val="004B488F"/>
    <w:rsid w:val="004B4943"/>
    <w:rsid w:val="004B4A4B"/>
    <w:rsid w:val="004B4A5D"/>
    <w:rsid w:val="004B5105"/>
    <w:rsid w:val="004B52F9"/>
    <w:rsid w:val="004B53CE"/>
    <w:rsid w:val="004B57FA"/>
    <w:rsid w:val="004B5BC3"/>
    <w:rsid w:val="004B5EC6"/>
    <w:rsid w:val="004B697F"/>
    <w:rsid w:val="004B701E"/>
    <w:rsid w:val="004B7C86"/>
    <w:rsid w:val="004C0072"/>
    <w:rsid w:val="004C0C13"/>
    <w:rsid w:val="004C0FDF"/>
    <w:rsid w:val="004C10BE"/>
    <w:rsid w:val="004C12DA"/>
    <w:rsid w:val="004C17C9"/>
    <w:rsid w:val="004C1801"/>
    <w:rsid w:val="004C2291"/>
    <w:rsid w:val="004C2356"/>
    <w:rsid w:val="004C26CC"/>
    <w:rsid w:val="004C2DE1"/>
    <w:rsid w:val="004C3005"/>
    <w:rsid w:val="004C3621"/>
    <w:rsid w:val="004C3E57"/>
    <w:rsid w:val="004C5082"/>
    <w:rsid w:val="004C513A"/>
    <w:rsid w:val="004C5220"/>
    <w:rsid w:val="004C5696"/>
    <w:rsid w:val="004C56C7"/>
    <w:rsid w:val="004C5A7A"/>
    <w:rsid w:val="004C6181"/>
    <w:rsid w:val="004C6695"/>
    <w:rsid w:val="004C720F"/>
    <w:rsid w:val="004C72C5"/>
    <w:rsid w:val="004C7410"/>
    <w:rsid w:val="004C7937"/>
    <w:rsid w:val="004C7EC1"/>
    <w:rsid w:val="004D0197"/>
    <w:rsid w:val="004D0706"/>
    <w:rsid w:val="004D09B2"/>
    <w:rsid w:val="004D0CDF"/>
    <w:rsid w:val="004D0D15"/>
    <w:rsid w:val="004D1239"/>
    <w:rsid w:val="004D14B2"/>
    <w:rsid w:val="004D15F4"/>
    <w:rsid w:val="004D169C"/>
    <w:rsid w:val="004D199D"/>
    <w:rsid w:val="004D1B84"/>
    <w:rsid w:val="004D1F4C"/>
    <w:rsid w:val="004D25A8"/>
    <w:rsid w:val="004D2FD0"/>
    <w:rsid w:val="004D36BB"/>
    <w:rsid w:val="004D3A4C"/>
    <w:rsid w:val="004D413C"/>
    <w:rsid w:val="004D4403"/>
    <w:rsid w:val="004D4947"/>
    <w:rsid w:val="004D4A7C"/>
    <w:rsid w:val="004D4BA5"/>
    <w:rsid w:val="004D4D55"/>
    <w:rsid w:val="004D4FBD"/>
    <w:rsid w:val="004D51AB"/>
    <w:rsid w:val="004D5484"/>
    <w:rsid w:val="004D54B1"/>
    <w:rsid w:val="004D55E0"/>
    <w:rsid w:val="004D56FF"/>
    <w:rsid w:val="004D58FC"/>
    <w:rsid w:val="004D6232"/>
    <w:rsid w:val="004D680D"/>
    <w:rsid w:val="004D6850"/>
    <w:rsid w:val="004D6A6E"/>
    <w:rsid w:val="004D6D02"/>
    <w:rsid w:val="004D7047"/>
    <w:rsid w:val="004D7056"/>
    <w:rsid w:val="004D735D"/>
    <w:rsid w:val="004D769B"/>
    <w:rsid w:val="004D7AA4"/>
    <w:rsid w:val="004D7DD5"/>
    <w:rsid w:val="004D7E3C"/>
    <w:rsid w:val="004D7F35"/>
    <w:rsid w:val="004E080A"/>
    <w:rsid w:val="004E0AAB"/>
    <w:rsid w:val="004E0AC7"/>
    <w:rsid w:val="004E0B2D"/>
    <w:rsid w:val="004E0BCB"/>
    <w:rsid w:val="004E0CB7"/>
    <w:rsid w:val="004E108E"/>
    <w:rsid w:val="004E13F8"/>
    <w:rsid w:val="004E1428"/>
    <w:rsid w:val="004E17F0"/>
    <w:rsid w:val="004E1BE7"/>
    <w:rsid w:val="004E1D82"/>
    <w:rsid w:val="004E1DC1"/>
    <w:rsid w:val="004E1FA1"/>
    <w:rsid w:val="004E2084"/>
    <w:rsid w:val="004E237E"/>
    <w:rsid w:val="004E254E"/>
    <w:rsid w:val="004E2550"/>
    <w:rsid w:val="004E2689"/>
    <w:rsid w:val="004E2CD2"/>
    <w:rsid w:val="004E2E11"/>
    <w:rsid w:val="004E2FA7"/>
    <w:rsid w:val="004E3247"/>
    <w:rsid w:val="004E33BE"/>
    <w:rsid w:val="004E37DE"/>
    <w:rsid w:val="004E3BD4"/>
    <w:rsid w:val="004E3C1E"/>
    <w:rsid w:val="004E3C52"/>
    <w:rsid w:val="004E3E98"/>
    <w:rsid w:val="004E410B"/>
    <w:rsid w:val="004E43BC"/>
    <w:rsid w:val="004E4544"/>
    <w:rsid w:val="004E481B"/>
    <w:rsid w:val="004E4B98"/>
    <w:rsid w:val="004E4BBC"/>
    <w:rsid w:val="004E5031"/>
    <w:rsid w:val="004E5114"/>
    <w:rsid w:val="004E5474"/>
    <w:rsid w:val="004E5668"/>
    <w:rsid w:val="004E5A87"/>
    <w:rsid w:val="004E5AB7"/>
    <w:rsid w:val="004E5CE3"/>
    <w:rsid w:val="004E5D6B"/>
    <w:rsid w:val="004E5DEE"/>
    <w:rsid w:val="004E6B31"/>
    <w:rsid w:val="004E6C43"/>
    <w:rsid w:val="004E6C6C"/>
    <w:rsid w:val="004E6CC8"/>
    <w:rsid w:val="004E6D13"/>
    <w:rsid w:val="004E6D1D"/>
    <w:rsid w:val="004E6DF1"/>
    <w:rsid w:val="004E6E26"/>
    <w:rsid w:val="004E7015"/>
    <w:rsid w:val="004E74A2"/>
    <w:rsid w:val="004E75BB"/>
    <w:rsid w:val="004E78F5"/>
    <w:rsid w:val="004E7B01"/>
    <w:rsid w:val="004E7BB0"/>
    <w:rsid w:val="004E7E4E"/>
    <w:rsid w:val="004F033C"/>
    <w:rsid w:val="004F0364"/>
    <w:rsid w:val="004F03A4"/>
    <w:rsid w:val="004F03FB"/>
    <w:rsid w:val="004F046F"/>
    <w:rsid w:val="004F05DF"/>
    <w:rsid w:val="004F08C0"/>
    <w:rsid w:val="004F08C3"/>
    <w:rsid w:val="004F0B8E"/>
    <w:rsid w:val="004F0DD3"/>
    <w:rsid w:val="004F0F98"/>
    <w:rsid w:val="004F1379"/>
    <w:rsid w:val="004F156F"/>
    <w:rsid w:val="004F194C"/>
    <w:rsid w:val="004F1C0E"/>
    <w:rsid w:val="004F1C84"/>
    <w:rsid w:val="004F21E1"/>
    <w:rsid w:val="004F222C"/>
    <w:rsid w:val="004F276C"/>
    <w:rsid w:val="004F2A73"/>
    <w:rsid w:val="004F2AC3"/>
    <w:rsid w:val="004F315B"/>
    <w:rsid w:val="004F3918"/>
    <w:rsid w:val="004F39B1"/>
    <w:rsid w:val="004F3B49"/>
    <w:rsid w:val="004F435E"/>
    <w:rsid w:val="004F45A9"/>
    <w:rsid w:val="004F473F"/>
    <w:rsid w:val="004F4852"/>
    <w:rsid w:val="004F489F"/>
    <w:rsid w:val="004F48AF"/>
    <w:rsid w:val="004F4DB7"/>
    <w:rsid w:val="004F4E6D"/>
    <w:rsid w:val="004F503E"/>
    <w:rsid w:val="004F531E"/>
    <w:rsid w:val="004F56E8"/>
    <w:rsid w:val="004F592C"/>
    <w:rsid w:val="004F59B6"/>
    <w:rsid w:val="004F5A34"/>
    <w:rsid w:val="004F637D"/>
    <w:rsid w:val="004F64FC"/>
    <w:rsid w:val="004F663F"/>
    <w:rsid w:val="004F67C0"/>
    <w:rsid w:val="004F6A8A"/>
    <w:rsid w:val="004F6C01"/>
    <w:rsid w:val="004F6E62"/>
    <w:rsid w:val="004F6FBA"/>
    <w:rsid w:val="004F7076"/>
    <w:rsid w:val="004F7102"/>
    <w:rsid w:val="004F76E5"/>
    <w:rsid w:val="004F7A88"/>
    <w:rsid w:val="004F7E16"/>
    <w:rsid w:val="00500091"/>
    <w:rsid w:val="005000B3"/>
    <w:rsid w:val="00500190"/>
    <w:rsid w:val="0050033F"/>
    <w:rsid w:val="005007C1"/>
    <w:rsid w:val="00500AFB"/>
    <w:rsid w:val="0050101B"/>
    <w:rsid w:val="00501766"/>
    <w:rsid w:val="00501772"/>
    <w:rsid w:val="00501D32"/>
    <w:rsid w:val="00502125"/>
    <w:rsid w:val="0050256C"/>
    <w:rsid w:val="0050297C"/>
    <w:rsid w:val="005029C1"/>
    <w:rsid w:val="00502E13"/>
    <w:rsid w:val="00502F8D"/>
    <w:rsid w:val="0050373F"/>
    <w:rsid w:val="005039FD"/>
    <w:rsid w:val="00503E10"/>
    <w:rsid w:val="00504047"/>
    <w:rsid w:val="00504169"/>
    <w:rsid w:val="0050458D"/>
    <w:rsid w:val="00504635"/>
    <w:rsid w:val="005050C5"/>
    <w:rsid w:val="005052F4"/>
    <w:rsid w:val="005054A6"/>
    <w:rsid w:val="005054C0"/>
    <w:rsid w:val="005059A4"/>
    <w:rsid w:val="005059BE"/>
    <w:rsid w:val="00505D47"/>
    <w:rsid w:val="0050633F"/>
    <w:rsid w:val="0050635B"/>
    <w:rsid w:val="005065EF"/>
    <w:rsid w:val="00506720"/>
    <w:rsid w:val="005069F3"/>
    <w:rsid w:val="00506AA5"/>
    <w:rsid w:val="00506F0B"/>
    <w:rsid w:val="00507859"/>
    <w:rsid w:val="00507863"/>
    <w:rsid w:val="00507A33"/>
    <w:rsid w:val="00507A5D"/>
    <w:rsid w:val="00507CB1"/>
    <w:rsid w:val="00507F5A"/>
    <w:rsid w:val="005100FD"/>
    <w:rsid w:val="00510184"/>
    <w:rsid w:val="00510AED"/>
    <w:rsid w:val="00510C2D"/>
    <w:rsid w:val="00510CD3"/>
    <w:rsid w:val="00510FD4"/>
    <w:rsid w:val="005113E5"/>
    <w:rsid w:val="00511430"/>
    <w:rsid w:val="005115CA"/>
    <w:rsid w:val="005119EB"/>
    <w:rsid w:val="00511D08"/>
    <w:rsid w:val="00511D8E"/>
    <w:rsid w:val="00511F9A"/>
    <w:rsid w:val="005125B6"/>
    <w:rsid w:val="00512B86"/>
    <w:rsid w:val="00512E55"/>
    <w:rsid w:val="00512E60"/>
    <w:rsid w:val="00512E72"/>
    <w:rsid w:val="0051339F"/>
    <w:rsid w:val="00513410"/>
    <w:rsid w:val="00513605"/>
    <w:rsid w:val="00513A62"/>
    <w:rsid w:val="00513B1F"/>
    <w:rsid w:val="00513B9E"/>
    <w:rsid w:val="00513CCE"/>
    <w:rsid w:val="00513DDE"/>
    <w:rsid w:val="005144E6"/>
    <w:rsid w:val="005148B6"/>
    <w:rsid w:val="00514A7D"/>
    <w:rsid w:val="00514FCF"/>
    <w:rsid w:val="00515473"/>
    <w:rsid w:val="00515A44"/>
    <w:rsid w:val="00515B0B"/>
    <w:rsid w:val="00515EA0"/>
    <w:rsid w:val="00515FD7"/>
    <w:rsid w:val="0051648F"/>
    <w:rsid w:val="00516713"/>
    <w:rsid w:val="00516740"/>
    <w:rsid w:val="005173A3"/>
    <w:rsid w:val="005175C5"/>
    <w:rsid w:val="005175FC"/>
    <w:rsid w:val="00517785"/>
    <w:rsid w:val="00517A97"/>
    <w:rsid w:val="00517D63"/>
    <w:rsid w:val="005205CD"/>
    <w:rsid w:val="00520D4D"/>
    <w:rsid w:val="00520F80"/>
    <w:rsid w:val="005211A4"/>
    <w:rsid w:val="005211E8"/>
    <w:rsid w:val="00521676"/>
    <w:rsid w:val="0052181E"/>
    <w:rsid w:val="005218E1"/>
    <w:rsid w:val="0052210B"/>
    <w:rsid w:val="00522324"/>
    <w:rsid w:val="005225AC"/>
    <w:rsid w:val="005225C3"/>
    <w:rsid w:val="005227D3"/>
    <w:rsid w:val="00522AEC"/>
    <w:rsid w:val="00522B5E"/>
    <w:rsid w:val="00522BD5"/>
    <w:rsid w:val="0052302C"/>
    <w:rsid w:val="0052336D"/>
    <w:rsid w:val="00523640"/>
    <w:rsid w:val="00523BF5"/>
    <w:rsid w:val="00523CDA"/>
    <w:rsid w:val="005242F7"/>
    <w:rsid w:val="00524419"/>
    <w:rsid w:val="00524564"/>
    <w:rsid w:val="00524A44"/>
    <w:rsid w:val="00524E0C"/>
    <w:rsid w:val="00524F72"/>
    <w:rsid w:val="005252C9"/>
    <w:rsid w:val="005257F7"/>
    <w:rsid w:val="00525A41"/>
    <w:rsid w:val="00525C1E"/>
    <w:rsid w:val="00525D6B"/>
    <w:rsid w:val="00525DB9"/>
    <w:rsid w:val="00525EDD"/>
    <w:rsid w:val="00525F31"/>
    <w:rsid w:val="005262F2"/>
    <w:rsid w:val="0052630B"/>
    <w:rsid w:val="00526A18"/>
    <w:rsid w:val="00526BAC"/>
    <w:rsid w:val="005270F8"/>
    <w:rsid w:val="00527739"/>
    <w:rsid w:val="005279F9"/>
    <w:rsid w:val="00527B0E"/>
    <w:rsid w:val="00530144"/>
    <w:rsid w:val="0053030A"/>
    <w:rsid w:val="00530687"/>
    <w:rsid w:val="005307DD"/>
    <w:rsid w:val="00530C7E"/>
    <w:rsid w:val="00530CE4"/>
    <w:rsid w:val="00530D2C"/>
    <w:rsid w:val="00530EAA"/>
    <w:rsid w:val="0053121A"/>
    <w:rsid w:val="005313AD"/>
    <w:rsid w:val="0053152F"/>
    <w:rsid w:val="005316AA"/>
    <w:rsid w:val="00531737"/>
    <w:rsid w:val="00531738"/>
    <w:rsid w:val="0053189E"/>
    <w:rsid w:val="00531A0C"/>
    <w:rsid w:val="00531FA7"/>
    <w:rsid w:val="0053203A"/>
    <w:rsid w:val="00532084"/>
    <w:rsid w:val="00532A34"/>
    <w:rsid w:val="00532A6C"/>
    <w:rsid w:val="00532C91"/>
    <w:rsid w:val="00533035"/>
    <w:rsid w:val="005330E3"/>
    <w:rsid w:val="00533249"/>
    <w:rsid w:val="0053389E"/>
    <w:rsid w:val="005338BC"/>
    <w:rsid w:val="005338C9"/>
    <w:rsid w:val="00534019"/>
    <w:rsid w:val="00534145"/>
    <w:rsid w:val="0053427A"/>
    <w:rsid w:val="005343E8"/>
    <w:rsid w:val="0053441F"/>
    <w:rsid w:val="00534522"/>
    <w:rsid w:val="005345DE"/>
    <w:rsid w:val="005347C3"/>
    <w:rsid w:val="00534A1B"/>
    <w:rsid w:val="00534A84"/>
    <w:rsid w:val="00535288"/>
    <w:rsid w:val="005352A7"/>
    <w:rsid w:val="005356B2"/>
    <w:rsid w:val="00535786"/>
    <w:rsid w:val="005359EC"/>
    <w:rsid w:val="00535CE8"/>
    <w:rsid w:val="00535DDE"/>
    <w:rsid w:val="00536303"/>
    <w:rsid w:val="005363AF"/>
    <w:rsid w:val="0053654E"/>
    <w:rsid w:val="005367B0"/>
    <w:rsid w:val="00536890"/>
    <w:rsid w:val="005368FC"/>
    <w:rsid w:val="0053699D"/>
    <w:rsid w:val="00536A8C"/>
    <w:rsid w:val="00536B71"/>
    <w:rsid w:val="00536C29"/>
    <w:rsid w:val="00536D84"/>
    <w:rsid w:val="00536F9A"/>
    <w:rsid w:val="0053719D"/>
    <w:rsid w:val="00537B90"/>
    <w:rsid w:val="00537DE1"/>
    <w:rsid w:val="00540023"/>
    <w:rsid w:val="00540210"/>
    <w:rsid w:val="0054053A"/>
    <w:rsid w:val="005409A2"/>
    <w:rsid w:val="00540D2B"/>
    <w:rsid w:val="00541470"/>
    <w:rsid w:val="0054150D"/>
    <w:rsid w:val="0054161A"/>
    <w:rsid w:val="00541A84"/>
    <w:rsid w:val="00541B78"/>
    <w:rsid w:val="00542305"/>
    <w:rsid w:val="00542573"/>
    <w:rsid w:val="0054298E"/>
    <w:rsid w:val="00542BBE"/>
    <w:rsid w:val="00542C9D"/>
    <w:rsid w:val="00542F92"/>
    <w:rsid w:val="00542FBC"/>
    <w:rsid w:val="0054307E"/>
    <w:rsid w:val="005430FD"/>
    <w:rsid w:val="005432DF"/>
    <w:rsid w:val="005435A2"/>
    <w:rsid w:val="0054388C"/>
    <w:rsid w:val="0054397C"/>
    <w:rsid w:val="00543F9D"/>
    <w:rsid w:val="00544519"/>
    <w:rsid w:val="00544D22"/>
    <w:rsid w:val="00545154"/>
    <w:rsid w:val="00545260"/>
    <w:rsid w:val="005455D9"/>
    <w:rsid w:val="0054563D"/>
    <w:rsid w:val="00545C2B"/>
    <w:rsid w:val="00545E59"/>
    <w:rsid w:val="00545E84"/>
    <w:rsid w:val="00546118"/>
    <w:rsid w:val="005461E9"/>
    <w:rsid w:val="00546922"/>
    <w:rsid w:val="00547513"/>
    <w:rsid w:val="00547819"/>
    <w:rsid w:val="00547977"/>
    <w:rsid w:val="005479A4"/>
    <w:rsid w:val="00547BB0"/>
    <w:rsid w:val="00550528"/>
    <w:rsid w:val="00550575"/>
    <w:rsid w:val="00550728"/>
    <w:rsid w:val="005507F4"/>
    <w:rsid w:val="00551387"/>
    <w:rsid w:val="00551439"/>
    <w:rsid w:val="0055144A"/>
    <w:rsid w:val="005514C9"/>
    <w:rsid w:val="00551505"/>
    <w:rsid w:val="005516C9"/>
    <w:rsid w:val="00551801"/>
    <w:rsid w:val="00551860"/>
    <w:rsid w:val="00551BAA"/>
    <w:rsid w:val="00551C2E"/>
    <w:rsid w:val="00551E4E"/>
    <w:rsid w:val="00551F10"/>
    <w:rsid w:val="00552195"/>
    <w:rsid w:val="005521EE"/>
    <w:rsid w:val="005523FD"/>
    <w:rsid w:val="00552441"/>
    <w:rsid w:val="00552663"/>
    <w:rsid w:val="00552EEF"/>
    <w:rsid w:val="00553106"/>
    <w:rsid w:val="005531CD"/>
    <w:rsid w:val="005531D1"/>
    <w:rsid w:val="0055332B"/>
    <w:rsid w:val="005534DA"/>
    <w:rsid w:val="005536D2"/>
    <w:rsid w:val="00553788"/>
    <w:rsid w:val="00553A8E"/>
    <w:rsid w:val="00554098"/>
    <w:rsid w:val="00554771"/>
    <w:rsid w:val="00554811"/>
    <w:rsid w:val="00554B76"/>
    <w:rsid w:val="00554BAB"/>
    <w:rsid w:val="00555079"/>
    <w:rsid w:val="0055522A"/>
    <w:rsid w:val="00555518"/>
    <w:rsid w:val="005555C0"/>
    <w:rsid w:val="0055586F"/>
    <w:rsid w:val="00555E07"/>
    <w:rsid w:val="00555FFB"/>
    <w:rsid w:val="005561C9"/>
    <w:rsid w:val="0055623A"/>
    <w:rsid w:val="00556268"/>
    <w:rsid w:val="005562EC"/>
    <w:rsid w:val="005568BE"/>
    <w:rsid w:val="00556C14"/>
    <w:rsid w:val="00556CC4"/>
    <w:rsid w:val="00556DED"/>
    <w:rsid w:val="00556EF3"/>
    <w:rsid w:val="0055704C"/>
    <w:rsid w:val="0055715C"/>
    <w:rsid w:val="005575A6"/>
    <w:rsid w:val="00557BD0"/>
    <w:rsid w:val="00557BD4"/>
    <w:rsid w:val="00557D1C"/>
    <w:rsid w:val="00557DF3"/>
    <w:rsid w:val="0056012F"/>
    <w:rsid w:val="005604FE"/>
    <w:rsid w:val="00560576"/>
    <w:rsid w:val="0056072B"/>
    <w:rsid w:val="00560B9B"/>
    <w:rsid w:val="00560C95"/>
    <w:rsid w:val="005610E5"/>
    <w:rsid w:val="0056119A"/>
    <w:rsid w:val="005612A5"/>
    <w:rsid w:val="00561515"/>
    <w:rsid w:val="00561554"/>
    <w:rsid w:val="00562003"/>
    <w:rsid w:val="0056216C"/>
    <w:rsid w:val="00562290"/>
    <w:rsid w:val="00562394"/>
    <w:rsid w:val="005626F9"/>
    <w:rsid w:val="00562777"/>
    <w:rsid w:val="00562868"/>
    <w:rsid w:val="0056290E"/>
    <w:rsid w:val="00563858"/>
    <w:rsid w:val="00563ED2"/>
    <w:rsid w:val="00564236"/>
    <w:rsid w:val="00564369"/>
    <w:rsid w:val="00564518"/>
    <w:rsid w:val="005648FE"/>
    <w:rsid w:val="00564A05"/>
    <w:rsid w:val="00564E88"/>
    <w:rsid w:val="00564F80"/>
    <w:rsid w:val="00565130"/>
    <w:rsid w:val="00565134"/>
    <w:rsid w:val="00565367"/>
    <w:rsid w:val="0056542C"/>
    <w:rsid w:val="005654A3"/>
    <w:rsid w:val="005655C5"/>
    <w:rsid w:val="00565AD7"/>
    <w:rsid w:val="00565D6C"/>
    <w:rsid w:val="005661DD"/>
    <w:rsid w:val="0056637C"/>
    <w:rsid w:val="00566497"/>
    <w:rsid w:val="0056666E"/>
    <w:rsid w:val="005667F0"/>
    <w:rsid w:val="005668BF"/>
    <w:rsid w:val="00566991"/>
    <w:rsid w:val="00566C4F"/>
    <w:rsid w:val="00566F9F"/>
    <w:rsid w:val="00567094"/>
    <w:rsid w:val="00567162"/>
    <w:rsid w:val="0056736C"/>
    <w:rsid w:val="00567926"/>
    <w:rsid w:val="00570429"/>
    <w:rsid w:val="00570587"/>
    <w:rsid w:val="005708D3"/>
    <w:rsid w:val="00571042"/>
    <w:rsid w:val="005712E3"/>
    <w:rsid w:val="00571A2B"/>
    <w:rsid w:val="00571A8B"/>
    <w:rsid w:val="00571E4D"/>
    <w:rsid w:val="00571F7A"/>
    <w:rsid w:val="0057207F"/>
    <w:rsid w:val="00572349"/>
    <w:rsid w:val="005723C9"/>
    <w:rsid w:val="00572734"/>
    <w:rsid w:val="0057290F"/>
    <w:rsid w:val="005729FC"/>
    <w:rsid w:val="00572AA4"/>
    <w:rsid w:val="005730F5"/>
    <w:rsid w:val="005739E1"/>
    <w:rsid w:val="00573D0C"/>
    <w:rsid w:val="00573FD2"/>
    <w:rsid w:val="00574001"/>
    <w:rsid w:val="0057428D"/>
    <w:rsid w:val="0057446A"/>
    <w:rsid w:val="005745C1"/>
    <w:rsid w:val="00574BCE"/>
    <w:rsid w:val="00574D4B"/>
    <w:rsid w:val="00574D8C"/>
    <w:rsid w:val="00574E2F"/>
    <w:rsid w:val="00574E6A"/>
    <w:rsid w:val="00574F7B"/>
    <w:rsid w:val="005750FC"/>
    <w:rsid w:val="00575213"/>
    <w:rsid w:val="00575702"/>
    <w:rsid w:val="0057588B"/>
    <w:rsid w:val="00575D22"/>
    <w:rsid w:val="00575F9D"/>
    <w:rsid w:val="0057603F"/>
    <w:rsid w:val="00576132"/>
    <w:rsid w:val="005763E3"/>
    <w:rsid w:val="005769B7"/>
    <w:rsid w:val="00576A29"/>
    <w:rsid w:val="00576DAC"/>
    <w:rsid w:val="00576E6C"/>
    <w:rsid w:val="00577159"/>
    <w:rsid w:val="00577169"/>
    <w:rsid w:val="005775C4"/>
    <w:rsid w:val="0057795C"/>
    <w:rsid w:val="00577B90"/>
    <w:rsid w:val="00580125"/>
    <w:rsid w:val="00580419"/>
    <w:rsid w:val="005806B8"/>
    <w:rsid w:val="0058093E"/>
    <w:rsid w:val="00580C15"/>
    <w:rsid w:val="00580D78"/>
    <w:rsid w:val="00580FB1"/>
    <w:rsid w:val="0058192B"/>
    <w:rsid w:val="00582357"/>
    <w:rsid w:val="005825C4"/>
    <w:rsid w:val="00582826"/>
    <w:rsid w:val="0058308A"/>
    <w:rsid w:val="00583144"/>
    <w:rsid w:val="00583AF5"/>
    <w:rsid w:val="00583C35"/>
    <w:rsid w:val="00583E65"/>
    <w:rsid w:val="00583F41"/>
    <w:rsid w:val="00584365"/>
    <w:rsid w:val="0058488A"/>
    <w:rsid w:val="00584BED"/>
    <w:rsid w:val="00584C26"/>
    <w:rsid w:val="00584FE5"/>
    <w:rsid w:val="00585405"/>
    <w:rsid w:val="005855A0"/>
    <w:rsid w:val="005856E5"/>
    <w:rsid w:val="00585CF9"/>
    <w:rsid w:val="00586101"/>
    <w:rsid w:val="0058668A"/>
    <w:rsid w:val="00586850"/>
    <w:rsid w:val="0058696E"/>
    <w:rsid w:val="00586FBF"/>
    <w:rsid w:val="0058702E"/>
    <w:rsid w:val="005870B0"/>
    <w:rsid w:val="00587219"/>
    <w:rsid w:val="00587320"/>
    <w:rsid w:val="005874FE"/>
    <w:rsid w:val="00587627"/>
    <w:rsid w:val="00587640"/>
    <w:rsid w:val="00587669"/>
    <w:rsid w:val="005876AA"/>
    <w:rsid w:val="005877A5"/>
    <w:rsid w:val="005878BB"/>
    <w:rsid w:val="00587DBD"/>
    <w:rsid w:val="00590499"/>
    <w:rsid w:val="005907A9"/>
    <w:rsid w:val="0059099F"/>
    <w:rsid w:val="00591502"/>
    <w:rsid w:val="0059157A"/>
    <w:rsid w:val="005915ED"/>
    <w:rsid w:val="00591891"/>
    <w:rsid w:val="00591946"/>
    <w:rsid w:val="00591A77"/>
    <w:rsid w:val="00591C54"/>
    <w:rsid w:val="00591D46"/>
    <w:rsid w:val="00591EF1"/>
    <w:rsid w:val="00591F09"/>
    <w:rsid w:val="0059288F"/>
    <w:rsid w:val="005929C3"/>
    <w:rsid w:val="00592BA3"/>
    <w:rsid w:val="00592F34"/>
    <w:rsid w:val="00593763"/>
    <w:rsid w:val="00593D86"/>
    <w:rsid w:val="00593DE1"/>
    <w:rsid w:val="0059411F"/>
    <w:rsid w:val="005941D7"/>
    <w:rsid w:val="00594262"/>
    <w:rsid w:val="0059433B"/>
    <w:rsid w:val="005943E1"/>
    <w:rsid w:val="0059452D"/>
    <w:rsid w:val="00594583"/>
    <w:rsid w:val="00594B92"/>
    <w:rsid w:val="00594C80"/>
    <w:rsid w:val="00594DEB"/>
    <w:rsid w:val="00594F85"/>
    <w:rsid w:val="005952AF"/>
    <w:rsid w:val="005956BA"/>
    <w:rsid w:val="00595B08"/>
    <w:rsid w:val="00595C4F"/>
    <w:rsid w:val="005962DE"/>
    <w:rsid w:val="0059639F"/>
    <w:rsid w:val="005965A3"/>
    <w:rsid w:val="00596A61"/>
    <w:rsid w:val="00596F46"/>
    <w:rsid w:val="00596F9F"/>
    <w:rsid w:val="00597099"/>
    <w:rsid w:val="005971A5"/>
    <w:rsid w:val="005972A5"/>
    <w:rsid w:val="0059734B"/>
    <w:rsid w:val="0059739D"/>
    <w:rsid w:val="005976D9"/>
    <w:rsid w:val="00597DE9"/>
    <w:rsid w:val="00597E0E"/>
    <w:rsid w:val="005A0078"/>
    <w:rsid w:val="005A026E"/>
    <w:rsid w:val="005A035F"/>
    <w:rsid w:val="005A03C2"/>
    <w:rsid w:val="005A0D18"/>
    <w:rsid w:val="005A10A9"/>
    <w:rsid w:val="005A10B0"/>
    <w:rsid w:val="005A1229"/>
    <w:rsid w:val="005A17C6"/>
    <w:rsid w:val="005A1BAD"/>
    <w:rsid w:val="005A1D25"/>
    <w:rsid w:val="005A2676"/>
    <w:rsid w:val="005A29F4"/>
    <w:rsid w:val="005A2F37"/>
    <w:rsid w:val="005A3125"/>
    <w:rsid w:val="005A3879"/>
    <w:rsid w:val="005A3BB7"/>
    <w:rsid w:val="005A3C35"/>
    <w:rsid w:val="005A3DF5"/>
    <w:rsid w:val="005A3E66"/>
    <w:rsid w:val="005A3F4C"/>
    <w:rsid w:val="005A48E9"/>
    <w:rsid w:val="005A4995"/>
    <w:rsid w:val="005A5671"/>
    <w:rsid w:val="005A571B"/>
    <w:rsid w:val="005A58AB"/>
    <w:rsid w:val="005A5DA6"/>
    <w:rsid w:val="005A5E39"/>
    <w:rsid w:val="005A5EC2"/>
    <w:rsid w:val="005A5FAA"/>
    <w:rsid w:val="005A602C"/>
    <w:rsid w:val="005A60A6"/>
    <w:rsid w:val="005A686B"/>
    <w:rsid w:val="005A6C36"/>
    <w:rsid w:val="005A74FC"/>
    <w:rsid w:val="005A7725"/>
    <w:rsid w:val="005A7868"/>
    <w:rsid w:val="005A7C5F"/>
    <w:rsid w:val="005B013C"/>
    <w:rsid w:val="005B0409"/>
    <w:rsid w:val="005B0498"/>
    <w:rsid w:val="005B04B1"/>
    <w:rsid w:val="005B0621"/>
    <w:rsid w:val="005B0721"/>
    <w:rsid w:val="005B09F6"/>
    <w:rsid w:val="005B0B44"/>
    <w:rsid w:val="005B0E28"/>
    <w:rsid w:val="005B1094"/>
    <w:rsid w:val="005B12F2"/>
    <w:rsid w:val="005B1466"/>
    <w:rsid w:val="005B14D2"/>
    <w:rsid w:val="005B1613"/>
    <w:rsid w:val="005B1750"/>
    <w:rsid w:val="005B1861"/>
    <w:rsid w:val="005B18B0"/>
    <w:rsid w:val="005B2612"/>
    <w:rsid w:val="005B2CBC"/>
    <w:rsid w:val="005B2F84"/>
    <w:rsid w:val="005B34F6"/>
    <w:rsid w:val="005B3C9D"/>
    <w:rsid w:val="005B41D3"/>
    <w:rsid w:val="005B442C"/>
    <w:rsid w:val="005B448E"/>
    <w:rsid w:val="005B457E"/>
    <w:rsid w:val="005B4821"/>
    <w:rsid w:val="005B4A7C"/>
    <w:rsid w:val="005B4BD9"/>
    <w:rsid w:val="005B4C44"/>
    <w:rsid w:val="005B4D4F"/>
    <w:rsid w:val="005B5574"/>
    <w:rsid w:val="005B559A"/>
    <w:rsid w:val="005B55E1"/>
    <w:rsid w:val="005B56F3"/>
    <w:rsid w:val="005B58E0"/>
    <w:rsid w:val="005B5A3A"/>
    <w:rsid w:val="005B5B03"/>
    <w:rsid w:val="005B5DB1"/>
    <w:rsid w:val="005B6080"/>
    <w:rsid w:val="005B641B"/>
    <w:rsid w:val="005B689D"/>
    <w:rsid w:val="005B6DC3"/>
    <w:rsid w:val="005B6F2B"/>
    <w:rsid w:val="005B7008"/>
    <w:rsid w:val="005B70C8"/>
    <w:rsid w:val="005B70DB"/>
    <w:rsid w:val="005B737E"/>
    <w:rsid w:val="005B750D"/>
    <w:rsid w:val="005B764B"/>
    <w:rsid w:val="005B767F"/>
    <w:rsid w:val="005B780C"/>
    <w:rsid w:val="005B7A76"/>
    <w:rsid w:val="005C0146"/>
    <w:rsid w:val="005C0A8A"/>
    <w:rsid w:val="005C1157"/>
    <w:rsid w:val="005C1574"/>
    <w:rsid w:val="005C1714"/>
    <w:rsid w:val="005C1743"/>
    <w:rsid w:val="005C1999"/>
    <w:rsid w:val="005C1A8D"/>
    <w:rsid w:val="005C1A9E"/>
    <w:rsid w:val="005C1B74"/>
    <w:rsid w:val="005C24E9"/>
    <w:rsid w:val="005C268C"/>
    <w:rsid w:val="005C36C1"/>
    <w:rsid w:val="005C3943"/>
    <w:rsid w:val="005C3C43"/>
    <w:rsid w:val="005C4193"/>
    <w:rsid w:val="005C4312"/>
    <w:rsid w:val="005C48DF"/>
    <w:rsid w:val="005C4BF3"/>
    <w:rsid w:val="005C4D88"/>
    <w:rsid w:val="005C5309"/>
    <w:rsid w:val="005C538C"/>
    <w:rsid w:val="005C5B68"/>
    <w:rsid w:val="005C5D23"/>
    <w:rsid w:val="005C5E18"/>
    <w:rsid w:val="005C6050"/>
    <w:rsid w:val="005C6205"/>
    <w:rsid w:val="005C62E0"/>
    <w:rsid w:val="005C634C"/>
    <w:rsid w:val="005C657F"/>
    <w:rsid w:val="005C66D7"/>
    <w:rsid w:val="005C66FC"/>
    <w:rsid w:val="005C69F1"/>
    <w:rsid w:val="005C6B02"/>
    <w:rsid w:val="005C6CCD"/>
    <w:rsid w:val="005C6E67"/>
    <w:rsid w:val="005C7352"/>
    <w:rsid w:val="005C7373"/>
    <w:rsid w:val="005C799E"/>
    <w:rsid w:val="005C7E25"/>
    <w:rsid w:val="005C7EFF"/>
    <w:rsid w:val="005C7FE8"/>
    <w:rsid w:val="005D0368"/>
    <w:rsid w:val="005D05BC"/>
    <w:rsid w:val="005D0787"/>
    <w:rsid w:val="005D09E4"/>
    <w:rsid w:val="005D17A1"/>
    <w:rsid w:val="005D1931"/>
    <w:rsid w:val="005D2402"/>
    <w:rsid w:val="005D24DC"/>
    <w:rsid w:val="005D2560"/>
    <w:rsid w:val="005D264B"/>
    <w:rsid w:val="005D277A"/>
    <w:rsid w:val="005D2978"/>
    <w:rsid w:val="005D2991"/>
    <w:rsid w:val="005D32C7"/>
    <w:rsid w:val="005D34DD"/>
    <w:rsid w:val="005D4023"/>
    <w:rsid w:val="005D42AE"/>
    <w:rsid w:val="005D4334"/>
    <w:rsid w:val="005D46E2"/>
    <w:rsid w:val="005D4C46"/>
    <w:rsid w:val="005D4E88"/>
    <w:rsid w:val="005D52C8"/>
    <w:rsid w:val="005D52E6"/>
    <w:rsid w:val="005D5D3E"/>
    <w:rsid w:val="005D5E70"/>
    <w:rsid w:val="005D5F1D"/>
    <w:rsid w:val="005D6063"/>
    <w:rsid w:val="005D6116"/>
    <w:rsid w:val="005D61C3"/>
    <w:rsid w:val="005D6319"/>
    <w:rsid w:val="005D6345"/>
    <w:rsid w:val="005D638A"/>
    <w:rsid w:val="005D64D0"/>
    <w:rsid w:val="005D667B"/>
    <w:rsid w:val="005D67CF"/>
    <w:rsid w:val="005D68B8"/>
    <w:rsid w:val="005D698D"/>
    <w:rsid w:val="005D75B4"/>
    <w:rsid w:val="005D7A3D"/>
    <w:rsid w:val="005D7CA8"/>
    <w:rsid w:val="005D7E90"/>
    <w:rsid w:val="005D7EAA"/>
    <w:rsid w:val="005D7EE8"/>
    <w:rsid w:val="005E001D"/>
    <w:rsid w:val="005E0B42"/>
    <w:rsid w:val="005E0D62"/>
    <w:rsid w:val="005E0D82"/>
    <w:rsid w:val="005E0DF2"/>
    <w:rsid w:val="005E1350"/>
    <w:rsid w:val="005E149B"/>
    <w:rsid w:val="005E1589"/>
    <w:rsid w:val="005E166C"/>
    <w:rsid w:val="005E1C11"/>
    <w:rsid w:val="005E1D7E"/>
    <w:rsid w:val="005E20CB"/>
    <w:rsid w:val="005E2180"/>
    <w:rsid w:val="005E22F8"/>
    <w:rsid w:val="005E2708"/>
    <w:rsid w:val="005E28D5"/>
    <w:rsid w:val="005E35F4"/>
    <w:rsid w:val="005E3BA0"/>
    <w:rsid w:val="005E3BB1"/>
    <w:rsid w:val="005E3CB5"/>
    <w:rsid w:val="005E3DE6"/>
    <w:rsid w:val="005E3FF1"/>
    <w:rsid w:val="005E41D1"/>
    <w:rsid w:val="005E4607"/>
    <w:rsid w:val="005E499F"/>
    <w:rsid w:val="005E4A42"/>
    <w:rsid w:val="005E50F1"/>
    <w:rsid w:val="005E5422"/>
    <w:rsid w:val="005E5448"/>
    <w:rsid w:val="005E56D9"/>
    <w:rsid w:val="005E5CDB"/>
    <w:rsid w:val="005E60F7"/>
    <w:rsid w:val="005E6402"/>
    <w:rsid w:val="005E675E"/>
    <w:rsid w:val="005E6FCE"/>
    <w:rsid w:val="005E7017"/>
    <w:rsid w:val="005E73B7"/>
    <w:rsid w:val="005E75BE"/>
    <w:rsid w:val="005E7B97"/>
    <w:rsid w:val="005E7D5B"/>
    <w:rsid w:val="005E7DD3"/>
    <w:rsid w:val="005E7E45"/>
    <w:rsid w:val="005F015F"/>
    <w:rsid w:val="005F0201"/>
    <w:rsid w:val="005F0544"/>
    <w:rsid w:val="005F090E"/>
    <w:rsid w:val="005F0BF3"/>
    <w:rsid w:val="005F0E8D"/>
    <w:rsid w:val="005F1680"/>
    <w:rsid w:val="005F198F"/>
    <w:rsid w:val="005F1D01"/>
    <w:rsid w:val="005F1E40"/>
    <w:rsid w:val="005F2444"/>
    <w:rsid w:val="005F278C"/>
    <w:rsid w:val="005F328B"/>
    <w:rsid w:val="005F359A"/>
    <w:rsid w:val="005F36BC"/>
    <w:rsid w:val="005F37B0"/>
    <w:rsid w:val="005F3A52"/>
    <w:rsid w:val="005F3A5A"/>
    <w:rsid w:val="005F3AF6"/>
    <w:rsid w:val="005F3BE7"/>
    <w:rsid w:val="005F3DAA"/>
    <w:rsid w:val="005F3F9C"/>
    <w:rsid w:val="005F4057"/>
    <w:rsid w:val="005F432B"/>
    <w:rsid w:val="005F4395"/>
    <w:rsid w:val="005F4751"/>
    <w:rsid w:val="005F4BD0"/>
    <w:rsid w:val="005F4CBE"/>
    <w:rsid w:val="005F4DC0"/>
    <w:rsid w:val="005F4DC9"/>
    <w:rsid w:val="005F57E4"/>
    <w:rsid w:val="005F5B52"/>
    <w:rsid w:val="005F5D06"/>
    <w:rsid w:val="005F5E65"/>
    <w:rsid w:val="005F5F65"/>
    <w:rsid w:val="005F5F73"/>
    <w:rsid w:val="005F6087"/>
    <w:rsid w:val="005F6089"/>
    <w:rsid w:val="005F63BE"/>
    <w:rsid w:val="005F64F0"/>
    <w:rsid w:val="005F65AC"/>
    <w:rsid w:val="005F66BB"/>
    <w:rsid w:val="005F6FCA"/>
    <w:rsid w:val="006003E8"/>
    <w:rsid w:val="00600428"/>
    <w:rsid w:val="00600797"/>
    <w:rsid w:val="006007AE"/>
    <w:rsid w:val="00600991"/>
    <w:rsid w:val="006009F1"/>
    <w:rsid w:val="00600B35"/>
    <w:rsid w:val="00600CE9"/>
    <w:rsid w:val="00600ED7"/>
    <w:rsid w:val="00600F51"/>
    <w:rsid w:val="00601132"/>
    <w:rsid w:val="00601172"/>
    <w:rsid w:val="00601565"/>
    <w:rsid w:val="006019B7"/>
    <w:rsid w:val="00601A21"/>
    <w:rsid w:val="00601A35"/>
    <w:rsid w:val="00601D6D"/>
    <w:rsid w:val="00601DC3"/>
    <w:rsid w:val="00601FCF"/>
    <w:rsid w:val="0060232C"/>
    <w:rsid w:val="00602E39"/>
    <w:rsid w:val="00602E6C"/>
    <w:rsid w:val="00602EB2"/>
    <w:rsid w:val="006032CC"/>
    <w:rsid w:val="0060332D"/>
    <w:rsid w:val="006033C5"/>
    <w:rsid w:val="006034AE"/>
    <w:rsid w:val="00603538"/>
    <w:rsid w:val="0060358C"/>
    <w:rsid w:val="00603640"/>
    <w:rsid w:val="006037C1"/>
    <w:rsid w:val="006039AC"/>
    <w:rsid w:val="00603CE0"/>
    <w:rsid w:val="00603E93"/>
    <w:rsid w:val="00603F20"/>
    <w:rsid w:val="00604797"/>
    <w:rsid w:val="00605064"/>
    <w:rsid w:val="0060596F"/>
    <w:rsid w:val="006059F5"/>
    <w:rsid w:val="00605A6F"/>
    <w:rsid w:val="00605BB5"/>
    <w:rsid w:val="00605D21"/>
    <w:rsid w:val="00605EAB"/>
    <w:rsid w:val="00606301"/>
    <w:rsid w:val="006064D7"/>
    <w:rsid w:val="00606F1B"/>
    <w:rsid w:val="00606FF6"/>
    <w:rsid w:val="00607185"/>
    <w:rsid w:val="006071F1"/>
    <w:rsid w:val="00607311"/>
    <w:rsid w:val="006074D9"/>
    <w:rsid w:val="00607507"/>
    <w:rsid w:val="00610022"/>
    <w:rsid w:val="00610CFC"/>
    <w:rsid w:val="00610F7D"/>
    <w:rsid w:val="00611332"/>
    <w:rsid w:val="006113ED"/>
    <w:rsid w:val="0061141E"/>
    <w:rsid w:val="0061164B"/>
    <w:rsid w:val="0061164C"/>
    <w:rsid w:val="006118CB"/>
    <w:rsid w:val="00611BB7"/>
    <w:rsid w:val="00612108"/>
    <w:rsid w:val="0061237F"/>
    <w:rsid w:val="006127DB"/>
    <w:rsid w:val="0061289D"/>
    <w:rsid w:val="00612952"/>
    <w:rsid w:val="00612997"/>
    <w:rsid w:val="0061303A"/>
    <w:rsid w:val="006138EF"/>
    <w:rsid w:val="00613C62"/>
    <w:rsid w:val="00613D8A"/>
    <w:rsid w:val="00614153"/>
    <w:rsid w:val="00614B3D"/>
    <w:rsid w:val="00614D6C"/>
    <w:rsid w:val="006156EE"/>
    <w:rsid w:val="00615C18"/>
    <w:rsid w:val="006161C3"/>
    <w:rsid w:val="006168BE"/>
    <w:rsid w:val="00616999"/>
    <w:rsid w:val="006169A3"/>
    <w:rsid w:val="00616B02"/>
    <w:rsid w:val="00617874"/>
    <w:rsid w:val="00617904"/>
    <w:rsid w:val="00617C51"/>
    <w:rsid w:val="00617CA1"/>
    <w:rsid w:val="006204A3"/>
    <w:rsid w:val="006208EA"/>
    <w:rsid w:val="00620C1B"/>
    <w:rsid w:val="00620DE1"/>
    <w:rsid w:val="0062102C"/>
    <w:rsid w:val="0062128E"/>
    <w:rsid w:val="006213E5"/>
    <w:rsid w:val="0062141A"/>
    <w:rsid w:val="0062156A"/>
    <w:rsid w:val="006217A3"/>
    <w:rsid w:val="006218E9"/>
    <w:rsid w:val="00621A50"/>
    <w:rsid w:val="00621BD8"/>
    <w:rsid w:val="00621C47"/>
    <w:rsid w:val="00621D76"/>
    <w:rsid w:val="00621E04"/>
    <w:rsid w:val="00621E15"/>
    <w:rsid w:val="00621F3C"/>
    <w:rsid w:val="00622405"/>
    <w:rsid w:val="00622535"/>
    <w:rsid w:val="00622747"/>
    <w:rsid w:val="006229D6"/>
    <w:rsid w:val="00622D52"/>
    <w:rsid w:val="00622FBA"/>
    <w:rsid w:val="0062311C"/>
    <w:rsid w:val="00623483"/>
    <w:rsid w:val="006236B7"/>
    <w:rsid w:val="0062375B"/>
    <w:rsid w:val="006237E9"/>
    <w:rsid w:val="00623D25"/>
    <w:rsid w:val="00623DFC"/>
    <w:rsid w:val="00623EAE"/>
    <w:rsid w:val="006246C3"/>
    <w:rsid w:val="00624736"/>
    <w:rsid w:val="00624AE8"/>
    <w:rsid w:val="00624FCD"/>
    <w:rsid w:val="00625027"/>
    <w:rsid w:val="0062539C"/>
    <w:rsid w:val="0062581E"/>
    <w:rsid w:val="00625877"/>
    <w:rsid w:val="00625894"/>
    <w:rsid w:val="00625B49"/>
    <w:rsid w:val="00625CC2"/>
    <w:rsid w:val="0062619D"/>
    <w:rsid w:val="0062687A"/>
    <w:rsid w:val="00626A89"/>
    <w:rsid w:val="00626AC9"/>
    <w:rsid w:val="0062779F"/>
    <w:rsid w:val="00627C81"/>
    <w:rsid w:val="00627EF6"/>
    <w:rsid w:val="0063012A"/>
    <w:rsid w:val="006306BC"/>
    <w:rsid w:val="00630765"/>
    <w:rsid w:val="00630A5A"/>
    <w:rsid w:val="00630EFC"/>
    <w:rsid w:val="00630F5B"/>
    <w:rsid w:val="00631022"/>
    <w:rsid w:val="00631162"/>
    <w:rsid w:val="006311FE"/>
    <w:rsid w:val="006313DB"/>
    <w:rsid w:val="006314B0"/>
    <w:rsid w:val="00631528"/>
    <w:rsid w:val="006316B3"/>
    <w:rsid w:val="00631742"/>
    <w:rsid w:val="00631935"/>
    <w:rsid w:val="00631BCC"/>
    <w:rsid w:val="006323A2"/>
    <w:rsid w:val="0063282C"/>
    <w:rsid w:val="00632BCD"/>
    <w:rsid w:val="00632D8C"/>
    <w:rsid w:val="006338A5"/>
    <w:rsid w:val="006339CD"/>
    <w:rsid w:val="006339D1"/>
    <w:rsid w:val="00633AFA"/>
    <w:rsid w:val="00633E65"/>
    <w:rsid w:val="00633E68"/>
    <w:rsid w:val="006343B9"/>
    <w:rsid w:val="006343F0"/>
    <w:rsid w:val="006344BE"/>
    <w:rsid w:val="006347FD"/>
    <w:rsid w:val="00634B96"/>
    <w:rsid w:val="00634BAD"/>
    <w:rsid w:val="00635089"/>
    <w:rsid w:val="006350D1"/>
    <w:rsid w:val="00635285"/>
    <w:rsid w:val="006353CF"/>
    <w:rsid w:val="0063548C"/>
    <w:rsid w:val="00635EAC"/>
    <w:rsid w:val="006363CA"/>
    <w:rsid w:val="006369F5"/>
    <w:rsid w:val="00636BEC"/>
    <w:rsid w:val="00637012"/>
    <w:rsid w:val="0063746F"/>
    <w:rsid w:val="006374A9"/>
    <w:rsid w:val="0063762F"/>
    <w:rsid w:val="0063795A"/>
    <w:rsid w:val="00637D31"/>
    <w:rsid w:val="00637FED"/>
    <w:rsid w:val="0064028E"/>
    <w:rsid w:val="006402AC"/>
    <w:rsid w:val="00640761"/>
    <w:rsid w:val="00640924"/>
    <w:rsid w:val="00640B59"/>
    <w:rsid w:val="00640DA5"/>
    <w:rsid w:val="00640F17"/>
    <w:rsid w:val="0064208B"/>
    <w:rsid w:val="006420A3"/>
    <w:rsid w:val="006420A8"/>
    <w:rsid w:val="006422AF"/>
    <w:rsid w:val="006423EC"/>
    <w:rsid w:val="00642474"/>
    <w:rsid w:val="0064253A"/>
    <w:rsid w:val="00642A06"/>
    <w:rsid w:val="00642D19"/>
    <w:rsid w:val="00642EA8"/>
    <w:rsid w:val="00642ED5"/>
    <w:rsid w:val="00643309"/>
    <w:rsid w:val="00643322"/>
    <w:rsid w:val="00643513"/>
    <w:rsid w:val="00643675"/>
    <w:rsid w:val="0064368D"/>
    <w:rsid w:val="00643B36"/>
    <w:rsid w:val="00643B9D"/>
    <w:rsid w:val="0064425C"/>
    <w:rsid w:val="0064476E"/>
    <w:rsid w:val="00645176"/>
    <w:rsid w:val="0064520B"/>
    <w:rsid w:val="0064563E"/>
    <w:rsid w:val="006457E8"/>
    <w:rsid w:val="00645B38"/>
    <w:rsid w:val="00645B7C"/>
    <w:rsid w:val="00645E86"/>
    <w:rsid w:val="00646303"/>
    <w:rsid w:val="006465E5"/>
    <w:rsid w:val="00646A85"/>
    <w:rsid w:val="00646C9D"/>
    <w:rsid w:val="00647185"/>
    <w:rsid w:val="0064767F"/>
    <w:rsid w:val="00647726"/>
    <w:rsid w:val="006477BD"/>
    <w:rsid w:val="00647895"/>
    <w:rsid w:val="00647967"/>
    <w:rsid w:val="00647A04"/>
    <w:rsid w:val="00647C31"/>
    <w:rsid w:val="00647D32"/>
    <w:rsid w:val="00647D96"/>
    <w:rsid w:val="00647DFE"/>
    <w:rsid w:val="00647E56"/>
    <w:rsid w:val="00647FB1"/>
    <w:rsid w:val="00650324"/>
    <w:rsid w:val="00650696"/>
    <w:rsid w:val="00651601"/>
    <w:rsid w:val="0065162B"/>
    <w:rsid w:val="006518B8"/>
    <w:rsid w:val="0065196B"/>
    <w:rsid w:val="00651E42"/>
    <w:rsid w:val="00651EC0"/>
    <w:rsid w:val="00652323"/>
    <w:rsid w:val="00652865"/>
    <w:rsid w:val="00652943"/>
    <w:rsid w:val="00652AC4"/>
    <w:rsid w:val="00652AFD"/>
    <w:rsid w:val="00652DC8"/>
    <w:rsid w:val="00652EB2"/>
    <w:rsid w:val="00652ED9"/>
    <w:rsid w:val="00652FCC"/>
    <w:rsid w:val="00653403"/>
    <w:rsid w:val="006535AD"/>
    <w:rsid w:val="006535B1"/>
    <w:rsid w:val="00653747"/>
    <w:rsid w:val="00654038"/>
    <w:rsid w:val="00654331"/>
    <w:rsid w:val="0065446C"/>
    <w:rsid w:val="006544C1"/>
    <w:rsid w:val="00654798"/>
    <w:rsid w:val="00654EC5"/>
    <w:rsid w:val="00655438"/>
    <w:rsid w:val="00655927"/>
    <w:rsid w:val="00655BD7"/>
    <w:rsid w:val="00655DFB"/>
    <w:rsid w:val="00655E29"/>
    <w:rsid w:val="00655ED2"/>
    <w:rsid w:val="006561A0"/>
    <w:rsid w:val="00656592"/>
    <w:rsid w:val="006566D1"/>
    <w:rsid w:val="00656C24"/>
    <w:rsid w:val="00656DEE"/>
    <w:rsid w:val="00656E1F"/>
    <w:rsid w:val="00656E62"/>
    <w:rsid w:val="00657258"/>
    <w:rsid w:val="006572A1"/>
    <w:rsid w:val="00657656"/>
    <w:rsid w:val="006579B4"/>
    <w:rsid w:val="00657A46"/>
    <w:rsid w:val="00657B4E"/>
    <w:rsid w:val="00657F29"/>
    <w:rsid w:val="006601B4"/>
    <w:rsid w:val="006603C8"/>
    <w:rsid w:val="006603CA"/>
    <w:rsid w:val="006606E3"/>
    <w:rsid w:val="006618D1"/>
    <w:rsid w:val="006618D5"/>
    <w:rsid w:val="00661CC2"/>
    <w:rsid w:val="00662098"/>
    <w:rsid w:val="006628D2"/>
    <w:rsid w:val="00662B3C"/>
    <w:rsid w:val="00662C97"/>
    <w:rsid w:val="00662C9F"/>
    <w:rsid w:val="00662EC9"/>
    <w:rsid w:val="0066327A"/>
    <w:rsid w:val="00663305"/>
    <w:rsid w:val="0066353D"/>
    <w:rsid w:val="00663D07"/>
    <w:rsid w:val="00663D13"/>
    <w:rsid w:val="00663D58"/>
    <w:rsid w:val="00664721"/>
    <w:rsid w:val="006650E7"/>
    <w:rsid w:val="0066529C"/>
    <w:rsid w:val="00665B1E"/>
    <w:rsid w:val="00665E42"/>
    <w:rsid w:val="00665E94"/>
    <w:rsid w:val="00666499"/>
    <w:rsid w:val="006666BD"/>
    <w:rsid w:val="00666FE6"/>
    <w:rsid w:val="006671A2"/>
    <w:rsid w:val="00667402"/>
    <w:rsid w:val="0066745F"/>
    <w:rsid w:val="0066755F"/>
    <w:rsid w:val="00667626"/>
    <w:rsid w:val="0066774F"/>
    <w:rsid w:val="006677AB"/>
    <w:rsid w:val="006679EA"/>
    <w:rsid w:val="00667DAB"/>
    <w:rsid w:val="00670401"/>
    <w:rsid w:val="0067085B"/>
    <w:rsid w:val="00670A0D"/>
    <w:rsid w:val="00670D30"/>
    <w:rsid w:val="00670E1B"/>
    <w:rsid w:val="00671294"/>
    <w:rsid w:val="00671423"/>
    <w:rsid w:val="00671524"/>
    <w:rsid w:val="0067158A"/>
    <w:rsid w:val="006715D3"/>
    <w:rsid w:val="00671F84"/>
    <w:rsid w:val="006720FA"/>
    <w:rsid w:val="006721EA"/>
    <w:rsid w:val="006721F9"/>
    <w:rsid w:val="00672545"/>
    <w:rsid w:val="0067263A"/>
    <w:rsid w:val="006726E2"/>
    <w:rsid w:val="0067270E"/>
    <w:rsid w:val="00673153"/>
    <w:rsid w:val="006731EC"/>
    <w:rsid w:val="006732A5"/>
    <w:rsid w:val="006736A8"/>
    <w:rsid w:val="00673A24"/>
    <w:rsid w:val="00673B2F"/>
    <w:rsid w:val="00673CF9"/>
    <w:rsid w:val="0067444B"/>
    <w:rsid w:val="00674B7E"/>
    <w:rsid w:val="00674CD0"/>
    <w:rsid w:val="00674E5D"/>
    <w:rsid w:val="006750A4"/>
    <w:rsid w:val="006752E6"/>
    <w:rsid w:val="006763C2"/>
    <w:rsid w:val="00676CFD"/>
    <w:rsid w:val="00677215"/>
    <w:rsid w:val="006777E1"/>
    <w:rsid w:val="0067788C"/>
    <w:rsid w:val="00680494"/>
    <w:rsid w:val="00680EB6"/>
    <w:rsid w:val="00681028"/>
    <w:rsid w:val="006815BA"/>
    <w:rsid w:val="00681618"/>
    <w:rsid w:val="00681759"/>
    <w:rsid w:val="00681C5C"/>
    <w:rsid w:val="00681C68"/>
    <w:rsid w:val="00681D58"/>
    <w:rsid w:val="006820F8"/>
    <w:rsid w:val="0068214D"/>
    <w:rsid w:val="0068243B"/>
    <w:rsid w:val="006825B8"/>
    <w:rsid w:val="006826A1"/>
    <w:rsid w:val="00682B63"/>
    <w:rsid w:val="00682DEE"/>
    <w:rsid w:val="0068301C"/>
    <w:rsid w:val="00683204"/>
    <w:rsid w:val="006834FE"/>
    <w:rsid w:val="00683896"/>
    <w:rsid w:val="00683947"/>
    <w:rsid w:val="006840BC"/>
    <w:rsid w:val="006847CB"/>
    <w:rsid w:val="00684A16"/>
    <w:rsid w:val="006850BA"/>
    <w:rsid w:val="00685145"/>
    <w:rsid w:val="00685276"/>
    <w:rsid w:val="00685376"/>
    <w:rsid w:val="00685539"/>
    <w:rsid w:val="006856A8"/>
    <w:rsid w:val="006856D8"/>
    <w:rsid w:val="006857AB"/>
    <w:rsid w:val="006857EA"/>
    <w:rsid w:val="00685BDB"/>
    <w:rsid w:val="00685CAE"/>
    <w:rsid w:val="00685F0A"/>
    <w:rsid w:val="006862E8"/>
    <w:rsid w:val="00686363"/>
    <w:rsid w:val="00686445"/>
    <w:rsid w:val="00686856"/>
    <w:rsid w:val="0068696B"/>
    <w:rsid w:val="00686B6E"/>
    <w:rsid w:val="00687417"/>
    <w:rsid w:val="006874DC"/>
    <w:rsid w:val="0069004F"/>
    <w:rsid w:val="00690559"/>
    <w:rsid w:val="00690853"/>
    <w:rsid w:val="00690D96"/>
    <w:rsid w:val="0069116E"/>
    <w:rsid w:val="006912B2"/>
    <w:rsid w:val="00692704"/>
    <w:rsid w:val="00692DD1"/>
    <w:rsid w:val="00692FFB"/>
    <w:rsid w:val="00693958"/>
    <w:rsid w:val="00693AAE"/>
    <w:rsid w:val="00693B47"/>
    <w:rsid w:val="00693C9B"/>
    <w:rsid w:val="00693D46"/>
    <w:rsid w:val="00693DF1"/>
    <w:rsid w:val="00694090"/>
    <w:rsid w:val="00694383"/>
    <w:rsid w:val="006944E7"/>
    <w:rsid w:val="00694A3E"/>
    <w:rsid w:val="00694C9B"/>
    <w:rsid w:val="00694FAE"/>
    <w:rsid w:val="00694FBD"/>
    <w:rsid w:val="00695118"/>
    <w:rsid w:val="00695267"/>
    <w:rsid w:val="006952D7"/>
    <w:rsid w:val="0069582B"/>
    <w:rsid w:val="00695A88"/>
    <w:rsid w:val="00695B30"/>
    <w:rsid w:val="00695BA6"/>
    <w:rsid w:val="00695EE7"/>
    <w:rsid w:val="00695F9C"/>
    <w:rsid w:val="0069665D"/>
    <w:rsid w:val="0069672B"/>
    <w:rsid w:val="00696AF4"/>
    <w:rsid w:val="00696B71"/>
    <w:rsid w:val="00696E20"/>
    <w:rsid w:val="00697042"/>
    <w:rsid w:val="00697058"/>
    <w:rsid w:val="0069734B"/>
    <w:rsid w:val="00697965"/>
    <w:rsid w:val="00697FC9"/>
    <w:rsid w:val="006A01B3"/>
    <w:rsid w:val="006A0295"/>
    <w:rsid w:val="006A047E"/>
    <w:rsid w:val="006A0629"/>
    <w:rsid w:val="006A0D82"/>
    <w:rsid w:val="006A0E97"/>
    <w:rsid w:val="006A10F4"/>
    <w:rsid w:val="006A13C0"/>
    <w:rsid w:val="006A1ED4"/>
    <w:rsid w:val="006A207B"/>
    <w:rsid w:val="006A2185"/>
    <w:rsid w:val="006A2439"/>
    <w:rsid w:val="006A2465"/>
    <w:rsid w:val="006A2AB4"/>
    <w:rsid w:val="006A2B91"/>
    <w:rsid w:val="006A2E34"/>
    <w:rsid w:val="006A2F40"/>
    <w:rsid w:val="006A3B4E"/>
    <w:rsid w:val="006A3B84"/>
    <w:rsid w:val="006A3C15"/>
    <w:rsid w:val="006A3CA8"/>
    <w:rsid w:val="006A4162"/>
    <w:rsid w:val="006A4430"/>
    <w:rsid w:val="006A4551"/>
    <w:rsid w:val="006A45D2"/>
    <w:rsid w:val="006A45D8"/>
    <w:rsid w:val="006A4B34"/>
    <w:rsid w:val="006A4D04"/>
    <w:rsid w:val="006A4E19"/>
    <w:rsid w:val="006A5042"/>
    <w:rsid w:val="006A5621"/>
    <w:rsid w:val="006A5EEE"/>
    <w:rsid w:val="006A6071"/>
    <w:rsid w:val="006A61EE"/>
    <w:rsid w:val="006A6516"/>
    <w:rsid w:val="006A66D4"/>
    <w:rsid w:val="006A6B20"/>
    <w:rsid w:val="006A6C3D"/>
    <w:rsid w:val="006A6D9A"/>
    <w:rsid w:val="006A6E0B"/>
    <w:rsid w:val="006A7014"/>
    <w:rsid w:val="006A76B9"/>
    <w:rsid w:val="006A774B"/>
    <w:rsid w:val="006A775C"/>
    <w:rsid w:val="006A779B"/>
    <w:rsid w:val="006A789D"/>
    <w:rsid w:val="006A7A27"/>
    <w:rsid w:val="006A7C21"/>
    <w:rsid w:val="006A7D40"/>
    <w:rsid w:val="006B002A"/>
    <w:rsid w:val="006B03F1"/>
    <w:rsid w:val="006B0AC9"/>
    <w:rsid w:val="006B1025"/>
    <w:rsid w:val="006B10B0"/>
    <w:rsid w:val="006B11C6"/>
    <w:rsid w:val="006B12D0"/>
    <w:rsid w:val="006B148A"/>
    <w:rsid w:val="006B1577"/>
    <w:rsid w:val="006B15B9"/>
    <w:rsid w:val="006B15EE"/>
    <w:rsid w:val="006B1B58"/>
    <w:rsid w:val="006B1D8C"/>
    <w:rsid w:val="006B1F0C"/>
    <w:rsid w:val="006B221A"/>
    <w:rsid w:val="006B2422"/>
    <w:rsid w:val="006B24AD"/>
    <w:rsid w:val="006B2633"/>
    <w:rsid w:val="006B2982"/>
    <w:rsid w:val="006B34F8"/>
    <w:rsid w:val="006B3642"/>
    <w:rsid w:val="006B3AE6"/>
    <w:rsid w:val="006B3B2A"/>
    <w:rsid w:val="006B3DFA"/>
    <w:rsid w:val="006B4333"/>
    <w:rsid w:val="006B4734"/>
    <w:rsid w:val="006B47A0"/>
    <w:rsid w:val="006B4848"/>
    <w:rsid w:val="006B48BC"/>
    <w:rsid w:val="006B4A4B"/>
    <w:rsid w:val="006B4C40"/>
    <w:rsid w:val="006B4D81"/>
    <w:rsid w:val="006B50AF"/>
    <w:rsid w:val="006B57C6"/>
    <w:rsid w:val="006B5CBE"/>
    <w:rsid w:val="006B5CF8"/>
    <w:rsid w:val="006B5D1D"/>
    <w:rsid w:val="006B6090"/>
    <w:rsid w:val="006B646A"/>
    <w:rsid w:val="006B6540"/>
    <w:rsid w:val="006B6909"/>
    <w:rsid w:val="006B6FEA"/>
    <w:rsid w:val="006B7097"/>
    <w:rsid w:val="006B7B83"/>
    <w:rsid w:val="006B7D71"/>
    <w:rsid w:val="006C021D"/>
    <w:rsid w:val="006C0271"/>
    <w:rsid w:val="006C043D"/>
    <w:rsid w:val="006C0622"/>
    <w:rsid w:val="006C08A0"/>
    <w:rsid w:val="006C09A8"/>
    <w:rsid w:val="006C0D3B"/>
    <w:rsid w:val="006C0E11"/>
    <w:rsid w:val="006C0EBD"/>
    <w:rsid w:val="006C1025"/>
    <w:rsid w:val="006C1535"/>
    <w:rsid w:val="006C175A"/>
    <w:rsid w:val="006C1B7C"/>
    <w:rsid w:val="006C1C21"/>
    <w:rsid w:val="006C1F8A"/>
    <w:rsid w:val="006C2200"/>
    <w:rsid w:val="006C250D"/>
    <w:rsid w:val="006C2545"/>
    <w:rsid w:val="006C2A82"/>
    <w:rsid w:val="006C2C45"/>
    <w:rsid w:val="006C2FE4"/>
    <w:rsid w:val="006C2FF5"/>
    <w:rsid w:val="006C31B2"/>
    <w:rsid w:val="006C348E"/>
    <w:rsid w:val="006C34DC"/>
    <w:rsid w:val="006C3817"/>
    <w:rsid w:val="006C3A54"/>
    <w:rsid w:val="006C429E"/>
    <w:rsid w:val="006C4705"/>
    <w:rsid w:val="006C4E8F"/>
    <w:rsid w:val="006C5143"/>
    <w:rsid w:val="006C519C"/>
    <w:rsid w:val="006C5357"/>
    <w:rsid w:val="006C5512"/>
    <w:rsid w:val="006C57CB"/>
    <w:rsid w:val="006C61CB"/>
    <w:rsid w:val="006C622D"/>
    <w:rsid w:val="006C659B"/>
    <w:rsid w:val="006C65CE"/>
    <w:rsid w:val="006C6734"/>
    <w:rsid w:val="006C6B53"/>
    <w:rsid w:val="006C6BC6"/>
    <w:rsid w:val="006C6D2A"/>
    <w:rsid w:val="006C6E11"/>
    <w:rsid w:val="006C7727"/>
    <w:rsid w:val="006C779A"/>
    <w:rsid w:val="006C78A9"/>
    <w:rsid w:val="006C7988"/>
    <w:rsid w:val="006C7A87"/>
    <w:rsid w:val="006C7BBD"/>
    <w:rsid w:val="006C7EAF"/>
    <w:rsid w:val="006C7FCE"/>
    <w:rsid w:val="006D01C0"/>
    <w:rsid w:val="006D06EB"/>
    <w:rsid w:val="006D071A"/>
    <w:rsid w:val="006D0787"/>
    <w:rsid w:val="006D0F00"/>
    <w:rsid w:val="006D13CE"/>
    <w:rsid w:val="006D14F4"/>
    <w:rsid w:val="006D1E04"/>
    <w:rsid w:val="006D24C9"/>
    <w:rsid w:val="006D25C1"/>
    <w:rsid w:val="006D313D"/>
    <w:rsid w:val="006D36C6"/>
    <w:rsid w:val="006D3B8F"/>
    <w:rsid w:val="006D3C6A"/>
    <w:rsid w:val="006D3D45"/>
    <w:rsid w:val="006D3F93"/>
    <w:rsid w:val="006D4488"/>
    <w:rsid w:val="006D4B2B"/>
    <w:rsid w:val="006D4CB3"/>
    <w:rsid w:val="006D4D40"/>
    <w:rsid w:val="006D4F72"/>
    <w:rsid w:val="006D506C"/>
    <w:rsid w:val="006D5073"/>
    <w:rsid w:val="006D50B8"/>
    <w:rsid w:val="006D560F"/>
    <w:rsid w:val="006D56A2"/>
    <w:rsid w:val="006D56BD"/>
    <w:rsid w:val="006D56E9"/>
    <w:rsid w:val="006D5AA7"/>
    <w:rsid w:val="006D5BCB"/>
    <w:rsid w:val="006D5DE2"/>
    <w:rsid w:val="006D609E"/>
    <w:rsid w:val="006D659F"/>
    <w:rsid w:val="006D6774"/>
    <w:rsid w:val="006D67C4"/>
    <w:rsid w:val="006D69E2"/>
    <w:rsid w:val="006D6E03"/>
    <w:rsid w:val="006D7900"/>
    <w:rsid w:val="006D793A"/>
    <w:rsid w:val="006D7950"/>
    <w:rsid w:val="006D7B00"/>
    <w:rsid w:val="006D7D78"/>
    <w:rsid w:val="006D7E04"/>
    <w:rsid w:val="006D7EB3"/>
    <w:rsid w:val="006D7FA7"/>
    <w:rsid w:val="006E017A"/>
    <w:rsid w:val="006E02CF"/>
    <w:rsid w:val="006E04BB"/>
    <w:rsid w:val="006E0531"/>
    <w:rsid w:val="006E0602"/>
    <w:rsid w:val="006E0710"/>
    <w:rsid w:val="006E0D0F"/>
    <w:rsid w:val="006E0D62"/>
    <w:rsid w:val="006E0DF2"/>
    <w:rsid w:val="006E12C9"/>
    <w:rsid w:val="006E1368"/>
    <w:rsid w:val="006E14A6"/>
    <w:rsid w:val="006E1667"/>
    <w:rsid w:val="006E1A7C"/>
    <w:rsid w:val="006E1B5C"/>
    <w:rsid w:val="006E1D70"/>
    <w:rsid w:val="006E20BD"/>
    <w:rsid w:val="006E212D"/>
    <w:rsid w:val="006E23F2"/>
    <w:rsid w:val="006E2436"/>
    <w:rsid w:val="006E2822"/>
    <w:rsid w:val="006E2BEC"/>
    <w:rsid w:val="006E2DEF"/>
    <w:rsid w:val="006E2E3D"/>
    <w:rsid w:val="006E2F95"/>
    <w:rsid w:val="006E306D"/>
    <w:rsid w:val="006E3210"/>
    <w:rsid w:val="006E34A5"/>
    <w:rsid w:val="006E395A"/>
    <w:rsid w:val="006E3D81"/>
    <w:rsid w:val="006E3FC2"/>
    <w:rsid w:val="006E41C9"/>
    <w:rsid w:val="006E4276"/>
    <w:rsid w:val="006E44CB"/>
    <w:rsid w:val="006E47CF"/>
    <w:rsid w:val="006E4BF8"/>
    <w:rsid w:val="006E54B6"/>
    <w:rsid w:val="006E5550"/>
    <w:rsid w:val="006E5648"/>
    <w:rsid w:val="006E57B0"/>
    <w:rsid w:val="006E5C1C"/>
    <w:rsid w:val="006E5FBF"/>
    <w:rsid w:val="006E61CB"/>
    <w:rsid w:val="006E6242"/>
    <w:rsid w:val="006E63B9"/>
    <w:rsid w:val="006E63CC"/>
    <w:rsid w:val="006E6445"/>
    <w:rsid w:val="006E6EB8"/>
    <w:rsid w:val="006E6F62"/>
    <w:rsid w:val="006E76F5"/>
    <w:rsid w:val="006E7913"/>
    <w:rsid w:val="006E7ABD"/>
    <w:rsid w:val="006E7CAE"/>
    <w:rsid w:val="006E7D15"/>
    <w:rsid w:val="006EC9A2"/>
    <w:rsid w:val="006F07A7"/>
    <w:rsid w:val="006F081F"/>
    <w:rsid w:val="006F0C61"/>
    <w:rsid w:val="006F15CA"/>
    <w:rsid w:val="006F1CE3"/>
    <w:rsid w:val="006F2267"/>
    <w:rsid w:val="006F2FC6"/>
    <w:rsid w:val="006F31BD"/>
    <w:rsid w:val="006F3498"/>
    <w:rsid w:val="006F374E"/>
    <w:rsid w:val="006F3901"/>
    <w:rsid w:val="006F3B32"/>
    <w:rsid w:val="006F3B53"/>
    <w:rsid w:val="006F3D7B"/>
    <w:rsid w:val="006F41ED"/>
    <w:rsid w:val="006F424E"/>
    <w:rsid w:val="006F44AA"/>
    <w:rsid w:val="006F47AB"/>
    <w:rsid w:val="006F4A63"/>
    <w:rsid w:val="006F4A97"/>
    <w:rsid w:val="006F502D"/>
    <w:rsid w:val="006F51BD"/>
    <w:rsid w:val="006F51FA"/>
    <w:rsid w:val="006F55B8"/>
    <w:rsid w:val="006F5800"/>
    <w:rsid w:val="006F5F4F"/>
    <w:rsid w:val="006F613E"/>
    <w:rsid w:val="006F61EC"/>
    <w:rsid w:val="006F63FD"/>
    <w:rsid w:val="006F685E"/>
    <w:rsid w:val="006F6B60"/>
    <w:rsid w:val="006F6C35"/>
    <w:rsid w:val="006F71CE"/>
    <w:rsid w:val="006F77F5"/>
    <w:rsid w:val="006F7835"/>
    <w:rsid w:val="006F7BB4"/>
    <w:rsid w:val="006F7C35"/>
    <w:rsid w:val="006F7D28"/>
    <w:rsid w:val="006F7DAA"/>
    <w:rsid w:val="006F7F13"/>
    <w:rsid w:val="007000BF"/>
    <w:rsid w:val="00700CAF"/>
    <w:rsid w:val="00700FC3"/>
    <w:rsid w:val="007012FC"/>
    <w:rsid w:val="007013BA"/>
    <w:rsid w:val="00701756"/>
    <w:rsid w:val="00701850"/>
    <w:rsid w:val="00701FBE"/>
    <w:rsid w:val="00702D6F"/>
    <w:rsid w:val="00702DA5"/>
    <w:rsid w:val="00702F0E"/>
    <w:rsid w:val="00703016"/>
    <w:rsid w:val="0070314F"/>
    <w:rsid w:val="007036B9"/>
    <w:rsid w:val="00703940"/>
    <w:rsid w:val="00703A29"/>
    <w:rsid w:val="00703AE9"/>
    <w:rsid w:val="00703E40"/>
    <w:rsid w:val="00703F0B"/>
    <w:rsid w:val="0070440B"/>
    <w:rsid w:val="00704566"/>
    <w:rsid w:val="0070485D"/>
    <w:rsid w:val="00704948"/>
    <w:rsid w:val="00704B3F"/>
    <w:rsid w:val="00704E7B"/>
    <w:rsid w:val="00705003"/>
    <w:rsid w:val="00705198"/>
    <w:rsid w:val="00705485"/>
    <w:rsid w:val="00705A11"/>
    <w:rsid w:val="00705D07"/>
    <w:rsid w:val="00705EED"/>
    <w:rsid w:val="00705EFC"/>
    <w:rsid w:val="007062DB"/>
    <w:rsid w:val="007066A6"/>
    <w:rsid w:val="00706902"/>
    <w:rsid w:val="00706C74"/>
    <w:rsid w:val="00707401"/>
    <w:rsid w:val="00707819"/>
    <w:rsid w:val="00707AE8"/>
    <w:rsid w:val="00707C2F"/>
    <w:rsid w:val="00707D66"/>
    <w:rsid w:val="00710339"/>
    <w:rsid w:val="0071059A"/>
    <w:rsid w:val="0071063C"/>
    <w:rsid w:val="00710DD4"/>
    <w:rsid w:val="00710EB2"/>
    <w:rsid w:val="00711232"/>
    <w:rsid w:val="00711255"/>
    <w:rsid w:val="00711503"/>
    <w:rsid w:val="00711634"/>
    <w:rsid w:val="0071163A"/>
    <w:rsid w:val="007117A1"/>
    <w:rsid w:val="007126CD"/>
    <w:rsid w:val="00712791"/>
    <w:rsid w:val="00712B5B"/>
    <w:rsid w:val="007131CD"/>
    <w:rsid w:val="007133F4"/>
    <w:rsid w:val="007135E6"/>
    <w:rsid w:val="00713691"/>
    <w:rsid w:val="00713D63"/>
    <w:rsid w:val="00714004"/>
    <w:rsid w:val="007141E5"/>
    <w:rsid w:val="00714503"/>
    <w:rsid w:val="0071491A"/>
    <w:rsid w:val="00714A1D"/>
    <w:rsid w:val="00714BF2"/>
    <w:rsid w:val="00714FE8"/>
    <w:rsid w:val="007154F9"/>
    <w:rsid w:val="007156A8"/>
    <w:rsid w:val="00715770"/>
    <w:rsid w:val="00715CCF"/>
    <w:rsid w:val="0071632B"/>
    <w:rsid w:val="007166CF"/>
    <w:rsid w:val="007169AE"/>
    <w:rsid w:val="00716A76"/>
    <w:rsid w:val="0071791C"/>
    <w:rsid w:val="00717F6A"/>
    <w:rsid w:val="007202C3"/>
    <w:rsid w:val="007202E5"/>
    <w:rsid w:val="0072068D"/>
    <w:rsid w:val="00720CA7"/>
    <w:rsid w:val="00720D44"/>
    <w:rsid w:val="00720ED5"/>
    <w:rsid w:val="00720F84"/>
    <w:rsid w:val="00721333"/>
    <w:rsid w:val="007218D9"/>
    <w:rsid w:val="00721C6F"/>
    <w:rsid w:val="00721ECC"/>
    <w:rsid w:val="007226E1"/>
    <w:rsid w:val="00722A9A"/>
    <w:rsid w:val="00722EC3"/>
    <w:rsid w:val="00722FD6"/>
    <w:rsid w:val="00723057"/>
    <w:rsid w:val="00723070"/>
    <w:rsid w:val="0072323F"/>
    <w:rsid w:val="007232BB"/>
    <w:rsid w:val="00723A60"/>
    <w:rsid w:val="00723AEC"/>
    <w:rsid w:val="00723DA5"/>
    <w:rsid w:val="0072450A"/>
    <w:rsid w:val="00724A89"/>
    <w:rsid w:val="00724D28"/>
    <w:rsid w:val="00725172"/>
    <w:rsid w:val="0072521B"/>
    <w:rsid w:val="00725678"/>
    <w:rsid w:val="00725924"/>
    <w:rsid w:val="00725FB1"/>
    <w:rsid w:val="00726124"/>
    <w:rsid w:val="00726169"/>
    <w:rsid w:val="00726644"/>
    <w:rsid w:val="00726681"/>
    <w:rsid w:val="00726696"/>
    <w:rsid w:val="007266C3"/>
    <w:rsid w:val="00726951"/>
    <w:rsid w:val="00726A8D"/>
    <w:rsid w:val="00726B9F"/>
    <w:rsid w:val="00726E38"/>
    <w:rsid w:val="00726FCD"/>
    <w:rsid w:val="00727379"/>
    <w:rsid w:val="00727509"/>
    <w:rsid w:val="007279E7"/>
    <w:rsid w:val="00727BAA"/>
    <w:rsid w:val="00727DE1"/>
    <w:rsid w:val="007300B2"/>
    <w:rsid w:val="00730170"/>
    <w:rsid w:val="00730311"/>
    <w:rsid w:val="007303AF"/>
    <w:rsid w:val="007305DD"/>
    <w:rsid w:val="007305E2"/>
    <w:rsid w:val="0073073D"/>
    <w:rsid w:val="007308AC"/>
    <w:rsid w:val="00730908"/>
    <w:rsid w:val="00730B57"/>
    <w:rsid w:val="00730C4D"/>
    <w:rsid w:val="00730E70"/>
    <w:rsid w:val="007313E3"/>
    <w:rsid w:val="00731513"/>
    <w:rsid w:val="007315A2"/>
    <w:rsid w:val="007315C1"/>
    <w:rsid w:val="00731671"/>
    <w:rsid w:val="00731ADA"/>
    <w:rsid w:val="00732A65"/>
    <w:rsid w:val="00732C99"/>
    <w:rsid w:val="00732CC9"/>
    <w:rsid w:val="00732E02"/>
    <w:rsid w:val="00733073"/>
    <w:rsid w:val="007332CC"/>
    <w:rsid w:val="00733339"/>
    <w:rsid w:val="0073335D"/>
    <w:rsid w:val="007336D6"/>
    <w:rsid w:val="0073393A"/>
    <w:rsid w:val="0073429E"/>
    <w:rsid w:val="00734661"/>
    <w:rsid w:val="00734D4B"/>
    <w:rsid w:val="00734D7A"/>
    <w:rsid w:val="007351CC"/>
    <w:rsid w:val="0073594B"/>
    <w:rsid w:val="00735BBF"/>
    <w:rsid w:val="00735C73"/>
    <w:rsid w:val="00736142"/>
    <w:rsid w:val="007362DF"/>
    <w:rsid w:val="00736647"/>
    <w:rsid w:val="00736D59"/>
    <w:rsid w:val="00736D79"/>
    <w:rsid w:val="00736DD6"/>
    <w:rsid w:val="00736FA4"/>
    <w:rsid w:val="0073730C"/>
    <w:rsid w:val="0073738A"/>
    <w:rsid w:val="00737436"/>
    <w:rsid w:val="0073767D"/>
    <w:rsid w:val="007378CE"/>
    <w:rsid w:val="00737AA1"/>
    <w:rsid w:val="00737DBD"/>
    <w:rsid w:val="00740444"/>
    <w:rsid w:val="007405C3"/>
    <w:rsid w:val="00740EFB"/>
    <w:rsid w:val="007410C5"/>
    <w:rsid w:val="00741648"/>
    <w:rsid w:val="007416B6"/>
    <w:rsid w:val="007416DF"/>
    <w:rsid w:val="00741C13"/>
    <w:rsid w:val="00742102"/>
    <w:rsid w:val="007423C7"/>
    <w:rsid w:val="007426A3"/>
    <w:rsid w:val="00742708"/>
    <w:rsid w:val="00742BFF"/>
    <w:rsid w:val="00742CA5"/>
    <w:rsid w:val="00742CDA"/>
    <w:rsid w:val="00742D96"/>
    <w:rsid w:val="007431C3"/>
    <w:rsid w:val="007435E7"/>
    <w:rsid w:val="0074371D"/>
    <w:rsid w:val="00743772"/>
    <w:rsid w:val="0074379F"/>
    <w:rsid w:val="00743D50"/>
    <w:rsid w:val="00743E74"/>
    <w:rsid w:val="00744177"/>
    <w:rsid w:val="0074424A"/>
    <w:rsid w:val="0074428D"/>
    <w:rsid w:val="0074444C"/>
    <w:rsid w:val="0074490B"/>
    <w:rsid w:val="00744D24"/>
    <w:rsid w:val="00745924"/>
    <w:rsid w:val="00745A36"/>
    <w:rsid w:val="00745A64"/>
    <w:rsid w:val="00745DC3"/>
    <w:rsid w:val="0074601F"/>
    <w:rsid w:val="007465C2"/>
    <w:rsid w:val="007465F4"/>
    <w:rsid w:val="00746621"/>
    <w:rsid w:val="00746661"/>
    <w:rsid w:val="00746B90"/>
    <w:rsid w:val="00746E7E"/>
    <w:rsid w:val="00746ED0"/>
    <w:rsid w:val="00747023"/>
    <w:rsid w:val="007471A5"/>
    <w:rsid w:val="00747316"/>
    <w:rsid w:val="00747855"/>
    <w:rsid w:val="00747E87"/>
    <w:rsid w:val="00750BF1"/>
    <w:rsid w:val="00751093"/>
    <w:rsid w:val="00751168"/>
    <w:rsid w:val="007516CF"/>
    <w:rsid w:val="007518F4"/>
    <w:rsid w:val="00751EF7"/>
    <w:rsid w:val="0075212C"/>
    <w:rsid w:val="00752191"/>
    <w:rsid w:val="0075224B"/>
    <w:rsid w:val="0075287C"/>
    <w:rsid w:val="00753572"/>
    <w:rsid w:val="0075360E"/>
    <w:rsid w:val="00753692"/>
    <w:rsid w:val="00753903"/>
    <w:rsid w:val="007539F0"/>
    <w:rsid w:val="00753C0E"/>
    <w:rsid w:val="00754222"/>
    <w:rsid w:val="00754BD7"/>
    <w:rsid w:val="00754D44"/>
    <w:rsid w:val="00754EA6"/>
    <w:rsid w:val="00755206"/>
    <w:rsid w:val="00755387"/>
    <w:rsid w:val="007556A9"/>
    <w:rsid w:val="007556CC"/>
    <w:rsid w:val="00755945"/>
    <w:rsid w:val="00755B17"/>
    <w:rsid w:val="00755E14"/>
    <w:rsid w:val="0075611B"/>
    <w:rsid w:val="00756456"/>
    <w:rsid w:val="0075683C"/>
    <w:rsid w:val="00756A27"/>
    <w:rsid w:val="00756C53"/>
    <w:rsid w:val="00756D82"/>
    <w:rsid w:val="0075765A"/>
    <w:rsid w:val="0075799C"/>
    <w:rsid w:val="00757C4E"/>
    <w:rsid w:val="00757DE1"/>
    <w:rsid w:val="00757E77"/>
    <w:rsid w:val="0076007B"/>
    <w:rsid w:val="007604EF"/>
    <w:rsid w:val="0076054D"/>
    <w:rsid w:val="00760B11"/>
    <w:rsid w:val="00760F07"/>
    <w:rsid w:val="0076116F"/>
    <w:rsid w:val="007613F8"/>
    <w:rsid w:val="00761619"/>
    <w:rsid w:val="00761641"/>
    <w:rsid w:val="007618FC"/>
    <w:rsid w:val="00761E05"/>
    <w:rsid w:val="00761E60"/>
    <w:rsid w:val="00761F6A"/>
    <w:rsid w:val="007623B3"/>
    <w:rsid w:val="0076249A"/>
    <w:rsid w:val="00762642"/>
    <w:rsid w:val="00762671"/>
    <w:rsid w:val="007626DD"/>
    <w:rsid w:val="007626FE"/>
    <w:rsid w:val="00762879"/>
    <w:rsid w:val="00762ECC"/>
    <w:rsid w:val="00762FA6"/>
    <w:rsid w:val="00762FA8"/>
    <w:rsid w:val="00763148"/>
    <w:rsid w:val="007631B9"/>
    <w:rsid w:val="00763339"/>
    <w:rsid w:val="00763489"/>
    <w:rsid w:val="007635BB"/>
    <w:rsid w:val="00763604"/>
    <w:rsid w:val="00763839"/>
    <w:rsid w:val="00763974"/>
    <w:rsid w:val="00763F1C"/>
    <w:rsid w:val="007642C3"/>
    <w:rsid w:val="00764522"/>
    <w:rsid w:val="007645FA"/>
    <w:rsid w:val="00764724"/>
    <w:rsid w:val="007648BC"/>
    <w:rsid w:val="007648FC"/>
    <w:rsid w:val="00764925"/>
    <w:rsid w:val="00764B4A"/>
    <w:rsid w:val="00764D4F"/>
    <w:rsid w:val="007651A9"/>
    <w:rsid w:val="00765328"/>
    <w:rsid w:val="0076534A"/>
    <w:rsid w:val="0076546E"/>
    <w:rsid w:val="007655AA"/>
    <w:rsid w:val="00765755"/>
    <w:rsid w:val="00766053"/>
    <w:rsid w:val="0076623A"/>
    <w:rsid w:val="00766257"/>
    <w:rsid w:val="0076631E"/>
    <w:rsid w:val="0076647E"/>
    <w:rsid w:val="00766557"/>
    <w:rsid w:val="00766AF5"/>
    <w:rsid w:val="00766CFA"/>
    <w:rsid w:val="007674BF"/>
    <w:rsid w:val="0076755F"/>
    <w:rsid w:val="007677CD"/>
    <w:rsid w:val="007678A0"/>
    <w:rsid w:val="00767B76"/>
    <w:rsid w:val="00767BA9"/>
    <w:rsid w:val="00767C81"/>
    <w:rsid w:val="0077048D"/>
    <w:rsid w:val="007709AC"/>
    <w:rsid w:val="007709AE"/>
    <w:rsid w:val="00770A44"/>
    <w:rsid w:val="00770B7E"/>
    <w:rsid w:val="00770BA4"/>
    <w:rsid w:val="00770D8D"/>
    <w:rsid w:val="00770E34"/>
    <w:rsid w:val="00770EFE"/>
    <w:rsid w:val="00770F43"/>
    <w:rsid w:val="00771463"/>
    <w:rsid w:val="0077162B"/>
    <w:rsid w:val="00771813"/>
    <w:rsid w:val="007719F1"/>
    <w:rsid w:val="0077205C"/>
    <w:rsid w:val="00772424"/>
    <w:rsid w:val="00772566"/>
    <w:rsid w:val="0077266F"/>
    <w:rsid w:val="00772A92"/>
    <w:rsid w:val="00772CD6"/>
    <w:rsid w:val="007732D3"/>
    <w:rsid w:val="00773723"/>
    <w:rsid w:val="007738A9"/>
    <w:rsid w:val="00773C42"/>
    <w:rsid w:val="00773D1D"/>
    <w:rsid w:val="00774391"/>
    <w:rsid w:val="00774970"/>
    <w:rsid w:val="00774AB4"/>
    <w:rsid w:val="00774C34"/>
    <w:rsid w:val="00774ECB"/>
    <w:rsid w:val="00775160"/>
    <w:rsid w:val="00775326"/>
    <w:rsid w:val="00775566"/>
    <w:rsid w:val="00775B86"/>
    <w:rsid w:val="00775F29"/>
    <w:rsid w:val="007761A0"/>
    <w:rsid w:val="007765F3"/>
    <w:rsid w:val="0077671F"/>
    <w:rsid w:val="00776A12"/>
    <w:rsid w:val="00776D46"/>
    <w:rsid w:val="00776FE6"/>
    <w:rsid w:val="007770C4"/>
    <w:rsid w:val="00777304"/>
    <w:rsid w:val="00777493"/>
    <w:rsid w:val="007777CE"/>
    <w:rsid w:val="00777A12"/>
    <w:rsid w:val="00777C35"/>
    <w:rsid w:val="00777C8F"/>
    <w:rsid w:val="00777CB2"/>
    <w:rsid w:val="0078001B"/>
    <w:rsid w:val="0078051B"/>
    <w:rsid w:val="007806D3"/>
    <w:rsid w:val="0078073A"/>
    <w:rsid w:val="00780E59"/>
    <w:rsid w:val="00780EE0"/>
    <w:rsid w:val="007810E4"/>
    <w:rsid w:val="00781341"/>
    <w:rsid w:val="0078157D"/>
    <w:rsid w:val="00781724"/>
    <w:rsid w:val="007823E9"/>
    <w:rsid w:val="00782510"/>
    <w:rsid w:val="00782939"/>
    <w:rsid w:val="00782A02"/>
    <w:rsid w:val="00782BB3"/>
    <w:rsid w:val="00782C8B"/>
    <w:rsid w:val="00782DBB"/>
    <w:rsid w:val="007839BC"/>
    <w:rsid w:val="00783D88"/>
    <w:rsid w:val="00783E54"/>
    <w:rsid w:val="0078419C"/>
    <w:rsid w:val="0078453A"/>
    <w:rsid w:val="00784556"/>
    <w:rsid w:val="00784594"/>
    <w:rsid w:val="007846EC"/>
    <w:rsid w:val="007849A1"/>
    <w:rsid w:val="00784A71"/>
    <w:rsid w:val="00784AD2"/>
    <w:rsid w:val="00784BB0"/>
    <w:rsid w:val="0078518B"/>
    <w:rsid w:val="00785480"/>
    <w:rsid w:val="0078559D"/>
    <w:rsid w:val="00785984"/>
    <w:rsid w:val="00785AB8"/>
    <w:rsid w:val="00785B5E"/>
    <w:rsid w:val="00785CED"/>
    <w:rsid w:val="00786253"/>
    <w:rsid w:val="00786324"/>
    <w:rsid w:val="00786853"/>
    <w:rsid w:val="00786C27"/>
    <w:rsid w:val="00786D02"/>
    <w:rsid w:val="00787682"/>
    <w:rsid w:val="007876CD"/>
    <w:rsid w:val="00787894"/>
    <w:rsid w:val="00787DCA"/>
    <w:rsid w:val="0079014B"/>
    <w:rsid w:val="007903AB"/>
    <w:rsid w:val="007903CF"/>
    <w:rsid w:val="00790437"/>
    <w:rsid w:val="00790457"/>
    <w:rsid w:val="00790485"/>
    <w:rsid w:val="00790645"/>
    <w:rsid w:val="007913B9"/>
    <w:rsid w:val="007915CE"/>
    <w:rsid w:val="00791634"/>
    <w:rsid w:val="007919E1"/>
    <w:rsid w:val="00791AAC"/>
    <w:rsid w:val="0079212C"/>
    <w:rsid w:val="0079259C"/>
    <w:rsid w:val="007928E5"/>
    <w:rsid w:val="007928F4"/>
    <w:rsid w:val="00792D9B"/>
    <w:rsid w:val="00792FAC"/>
    <w:rsid w:val="0079304D"/>
    <w:rsid w:val="007930B3"/>
    <w:rsid w:val="007933FA"/>
    <w:rsid w:val="00793737"/>
    <w:rsid w:val="007940E7"/>
    <w:rsid w:val="0079410B"/>
    <w:rsid w:val="0079413E"/>
    <w:rsid w:val="007942FC"/>
    <w:rsid w:val="0079439D"/>
    <w:rsid w:val="00794A69"/>
    <w:rsid w:val="00794B4E"/>
    <w:rsid w:val="00794FB5"/>
    <w:rsid w:val="0079513F"/>
    <w:rsid w:val="0079586B"/>
    <w:rsid w:val="007958B5"/>
    <w:rsid w:val="00796255"/>
    <w:rsid w:val="0079645E"/>
    <w:rsid w:val="00796AE6"/>
    <w:rsid w:val="00796FC5"/>
    <w:rsid w:val="00797303"/>
    <w:rsid w:val="0079764E"/>
    <w:rsid w:val="00797780"/>
    <w:rsid w:val="007979A5"/>
    <w:rsid w:val="00797E94"/>
    <w:rsid w:val="00797EDE"/>
    <w:rsid w:val="007A03D0"/>
    <w:rsid w:val="007A059F"/>
    <w:rsid w:val="007A077D"/>
    <w:rsid w:val="007A085B"/>
    <w:rsid w:val="007A0992"/>
    <w:rsid w:val="007A0A25"/>
    <w:rsid w:val="007A0D0F"/>
    <w:rsid w:val="007A0F29"/>
    <w:rsid w:val="007A10EE"/>
    <w:rsid w:val="007A1364"/>
    <w:rsid w:val="007A19DA"/>
    <w:rsid w:val="007A206C"/>
    <w:rsid w:val="007A21D6"/>
    <w:rsid w:val="007A23AD"/>
    <w:rsid w:val="007A2668"/>
    <w:rsid w:val="007A2765"/>
    <w:rsid w:val="007A2803"/>
    <w:rsid w:val="007A28CB"/>
    <w:rsid w:val="007A2906"/>
    <w:rsid w:val="007A2C2B"/>
    <w:rsid w:val="007A2F15"/>
    <w:rsid w:val="007A3044"/>
    <w:rsid w:val="007A3255"/>
    <w:rsid w:val="007A3361"/>
    <w:rsid w:val="007A3645"/>
    <w:rsid w:val="007A3729"/>
    <w:rsid w:val="007A3750"/>
    <w:rsid w:val="007A3A97"/>
    <w:rsid w:val="007A3C5A"/>
    <w:rsid w:val="007A49AB"/>
    <w:rsid w:val="007A4ABE"/>
    <w:rsid w:val="007A4F50"/>
    <w:rsid w:val="007A52CB"/>
    <w:rsid w:val="007A546A"/>
    <w:rsid w:val="007A5794"/>
    <w:rsid w:val="007A5878"/>
    <w:rsid w:val="007A5B6D"/>
    <w:rsid w:val="007A6184"/>
    <w:rsid w:val="007A6537"/>
    <w:rsid w:val="007A6590"/>
    <w:rsid w:val="007A65A7"/>
    <w:rsid w:val="007A679F"/>
    <w:rsid w:val="007A6AEE"/>
    <w:rsid w:val="007A6EFC"/>
    <w:rsid w:val="007A71F3"/>
    <w:rsid w:val="007A7264"/>
    <w:rsid w:val="007A741A"/>
    <w:rsid w:val="007A74BF"/>
    <w:rsid w:val="007A7B28"/>
    <w:rsid w:val="007A7C7C"/>
    <w:rsid w:val="007A7C7F"/>
    <w:rsid w:val="007A7E45"/>
    <w:rsid w:val="007A7F20"/>
    <w:rsid w:val="007B020E"/>
    <w:rsid w:val="007B0606"/>
    <w:rsid w:val="007B0EA1"/>
    <w:rsid w:val="007B0F3B"/>
    <w:rsid w:val="007B1105"/>
    <w:rsid w:val="007B1322"/>
    <w:rsid w:val="007B1502"/>
    <w:rsid w:val="007B1574"/>
    <w:rsid w:val="007B168E"/>
    <w:rsid w:val="007B1803"/>
    <w:rsid w:val="007B1ACA"/>
    <w:rsid w:val="007B2031"/>
    <w:rsid w:val="007B22F1"/>
    <w:rsid w:val="007B2736"/>
    <w:rsid w:val="007B27BA"/>
    <w:rsid w:val="007B2C23"/>
    <w:rsid w:val="007B2F42"/>
    <w:rsid w:val="007B3373"/>
    <w:rsid w:val="007B38C6"/>
    <w:rsid w:val="007B3A94"/>
    <w:rsid w:val="007B3D5A"/>
    <w:rsid w:val="007B3DD1"/>
    <w:rsid w:val="007B43B0"/>
    <w:rsid w:val="007B4569"/>
    <w:rsid w:val="007B4648"/>
    <w:rsid w:val="007B48D1"/>
    <w:rsid w:val="007B496E"/>
    <w:rsid w:val="007B4C5C"/>
    <w:rsid w:val="007B4D57"/>
    <w:rsid w:val="007B4E6D"/>
    <w:rsid w:val="007B50A3"/>
    <w:rsid w:val="007B524E"/>
    <w:rsid w:val="007B55E4"/>
    <w:rsid w:val="007B55E5"/>
    <w:rsid w:val="007B5680"/>
    <w:rsid w:val="007B6154"/>
    <w:rsid w:val="007B6932"/>
    <w:rsid w:val="007B6C48"/>
    <w:rsid w:val="007B6CC9"/>
    <w:rsid w:val="007B6E8D"/>
    <w:rsid w:val="007B7257"/>
    <w:rsid w:val="007B73CF"/>
    <w:rsid w:val="007B7427"/>
    <w:rsid w:val="007B747F"/>
    <w:rsid w:val="007B7582"/>
    <w:rsid w:val="007B76A5"/>
    <w:rsid w:val="007B7DBA"/>
    <w:rsid w:val="007C01ED"/>
    <w:rsid w:val="007C06D9"/>
    <w:rsid w:val="007C06DA"/>
    <w:rsid w:val="007C0BA4"/>
    <w:rsid w:val="007C0CCA"/>
    <w:rsid w:val="007C0DEF"/>
    <w:rsid w:val="007C13EF"/>
    <w:rsid w:val="007C15CC"/>
    <w:rsid w:val="007C1662"/>
    <w:rsid w:val="007C183B"/>
    <w:rsid w:val="007C1CA6"/>
    <w:rsid w:val="007C1D65"/>
    <w:rsid w:val="007C264D"/>
    <w:rsid w:val="007C28A8"/>
    <w:rsid w:val="007C2B32"/>
    <w:rsid w:val="007C2CC8"/>
    <w:rsid w:val="007C337D"/>
    <w:rsid w:val="007C35ED"/>
    <w:rsid w:val="007C3993"/>
    <w:rsid w:val="007C3C89"/>
    <w:rsid w:val="007C4100"/>
    <w:rsid w:val="007C4343"/>
    <w:rsid w:val="007C4411"/>
    <w:rsid w:val="007C467A"/>
    <w:rsid w:val="007C4973"/>
    <w:rsid w:val="007C49BA"/>
    <w:rsid w:val="007C4A27"/>
    <w:rsid w:val="007C4D1D"/>
    <w:rsid w:val="007C4E2C"/>
    <w:rsid w:val="007C4EE8"/>
    <w:rsid w:val="007C5602"/>
    <w:rsid w:val="007C60DC"/>
    <w:rsid w:val="007C62C9"/>
    <w:rsid w:val="007C638F"/>
    <w:rsid w:val="007C68E4"/>
    <w:rsid w:val="007C6F40"/>
    <w:rsid w:val="007C7019"/>
    <w:rsid w:val="007C7060"/>
    <w:rsid w:val="007C70D1"/>
    <w:rsid w:val="007C7138"/>
    <w:rsid w:val="007C7420"/>
    <w:rsid w:val="007C78D4"/>
    <w:rsid w:val="007C7C1C"/>
    <w:rsid w:val="007C7D2A"/>
    <w:rsid w:val="007C7D42"/>
    <w:rsid w:val="007D0279"/>
    <w:rsid w:val="007D0452"/>
    <w:rsid w:val="007D04D2"/>
    <w:rsid w:val="007D06A0"/>
    <w:rsid w:val="007D07A9"/>
    <w:rsid w:val="007D08B5"/>
    <w:rsid w:val="007D09BC"/>
    <w:rsid w:val="007D0CCB"/>
    <w:rsid w:val="007D0DFB"/>
    <w:rsid w:val="007D0EF5"/>
    <w:rsid w:val="007D0F06"/>
    <w:rsid w:val="007D0F62"/>
    <w:rsid w:val="007D0FCC"/>
    <w:rsid w:val="007D1120"/>
    <w:rsid w:val="007D173A"/>
    <w:rsid w:val="007D1DA9"/>
    <w:rsid w:val="007D1DDA"/>
    <w:rsid w:val="007D1F91"/>
    <w:rsid w:val="007D2080"/>
    <w:rsid w:val="007D2400"/>
    <w:rsid w:val="007D2B7F"/>
    <w:rsid w:val="007D2F42"/>
    <w:rsid w:val="007D3497"/>
    <w:rsid w:val="007D36D9"/>
    <w:rsid w:val="007D3954"/>
    <w:rsid w:val="007D3E7F"/>
    <w:rsid w:val="007D4648"/>
    <w:rsid w:val="007D4773"/>
    <w:rsid w:val="007D48B1"/>
    <w:rsid w:val="007D4BB6"/>
    <w:rsid w:val="007D4BC9"/>
    <w:rsid w:val="007D4ECE"/>
    <w:rsid w:val="007D5187"/>
    <w:rsid w:val="007D522D"/>
    <w:rsid w:val="007D56EC"/>
    <w:rsid w:val="007D58B6"/>
    <w:rsid w:val="007D5935"/>
    <w:rsid w:val="007D599E"/>
    <w:rsid w:val="007D5A26"/>
    <w:rsid w:val="007D5C1F"/>
    <w:rsid w:val="007D6776"/>
    <w:rsid w:val="007D6ACF"/>
    <w:rsid w:val="007D6DB5"/>
    <w:rsid w:val="007D701C"/>
    <w:rsid w:val="007D71BA"/>
    <w:rsid w:val="007D7278"/>
    <w:rsid w:val="007D73E6"/>
    <w:rsid w:val="007D747B"/>
    <w:rsid w:val="007D76BC"/>
    <w:rsid w:val="007D798C"/>
    <w:rsid w:val="007D7ACB"/>
    <w:rsid w:val="007D7F29"/>
    <w:rsid w:val="007E0536"/>
    <w:rsid w:val="007E0871"/>
    <w:rsid w:val="007E0CCC"/>
    <w:rsid w:val="007E1220"/>
    <w:rsid w:val="007E1744"/>
    <w:rsid w:val="007E17B8"/>
    <w:rsid w:val="007E1B00"/>
    <w:rsid w:val="007E21DD"/>
    <w:rsid w:val="007E2254"/>
    <w:rsid w:val="007E22B3"/>
    <w:rsid w:val="007E22E8"/>
    <w:rsid w:val="007E2A8F"/>
    <w:rsid w:val="007E2EAD"/>
    <w:rsid w:val="007E3161"/>
    <w:rsid w:val="007E343A"/>
    <w:rsid w:val="007E3480"/>
    <w:rsid w:val="007E35D2"/>
    <w:rsid w:val="007E36BC"/>
    <w:rsid w:val="007E3E99"/>
    <w:rsid w:val="007E3FBD"/>
    <w:rsid w:val="007E40F8"/>
    <w:rsid w:val="007E42AC"/>
    <w:rsid w:val="007E454E"/>
    <w:rsid w:val="007E4A78"/>
    <w:rsid w:val="007E4DFE"/>
    <w:rsid w:val="007E5439"/>
    <w:rsid w:val="007E54AF"/>
    <w:rsid w:val="007E561C"/>
    <w:rsid w:val="007E567D"/>
    <w:rsid w:val="007E58BE"/>
    <w:rsid w:val="007E5ACB"/>
    <w:rsid w:val="007E67E0"/>
    <w:rsid w:val="007E6A68"/>
    <w:rsid w:val="007E714D"/>
    <w:rsid w:val="007E73C8"/>
    <w:rsid w:val="007E7401"/>
    <w:rsid w:val="007E77A7"/>
    <w:rsid w:val="007E79D5"/>
    <w:rsid w:val="007E7BFA"/>
    <w:rsid w:val="007E7C5E"/>
    <w:rsid w:val="007E7F6E"/>
    <w:rsid w:val="007F0058"/>
    <w:rsid w:val="007F0124"/>
    <w:rsid w:val="007F012B"/>
    <w:rsid w:val="007F0415"/>
    <w:rsid w:val="007F08AF"/>
    <w:rsid w:val="007F0B46"/>
    <w:rsid w:val="007F0DDF"/>
    <w:rsid w:val="007F120F"/>
    <w:rsid w:val="007F125B"/>
    <w:rsid w:val="007F198C"/>
    <w:rsid w:val="007F1C9C"/>
    <w:rsid w:val="007F1D19"/>
    <w:rsid w:val="007F1E14"/>
    <w:rsid w:val="007F1F72"/>
    <w:rsid w:val="007F214A"/>
    <w:rsid w:val="007F21F4"/>
    <w:rsid w:val="007F2263"/>
    <w:rsid w:val="007F2BBB"/>
    <w:rsid w:val="007F2E20"/>
    <w:rsid w:val="007F2F19"/>
    <w:rsid w:val="007F3D82"/>
    <w:rsid w:val="007F4048"/>
    <w:rsid w:val="007F43A2"/>
    <w:rsid w:val="007F4666"/>
    <w:rsid w:val="007F4764"/>
    <w:rsid w:val="007F47AA"/>
    <w:rsid w:val="007F49A5"/>
    <w:rsid w:val="007F4A13"/>
    <w:rsid w:val="007F4B85"/>
    <w:rsid w:val="007F4EE7"/>
    <w:rsid w:val="007F52D1"/>
    <w:rsid w:val="007F5425"/>
    <w:rsid w:val="007F5861"/>
    <w:rsid w:val="007F59A2"/>
    <w:rsid w:val="007F5B4B"/>
    <w:rsid w:val="007F6747"/>
    <w:rsid w:val="007F6DA8"/>
    <w:rsid w:val="007F6EB0"/>
    <w:rsid w:val="007F6F86"/>
    <w:rsid w:val="007F74FC"/>
    <w:rsid w:val="007F7A70"/>
    <w:rsid w:val="0080003E"/>
    <w:rsid w:val="00800087"/>
    <w:rsid w:val="0080076D"/>
    <w:rsid w:val="0080094D"/>
    <w:rsid w:val="00800956"/>
    <w:rsid w:val="0080116D"/>
    <w:rsid w:val="00801C4A"/>
    <w:rsid w:val="00801D7C"/>
    <w:rsid w:val="008022AE"/>
    <w:rsid w:val="00802395"/>
    <w:rsid w:val="008026F3"/>
    <w:rsid w:val="008027F6"/>
    <w:rsid w:val="00802C90"/>
    <w:rsid w:val="00802D0C"/>
    <w:rsid w:val="008033C1"/>
    <w:rsid w:val="0080348A"/>
    <w:rsid w:val="008039A6"/>
    <w:rsid w:val="008039EC"/>
    <w:rsid w:val="00803AE8"/>
    <w:rsid w:val="00804440"/>
    <w:rsid w:val="008048FC"/>
    <w:rsid w:val="00804C9D"/>
    <w:rsid w:val="00804FBD"/>
    <w:rsid w:val="008050A3"/>
    <w:rsid w:val="0080536E"/>
    <w:rsid w:val="008057EC"/>
    <w:rsid w:val="0080587B"/>
    <w:rsid w:val="008058CE"/>
    <w:rsid w:val="00805ECF"/>
    <w:rsid w:val="00806437"/>
    <w:rsid w:val="00806475"/>
    <w:rsid w:val="008064D1"/>
    <w:rsid w:val="00806513"/>
    <w:rsid w:val="00806743"/>
    <w:rsid w:val="008067D6"/>
    <w:rsid w:val="00806A04"/>
    <w:rsid w:val="00806D6E"/>
    <w:rsid w:val="008070A4"/>
    <w:rsid w:val="00807371"/>
    <w:rsid w:val="008074B8"/>
    <w:rsid w:val="008076F7"/>
    <w:rsid w:val="008077AF"/>
    <w:rsid w:val="00810165"/>
    <w:rsid w:val="008104B7"/>
    <w:rsid w:val="008106E4"/>
    <w:rsid w:val="00810D87"/>
    <w:rsid w:val="008110EE"/>
    <w:rsid w:val="0081123F"/>
    <w:rsid w:val="008116EE"/>
    <w:rsid w:val="00811744"/>
    <w:rsid w:val="00811AD3"/>
    <w:rsid w:val="00811B35"/>
    <w:rsid w:val="00811B81"/>
    <w:rsid w:val="00811C26"/>
    <w:rsid w:val="00811CB1"/>
    <w:rsid w:val="00811FCA"/>
    <w:rsid w:val="00812087"/>
    <w:rsid w:val="00812193"/>
    <w:rsid w:val="0081222A"/>
    <w:rsid w:val="00812243"/>
    <w:rsid w:val="00812399"/>
    <w:rsid w:val="00812502"/>
    <w:rsid w:val="008126F4"/>
    <w:rsid w:val="00812AD3"/>
    <w:rsid w:val="00813038"/>
    <w:rsid w:val="00813335"/>
    <w:rsid w:val="00813405"/>
    <w:rsid w:val="00813525"/>
    <w:rsid w:val="00814036"/>
    <w:rsid w:val="00814313"/>
    <w:rsid w:val="0081479D"/>
    <w:rsid w:val="0081485E"/>
    <w:rsid w:val="00814BD2"/>
    <w:rsid w:val="00814D27"/>
    <w:rsid w:val="00814F33"/>
    <w:rsid w:val="008151FD"/>
    <w:rsid w:val="00815869"/>
    <w:rsid w:val="0081590D"/>
    <w:rsid w:val="0081593B"/>
    <w:rsid w:val="00815AAA"/>
    <w:rsid w:val="00815CCD"/>
    <w:rsid w:val="00815ECF"/>
    <w:rsid w:val="0081624D"/>
    <w:rsid w:val="008163F1"/>
    <w:rsid w:val="008164DF"/>
    <w:rsid w:val="008165AD"/>
    <w:rsid w:val="0081664D"/>
    <w:rsid w:val="008167A0"/>
    <w:rsid w:val="00816CE9"/>
    <w:rsid w:val="0081714A"/>
    <w:rsid w:val="008175A6"/>
    <w:rsid w:val="008175F8"/>
    <w:rsid w:val="00820238"/>
    <w:rsid w:val="00820A59"/>
    <w:rsid w:val="00820B32"/>
    <w:rsid w:val="00820EF1"/>
    <w:rsid w:val="00821080"/>
    <w:rsid w:val="008210A5"/>
    <w:rsid w:val="008210AA"/>
    <w:rsid w:val="008215FB"/>
    <w:rsid w:val="0082179D"/>
    <w:rsid w:val="008217A1"/>
    <w:rsid w:val="00821DE8"/>
    <w:rsid w:val="00821E16"/>
    <w:rsid w:val="00821E4A"/>
    <w:rsid w:val="0082206B"/>
    <w:rsid w:val="008222CB"/>
    <w:rsid w:val="008223C2"/>
    <w:rsid w:val="008223FB"/>
    <w:rsid w:val="00822533"/>
    <w:rsid w:val="008226AD"/>
    <w:rsid w:val="008226FE"/>
    <w:rsid w:val="00822976"/>
    <w:rsid w:val="008229DB"/>
    <w:rsid w:val="00822BB5"/>
    <w:rsid w:val="00822CD2"/>
    <w:rsid w:val="00822E4E"/>
    <w:rsid w:val="00823338"/>
    <w:rsid w:val="008233DD"/>
    <w:rsid w:val="00823447"/>
    <w:rsid w:val="008234A8"/>
    <w:rsid w:val="008234E8"/>
    <w:rsid w:val="0082377A"/>
    <w:rsid w:val="00823A84"/>
    <w:rsid w:val="00823A89"/>
    <w:rsid w:val="00823F2A"/>
    <w:rsid w:val="0082405A"/>
    <w:rsid w:val="00824121"/>
    <w:rsid w:val="008241D4"/>
    <w:rsid w:val="008248D8"/>
    <w:rsid w:val="00824A76"/>
    <w:rsid w:val="00824AA8"/>
    <w:rsid w:val="00824E35"/>
    <w:rsid w:val="00824F81"/>
    <w:rsid w:val="00824FE6"/>
    <w:rsid w:val="00825174"/>
    <w:rsid w:val="00825278"/>
    <w:rsid w:val="00825603"/>
    <w:rsid w:val="00825B3F"/>
    <w:rsid w:val="00825D3C"/>
    <w:rsid w:val="00825E92"/>
    <w:rsid w:val="0082611D"/>
    <w:rsid w:val="0082618C"/>
    <w:rsid w:val="008268CA"/>
    <w:rsid w:val="00826F2A"/>
    <w:rsid w:val="00826FD0"/>
    <w:rsid w:val="008276AB"/>
    <w:rsid w:val="008278DA"/>
    <w:rsid w:val="00827F69"/>
    <w:rsid w:val="00830027"/>
    <w:rsid w:val="00830274"/>
    <w:rsid w:val="0083029A"/>
    <w:rsid w:val="00830488"/>
    <w:rsid w:val="00830914"/>
    <w:rsid w:val="00830C4F"/>
    <w:rsid w:val="00830D8A"/>
    <w:rsid w:val="00830E17"/>
    <w:rsid w:val="00830E47"/>
    <w:rsid w:val="008311FD"/>
    <w:rsid w:val="0083185D"/>
    <w:rsid w:val="008318C2"/>
    <w:rsid w:val="00831BFB"/>
    <w:rsid w:val="00831DCE"/>
    <w:rsid w:val="00832111"/>
    <w:rsid w:val="00832151"/>
    <w:rsid w:val="008321AE"/>
    <w:rsid w:val="00832365"/>
    <w:rsid w:val="00832680"/>
    <w:rsid w:val="00832BDB"/>
    <w:rsid w:val="00832CC0"/>
    <w:rsid w:val="00832DC5"/>
    <w:rsid w:val="00832EA9"/>
    <w:rsid w:val="0083345B"/>
    <w:rsid w:val="00833784"/>
    <w:rsid w:val="008338DB"/>
    <w:rsid w:val="00833BFE"/>
    <w:rsid w:val="00833EDF"/>
    <w:rsid w:val="00833FCE"/>
    <w:rsid w:val="0083436D"/>
    <w:rsid w:val="00834375"/>
    <w:rsid w:val="00834964"/>
    <w:rsid w:val="00834A7D"/>
    <w:rsid w:val="00835002"/>
    <w:rsid w:val="00835107"/>
    <w:rsid w:val="0083548F"/>
    <w:rsid w:val="00835523"/>
    <w:rsid w:val="00835791"/>
    <w:rsid w:val="0083630D"/>
    <w:rsid w:val="00836A9D"/>
    <w:rsid w:val="00836BF5"/>
    <w:rsid w:val="00836D62"/>
    <w:rsid w:val="00836DE8"/>
    <w:rsid w:val="0083713A"/>
    <w:rsid w:val="0083721A"/>
    <w:rsid w:val="00837745"/>
    <w:rsid w:val="0084015B"/>
    <w:rsid w:val="00840927"/>
    <w:rsid w:val="00840A50"/>
    <w:rsid w:val="00840AC4"/>
    <w:rsid w:val="00840BE0"/>
    <w:rsid w:val="00840D98"/>
    <w:rsid w:val="0084112F"/>
    <w:rsid w:val="008411B3"/>
    <w:rsid w:val="00841441"/>
    <w:rsid w:val="00841493"/>
    <w:rsid w:val="008417ED"/>
    <w:rsid w:val="00842237"/>
    <w:rsid w:val="008423F2"/>
    <w:rsid w:val="00842513"/>
    <w:rsid w:val="008426ED"/>
    <w:rsid w:val="0084279B"/>
    <w:rsid w:val="00842841"/>
    <w:rsid w:val="00842C46"/>
    <w:rsid w:val="00842D2B"/>
    <w:rsid w:val="0084301C"/>
    <w:rsid w:val="00843028"/>
    <w:rsid w:val="00843347"/>
    <w:rsid w:val="00843B3A"/>
    <w:rsid w:val="00843F63"/>
    <w:rsid w:val="0084416B"/>
    <w:rsid w:val="008443D4"/>
    <w:rsid w:val="00844669"/>
    <w:rsid w:val="008446D2"/>
    <w:rsid w:val="008449ED"/>
    <w:rsid w:val="00844ACA"/>
    <w:rsid w:val="00844B12"/>
    <w:rsid w:val="00844D75"/>
    <w:rsid w:val="00844EAE"/>
    <w:rsid w:val="00845042"/>
    <w:rsid w:val="008450AB"/>
    <w:rsid w:val="00845BF3"/>
    <w:rsid w:val="00845C0C"/>
    <w:rsid w:val="00846376"/>
    <w:rsid w:val="00846505"/>
    <w:rsid w:val="008468D4"/>
    <w:rsid w:val="00846ACF"/>
    <w:rsid w:val="00846C7F"/>
    <w:rsid w:val="00846C87"/>
    <w:rsid w:val="00846DA9"/>
    <w:rsid w:val="00847D01"/>
    <w:rsid w:val="00847E91"/>
    <w:rsid w:val="008502B8"/>
    <w:rsid w:val="008503DE"/>
    <w:rsid w:val="0085046B"/>
    <w:rsid w:val="0085066D"/>
    <w:rsid w:val="008507FE"/>
    <w:rsid w:val="00850911"/>
    <w:rsid w:val="00850AE6"/>
    <w:rsid w:val="00850D04"/>
    <w:rsid w:val="00850E0E"/>
    <w:rsid w:val="00850E5B"/>
    <w:rsid w:val="00851200"/>
    <w:rsid w:val="00851325"/>
    <w:rsid w:val="00851367"/>
    <w:rsid w:val="0085166D"/>
    <w:rsid w:val="008519AC"/>
    <w:rsid w:val="00851F16"/>
    <w:rsid w:val="008524CC"/>
    <w:rsid w:val="008528EA"/>
    <w:rsid w:val="00852A99"/>
    <w:rsid w:val="00852B3D"/>
    <w:rsid w:val="00852CE6"/>
    <w:rsid w:val="00852D58"/>
    <w:rsid w:val="00852EEC"/>
    <w:rsid w:val="00852EFA"/>
    <w:rsid w:val="00853007"/>
    <w:rsid w:val="0085309F"/>
    <w:rsid w:val="008535AA"/>
    <w:rsid w:val="00853646"/>
    <w:rsid w:val="00853664"/>
    <w:rsid w:val="008537DC"/>
    <w:rsid w:val="008538B9"/>
    <w:rsid w:val="0085390D"/>
    <w:rsid w:val="00853B97"/>
    <w:rsid w:val="00853C6D"/>
    <w:rsid w:val="00853F7B"/>
    <w:rsid w:val="0085442F"/>
    <w:rsid w:val="008546D5"/>
    <w:rsid w:val="00854827"/>
    <w:rsid w:val="00854AFA"/>
    <w:rsid w:val="00854B96"/>
    <w:rsid w:val="00854D52"/>
    <w:rsid w:val="00855CE9"/>
    <w:rsid w:val="00855D70"/>
    <w:rsid w:val="00856217"/>
    <w:rsid w:val="0085633F"/>
    <w:rsid w:val="008563ED"/>
    <w:rsid w:val="00856877"/>
    <w:rsid w:val="00856AB2"/>
    <w:rsid w:val="00856B3F"/>
    <w:rsid w:val="00856C4D"/>
    <w:rsid w:val="00856E94"/>
    <w:rsid w:val="00856EFB"/>
    <w:rsid w:val="0085703B"/>
    <w:rsid w:val="00857092"/>
    <w:rsid w:val="0085710B"/>
    <w:rsid w:val="00857749"/>
    <w:rsid w:val="008578C4"/>
    <w:rsid w:val="00860292"/>
    <w:rsid w:val="0086033A"/>
    <w:rsid w:val="00860667"/>
    <w:rsid w:val="008607B4"/>
    <w:rsid w:val="008608BC"/>
    <w:rsid w:val="00860CD5"/>
    <w:rsid w:val="00860D51"/>
    <w:rsid w:val="00861036"/>
    <w:rsid w:val="00861199"/>
    <w:rsid w:val="0086126F"/>
    <w:rsid w:val="00861466"/>
    <w:rsid w:val="008616AF"/>
    <w:rsid w:val="008616C9"/>
    <w:rsid w:val="00861955"/>
    <w:rsid w:val="008621EF"/>
    <w:rsid w:val="0086227F"/>
    <w:rsid w:val="00862651"/>
    <w:rsid w:val="00863504"/>
    <w:rsid w:val="0086396C"/>
    <w:rsid w:val="008641FE"/>
    <w:rsid w:val="00864221"/>
    <w:rsid w:val="00864341"/>
    <w:rsid w:val="00864524"/>
    <w:rsid w:val="00864530"/>
    <w:rsid w:val="0086455C"/>
    <w:rsid w:val="008645DC"/>
    <w:rsid w:val="00864787"/>
    <w:rsid w:val="00864826"/>
    <w:rsid w:val="00864DCE"/>
    <w:rsid w:val="00864E9A"/>
    <w:rsid w:val="0086502F"/>
    <w:rsid w:val="00865505"/>
    <w:rsid w:val="00865626"/>
    <w:rsid w:val="008657B9"/>
    <w:rsid w:val="008658D3"/>
    <w:rsid w:val="008659CF"/>
    <w:rsid w:val="00865B3D"/>
    <w:rsid w:val="00865E8D"/>
    <w:rsid w:val="00865F6D"/>
    <w:rsid w:val="008665B5"/>
    <w:rsid w:val="00866828"/>
    <w:rsid w:val="00866897"/>
    <w:rsid w:val="00866E47"/>
    <w:rsid w:val="00866FA1"/>
    <w:rsid w:val="008670BD"/>
    <w:rsid w:val="0086714C"/>
    <w:rsid w:val="0086745F"/>
    <w:rsid w:val="0086764B"/>
    <w:rsid w:val="0086791B"/>
    <w:rsid w:val="008679DB"/>
    <w:rsid w:val="00867A47"/>
    <w:rsid w:val="00867BE4"/>
    <w:rsid w:val="008702EA"/>
    <w:rsid w:val="008706FB"/>
    <w:rsid w:val="00870AD2"/>
    <w:rsid w:val="00870BD9"/>
    <w:rsid w:val="00870EFD"/>
    <w:rsid w:val="00871245"/>
    <w:rsid w:val="0087175A"/>
    <w:rsid w:val="00871C66"/>
    <w:rsid w:val="00871D3E"/>
    <w:rsid w:val="00871ECC"/>
    <w:rsid w:val="00871F3F"/>
    <w:rsid w:val="008727C8"/>
    <w:rsid w:val="008729D7"/>
    <w:rsid w:val="008730E6"/>
    <w:rsid w:val="0087335C"/>
    <w:rsid w:val="00873615"/>
    <w:rsid w:val="00873B4C"/>
    <w:rsid w:val="00873D1C"/>
    <w:rsid w:val="00873FBC"/>
    <w:rsid w:val="008741FF"/>
    <w:rsid w:val="0087420E"/>
    <w:rsid w:val="0087447E"/>
    <w:rsid w:val="0087480C"/>
    <w:rsid w:val="00874C5F"/>
    <w:rsid w:val="00874D3D"/>
    <w:rsid w:val="008751D5"/>
    <w:rsid w:val="00875769"/>
    <w:rsid w:val="00875B9F"/>
    <w:rsid w:val="00875CC6"/>
    <w:rsid w:val="008767A0"/>
    <w:rsid w:val="00876C04"/>
    <w:rsid w:val="00876CD6"/>
    <w:rsid w:val="00876F04"/>
    <w:rsid w:val="008770A4"/>
    <w:rsid w:val="008777AA"/>
    <w:rsid w:val="00877888"/>
    <w:rsid w:val="0087796C"/>
    <w:rsid w:val="00877E5C"/>
    <w:rsid w:val="00880242"/>
    <w:rsid w:val="00880343"/>
    <w:rsid w:val="0088048F"/>
    <w:rsid w:val="008807C1"/>
    <w:rsid w:val="00880ACC"/>
    <w:rsid w:val="00880D6D"/>
    <w:rsid w:val="00880E39"/>
    <w:rsid w:val="0088112B"/>
    <w:rsid w:val="0088157F"/>
    <w:rsid w:val="008815B4"/>
    <w:rsid w:val="008818EE"/>
    <w:rsid w:val="00881B85"/>
    <w:rsid w:val="00881EF6"/>
    <w:rsid w:val="0088203E"/>
    <w:rsid w:val="00882082"/>
    <w:rsid w:val="00882CBB"/>
    <w:rsid w:val="008833D3"/>
    <w:rsid w:val="00883679"/>
    <w:rsid w:val="008837A8"/>
    <w:rsid w:val="008839AF"/>
    <w:rsid w:val="00883BAE"/>
    <w:rsid w:val="00883DA4"/>
    <w:rsid w:val="00883ED9"/>
    <w:rsid w:val="0088401A"/>
    <w:rsid w:val="008845A8"/>
    <w:rsid w:val="00884940"/>
    <w:rsid w:val="008849A2"/>
    <w:rsid w:val="00884D80"/>
    <w:rsid w:val="00884E0F"/>
    <w:rsid w:val="00884EAF"/>
    <w:rsid w:val="00885767"/>
    <w:rsid w:val="00885A7A"/>
    <w:rsid w:val="00885DFD"/>
    <w:rsid w:val="00886046"/>
    <w:rsid w:val="00886120"/>
    <w:rsid w:val="008864EF"/>
    <w:rsid w:val="00886C8B"/>
    <w:rsid w:val="00886E4C"/>
    <w:rsid w:val="00887097"/>
    <w:rsid w:val="008871FF"/>
    <w:rsid w:val="008878D2"/>
    <w:rsid w:val="008878FE"/>
    <w:rsid w:val="00887DF8"/>
    <w:rsid w:val="00887E7B"/>
    <w:rsid w:val="00890083"/>
    <w:rsid w:val="00890845"/>
    <w:rsid w:val="00890A16"/>
    <w:rsid w:val="00890A66"/>
    <w:rsid w:val="00890B00"/>
    <w:rsid w:val="00890BBD"/>
    <w:rsid w:val="0089119A"/>
    <w:rsid w:val="00891239"/>
    <w:rsid w:val="008913D1"/>
    <w:rsid w:val="008913F5"/>
    <w:rsid w:val="00891441"/>
    <w:rsid w:val="00891882"/>
    <w:rsid w:val="00891913"/>
    <w:rsid w:val="00891968"/>
    <w:rsid w:val="00891FA0"/>
    <w:rsid w:val="00892185"/>
    <w:rsid w:val="00892337"/>
    <w:rsid w:val="00892457"/>
    <w:rsid w:val="00892766"/>
    <w:rsid w:val="00892B59"/>
    <w:rsid w:val="00892E01"/>
    <w:rsid w:val="008931EB"/>
    <w:rsid w:val="0089328A"/>
    <w:rsid w:val="0089354F"/>
    <w:rsid w:val="008935EE"/>
    <w:rsid w:val="0089369D"/>
    <w:rsid w:val="0089393A"/>
    <w:rsid w:val="00893B8C"/>
    <w:rsid w:val="00893F66"/>
    <w:rsid w:val="00893F86"/>
    <w:rsid w:val="00894012"/>
    <w:rsid w:val="0089443B"/>
    <w:rsid w:val="008945E5"/>
    <w:rsid w:val="00894913"/>
    <w:rsid w:val="00894EA8"/>
    <w:rsid w:val="00895668"/>
    <w:rsid w:val="0089568F"/>
    <w:rsid w:val="0089573A"/>
    <w:rsid w:val="00895A14"/>
    <w:rsid w:val="00895AC6"/>
    <w:rsid w:val="00895F0A"/>
    <w:rsid w:val="008960DE"/>
    <w:rsid w:val="008961F0"/>
    <w:rsid w:val="008961F1"/>
    <w:rsid w:val="00896325"/>
    <w:rsid w:val="008963D8"/>
    <w:rsid w:val="0089646F"/>
    <w:rsid w:val="00896656"/>
    <w:rsid w:val="00896804"/>
    <w:rsid w:val="008968B1"/>
    <w:rsid w:val="0089699F"/>
    <w:rsid w:val="00896A65"/>
    <w:rsid w:val="008970C3"/>
    <w:rsid w:val="00897142"/>
    <w:rsid w:val="008978F6"/>
    <w:rsid w:val="00897B64"/>
    <w:rsid w:val="008A01F1"/>
    <w:rsid w:val="008A02AA"/>
    <w:rsid w:val="008A0574"/>
    <w:rsid w:val="008A0674"/>
    <w:rsid w:val="008A0B38"/>
    <w:rsid w:val="008A0BBB"/>
    <w:rsid w:val="008A0EEA"/>
    <w:rsid w:val="008A106C"/>
    <w:rsid w:val="008A13F1"/>
    <w:rsid w:val="008A15C6"/>
    <w:rsid w:val="008A17EE"/>
    <w:rsid w:val="008A19EB"/>
    <w:rsid w:val="008A1B23"/>
    <w:rsid w:val="008A1BA3"/>
    <w:rsid w:val="008A1C4B"/>
    <w:rsid w:val="008A1EE7"/>
    <w:rsid w:val="008A2000"/>
    <w:rsid w:val="008A203C"/>
    <w:rsid w:val="008A26E2"/>
    <w:rsid w:val="008A283E"/>
    <w:rsid w:val="008A2C61"/>
    <w:rsid w:val="008A2DF8"/>
    <w:rsid w:val="008A389E"/>
    <w:rsid w:val="008A3C1A"/>
    <w:rsid w:val="008A3FD3"/>
    <w:rsid w:val="008A4239"/>
    <w:rsid w:val="008A46CB"/>
    <w:rsid w:val="008A49F5"/>
    <w:rsid w:val="008A4C22"/>
    <w:rsid w:val="008A4ECA"/>
    <w:rsid w:val="008A5531"/>
    <w:rsid w:val="008A58D4"/>
    <w:rsid w:val="008A5A46"/>
    <w:rsid w:val="008A5A8A"/>
    <w:rsid w:val="008A5AC9"/>
    <w:rsid w:val="008A5ECC"/>
    <w:rsid w:val="008A6208"/>
    <w:rsid w:val="008A6410"/>
    <w:rsid w:val="008A6899"/>
    <w:rsid w:val="008A69AF"/>
    <w:rsid w:val="008A762D"/>
    <w:rsid w:val="008A766A"/>
    <w:rsid w:val="008A7721"/>
    <w:rsid w:val="008A775C"/>
    <w:rsid w:val="008A7B82"/>
    <w:rsid w:val="008A7FAC"/>
    <w:rsid w:val="008A7FBE"/>
    <w:rsid w:val="008B0116"/>
    <w:rsid w:val="008B02C2"/>
    <w:rsid w:val="008B0366"/>
    <w:rsid w:val="008B0371"/>
    <w:rsid w:val="008B03C4"/>
    <w:rsid w:val="008B03FB"/>
    <w:rsid w:val="008B04DE"/>
    <w:rsid w:val="008B0BE0"/>
    <w:rsid w:val="008B0F66"/>
    <w:rsid w:val="008B124D"/>
    <w:rsid w:val="008B1A33"/>
    <w:rsid w:val="008B1B0F"/>
    <w:rsid w:val="008B1CBC"/>
    <w:rsid w:val="008B1DDD"/>
    <w:rsid w:val="008B1E95"/>
    <w:rsid w:val="008B271E"/>
    <w:rsid w:val="008B2A32"/>
    <w:rsid w:val="008B32DA"/>
    <w:rsid w:val="008B3498"/>
    <w:rsid w:val="008B368B"/>
    <w:rsid w:val="008B3D00"/>
    <w:rsid w:val="008B3FA2"/>
    <w:rsid w:val="008B4249"/>
    <w:rsid w:val="008B4D16"/>
    <w:rsid w:val="008B5D3A"/>
    <w:rsid w:val="008B5DA3"/>
    <w:rsid w:val="008B5DCF"/>
    <w:rsid w:val="008B6411"/>
    <w:rsid w:val="008B64C0"/>
    <w:rsid w:val="008B670C"/>
    <w:rsid w:val="008B6820"/>
    <w:rsid w:val="008B6B6B"/>
    <w:rsid w:val="008B6BC1"/>
    <w:rsid w:val="008B73CD"/>
    <w:rsid w:val="008B75DD"/>
    <w:rsid w:val="008B786E"/>
    <w:rsid w:val="008B7D65"/>
    <w:rsid w:val="008C0136"/>
    <w:rsid w:val="008C05F8"/>
    <w:rsid w:val="008C06CB"/>
    <w:rsid w:val="008C0770"/>
    <w:rsid w:val="008C0A13"/>
    <w:rsid w:val="008C0B2D"/>
    <w:rsid w:val="008C0BA1"/>
    <w:rsid w:val="008C117C"/>
    <w:rsid w:val="008C1304"/>
    <w:rsid w:val="008C18E5"/>
    <w:rsid w:val="008C1969"/>
    <w:rsid w:val="008C20D4"/>
    <w:rsid w:val="008C2894"/>
    <w:rsid w:val="008C2A2A"/>
    <w:rsid w:val="008C2F19"/>
    <w:rsid w:val="008C3014"/>
    <w:rsid w:val="008C308A"/>
    <w:rsid w:val="008C32B1"/>
    <w:rsid w:val="008C35F1"/>
    <w:rsid w:val="008C38D6"/>
    <w:rsid w:val="008C3936"/>
    <w:rsid w:val="008C3B79"/>
    <w:rsid w:val="008C3DF4"/>
    <w:rsid w:val="008C402B"/>
    <w:rsid w:val="008C4165"/>
    <w:rsid w:val="008C41F2"/>
    <w:rsid w:val="008C46D6"/>
    <w:rsid w:val="008C4964"/>
    <w:rsid w:val="008C4A52"/>
    <w:rsid w:val="008C4B88"/>
    <w:rsid w:val="008C4C24"/>
    <w:rsid w:val="008C5034"/>
    <w:rsid w:val="008C512E"/>
    <w:rsid w:val="008C519B"/>
    <w:rsid w:val="008C54B1"/>
    <w:rsid w:val="008C54CA"/>
    <w:rsid w:val="008C54DE"/>
    <w:rsid w:val="008C5521"/>
    <w:rsid w:val="008C5533"/>
    <w:rsid w:val="008C55EF"/>
    <w:rsid w:val="008C574C"/>
    <w:rsid w:val="008C592A"/>
    <w:rsid w:val="008C5935"/>
    <w:rsid w:val="008C5B5E"/>
    <w:rsid w:val="008C5BBF"/>
    <w:rsid w:val="008C5E79"/>
    <w:rsid w:val="008C6175"/>
    <w:rsid w:val="008C6255"/>
    <w:rsid w:val="008C6447"/>
    <w:rsid w:val="008C6704"/>
    <w:rsid w:val="008C6A77"/>
    <w:rsid w:val="008C6B6B"/>
    <w:rsid w:val="008C6BC4"/>
    <w:rsid w:val="008C6C9C"/>
    <w:rsid w:val="008C6E9E"/>
    <w:rsid w:val="008C6FBD"/>
    <w:rsid w:val="008C76CC"/>
    <w:rsid w:val="008C7708"/>
    <w:rsid w:val="008C79F3"/>
    <w:rsid w:val="008C7AFC"/>
    <w:rsid w:val="008C7B91"/>
    <w:rsid w:val="008D0062"/>
    <w:rsid w:val="008D0660"/>
    <w:rsid w:val="008D0751"/>
    <w:rsid w:val="008D084F"/>
    <w:rsid w:val="008D0C74"/>
    <w:rsid w:val="008D103B"/>
    <w:rsid w:val="008D110A"/>
    <w:rsid w:val="008D197E"/>
    <w:rsid w:val="008D1CC6"/>
    <w:rsid w:val="008D1F6B"/>
    <w:rsid w:val="008D1F8A"/>
    <w:rsid w:val="008D20B4"/>
    <w:rsid w:val="008D24B5"/>
    <w:rsid w:val="008D2F05"/>
    <w:rsid w:val="008D2F2C"/>
    <w:rsid w:val="008D3188"/>
    <w:rsid w:val="008D32C3"/>
    <w:rsid w:val="008D3591"/>
    <w:rsid w:val="008D364B"/>
    <w:rsid w:val="008D3657"/>
    <w:rsid w:val="008D3721"/>
    <w:rsid w:val="008D39CE"/>
    <w:rsid w:val="008D3ABE"/>
    <w:rsid w:val="008D42EF"/>
    <w:rsid w:val="008D431A"/>
    <w:rsid w:val="008D465A"/>
    <w:rsid w:val="008D4682"/>
    <w:rsid w:val="008D47B0"/>
    <w:rsid w:val="008D4AB2"/>
    <w:rsid w:val="008D4BBA"/>
    <w:rsid w:val="008D50FE"/>
    <w:rsid w:val="008D53B8"/>
    <w:rsid w:val="008D53FB"/>
    <w:rsid w:val="008D5443"/>
    <w:rsid w:val="008D5502"/>
    <w:rsid w:val="008D57D8"/>
    <w:rsid w:val="008D58A5"/>
    <w:rsid w:val="008D5F70"/>
    <w:rsid w:val="008D6192"/>
    <w:rsid w:val="008D61FF"/>
    <w:rsid w:val="008D6217"/>
    <w:rsid w:val="008D6399"/>
    <w:rsid w:val="008D6740"/>
    <w:rsid w:val="008D683C"/>
    <w:rsid w:val="008D6C15"/>
    <w:rsid w:val="008D6D9C"/>
    <w:rsid w:val="008D6EC4"/>
    <w:rsid w:val="008D701E"/>
    <w:rsid w:val="008D734D"/>
    <w:rsid w:val="008D7424"/>
    <w:rsid w:val="008D763B"/>
    <w:rsid w:val="008D79A3"/>
    <w:rsid w:val="008D7EB6"/>
    <w:rsid w:val="008D7F71"/>
    <w:rsid w:val="008E0222"/>
    <w:rsid w:val="008E03CD"/>
    <w:rsid w:val="008E0681"/>
    <w:rsid w:val="008E07F3"/>
    <w:rsid w:val="008E0FD9"/>
    <w:rsid w:val="008E108A"/>
    <w:rsid w:val="008E12F0"/>
    <w:rsid w:val="008E143C"/>
    <w:rsid w:val="008E14DC"/>
    <w:rsid w:val="008E164A"/>
    <w:rsid w:val="008E1899"/>
    <w:rsid w:val="008E193F"/>
    <w:rsid w:val="008E1D6D"/>
    <w:rsid w:val="008E1DBF"/>
    <w:rsid w:val="008E1E9B"/>
    <w:rsid w:val="008E1F60"/>
    <w:rsid w:val="008E1FA9"/>
    <w:rsid w:val="008E22C7"/>
    <w:rsid w:val="008E24CB"/>
    <w:rsid w:val="008E24D1"/>
    <w:rsid w:val="008E25D9"/>
    <w:rsid w:val="008E2DF3"/>
    <w:rsid w:val="008E2EC2"/>
    <w:rsid w:val="008E2FFF"/>
    <w:rsid w:val="008E3883"/>
    <w:rsid w:val="008E3AAF"/>
    <w:rsid w:val="008E3DEB"/>
    <w:rsid w:val="008E3E88"/>
    <w:rsid w:val="008E3F42"/>
    <w:rsid w:val="008E4109"/>
    <w:rsid w:val="008E41CF"/>
    <w:rsid w:val="008E4220"/>
    <w:rsid w:val="008E43BA"/>
    <w:rsid w:val="008E45E2"/>
    <w:rsid w:val="008E512B"/>
    <w:rsid w:val="008E5647"/>
    <w:rsid w:val="008E56AD"/>
    <w:rsid w:val="008E59C6"/>
    <w:rsid w:val="008E5B2E"/>
    <w:rsid w:val="008E5D11"/>
    <w:rsid w:val="008E6991"/>
    <w:rsid w:val="008E6BCE"/>
    <w:rsid w:val="008E6C32"/>
    <w:rsid w:val="008E6E5D"/>
    <w:rsid w:val="008E7002"/>
    <w:rsid w:val="008E7294"/>
    <w:rsid w:val="008E7435"/>
    <w:rsid w:val="008E79CD"/>
    <w:rsid w:val="008E7A3B"/>
    <w:rsid w:val="008E7DB7"/>
    <w:rsid w:val="008F04B3"/>
    <w:rsid w:val="008F0882"/>
    <w:rsid w:val="008F0AE9"/>
    <w:rsid w:val="008F0B55"/>
    <w:rsid w:val="008F0C4E"/>
    <w:rsid w:val="008F0CB3"/>
    <w:rsid w:val="008F0D54"/>
    <w:rsid w:val="008F1104"/>
    <w:rsid w:val="008F11EE"/>
    <w:rsid w:val="008F1675"/>
    <w:rsid w:val="008F1794"/>
    <w:rsid w:val="008F19AE"/>
    <w:rsid w:val="008F1EF3"/>
    <w:rsid w:val="008F2636"/>
    <w:rsid w:val="008F2832"/>
    <w:rsid w:val="008F291B"/>
    <w:rsid w:val="008F2A8F"/>
    <w:rsid w:val="008F2C0D"/>
    <w:rsid w:val="008F2D5C"/>
    <w:rsid w:val="008F2E17"/>
    <w:rsid w:val="008F2FBE"/>
    <w:rsid w:val="008F31D5"/>
    <w:rsid w:val="008F3274"/>
    <w:rsid w:val="008F34AC"/>
    <w:rsid w:val="008F36AC"/>
    <w:rsid w:val="008F3DE3"/>
    <w:rsid w:val="008F4A6D"/>
    <w:rsid w:val="008F62E2"/>
    <w:rsid w:val="008F69FF"/>
    <w:rsid w:val="008F6C3B"/>
    <w:rsid w:val="008F6D4C"/>
    <w:rsid w:val="008F6E2B"/>
    <w:rsid w:val="008F6EE5"/>
    <w:rsid w:val="008F716D"/>
    <w:rsid w:val="008F749A"/>
    <w:rsid w:val="008F7F2A"/>
    <w:rsid w:val="00900159"/>
    <w:rsid w:val="009001A3"/>
    <w:rsid w:val="009001F3"/>
    <w:rsid w:val="00900313"/>
    <w:rsid w:val="0090031A"/>
    <w:rsid w:val="00900759"/>
    <w:rsid w:val="009008A5"/>
    <w:rsid w:val="00900A7B"/>
    <w:rsid w:val="009010A7"/>
    <w:rsid w:val="009014B5"/>
    <w:rsid w:val="00901753"/>
    <w:rsid w:val="00901C92"/>
    <w:rsid w:val="00901D8B"/>
    <w:rsid w:val="0090219C"/>
    <w:rsid w:val="009021B0"/>
    <w:rsid w:val="0090224D"/>
    <w:rsid w:val="0090229C"/>
    <w:rsid w:val="009022EE"/>
    <w:rsid w:val="009025E3"/>
    <w:rsid w:val="00902B0A"/>
    <w:rsid w:val="00902B27"/>
    <w:rsid w:val="00903470"/>
    <w:rsid w:val="00903B11"/>
    <w:rsid w:val="00903B34"/>
    <w:rsid w:val="00903E77"/>
    <w:rsid w:val="0090410E"/>
    <w:rsid w:val="009043C8"/>
    <w:rsid w:val="00904CB5"/>
    <w:rsid w:val="00904CCD"/>
    <w:rsid w:val="00904E4F"/>
    <w:rsid w:val="00905515"/>
    <w:rsid w:val="009055B1"/>
    <w:rsid w:val="009055EE"/>
    <w:rsid w:val="009058A4"/>
    <w:rsid w:val="00905DEF"/>
    <w:rsid w:val="00905E98"/>
    <w:rsid w:val="009062B8"/>
    <w:rsid w:val="00906400"/>
    <w:rsid w:val="009067EF"/>
    <w:rsid w:val="00907441"/>
    <w:rsid w:val="0090762F"/>
    <w:rsid w:val="00907780"/>
    <w:rsid w:val="009109C2"/>
    <w:rsid w:val="00910BB8"/>
    <w:rsid w:val="00910D9F"/>
    <w:rsid w:val="00910EBF"/>
    <w:rsid w:val="00910FFF"/>
    <w:rsid w:val="009110E3"/>
    <w:rsid w:val="0091113F"/>
    <w:rsid w:val="0091116F"/>
    <w:rsid w:val="0091145D"/>
    <w:rsid w:val="009114D8"/>
    <w:rsid w:val="0091186B"/>
    <w:rsid w:val="00911CCC"/>
    <w:rsid w:val="00911E26"/>
    <w:rsid w:val="00911E40"/>
    <w:rsid w:val="00911EA7"/>
    <w:rsid w:val="00911F5A"/>
    <w:rsid w:val="00912B0D"/>
    <w:rsid w:val="00912B73"/>
    <w:rsid w:val="0091306F"/>
    <w:rsid w:val="009132AD"/>
    <w:rsid w:val="009133BD"/>
    <w:rsid w:val="00913518"/>
    <w:rsid w:val="00913686"/>
    <w:rsid w:val="00913689"/>
    <w:rsid w:val="00913781"/>
    <w:rsid w:val="00913AC5"/>
    <w:rsid w:val="00913D13"/>
    <w:rsid w:val="00913DFC"/>
    <w:rsid w:val="00913F5F"/>
    <w:rsid w:val="0091408A"/>
    <w:rsid w:val="0091471B"/>
    <w:rsid w:val="00914A57"/>
    <w:rsid w:val="00914AD7"/>
    <w:rsid w:val="00914B9F"/>
    <w:rsid w:val="00914EB3"/>
    <w:rsid w:val="00914F4F"/>
    <w:rsid w:val="00915162"/>
    <w:rsid w:val="009156C3"/>
    <w:rsid w:val="0091570D"/>
    <w:rsid w:val="009157FB"/>
    <w:rsid w:val="00915988"/>
    <w:rsid w:val="00915A26"/>
    <w:rsid w:val="00915A32"/>
    <w:rsid w:val="00915A54"/>
    <w:rsid w:val="00915A79"/>
    <w:rsid w:val="00915B97"/>
    <w:rsid w:val="00915C00"/>
    <w:rsid w:val="00915D18"/>
    <w:rsid w:val="009160B2"/>
    <w:rsid w:val="009164E8"/>
    <w:rsid w:val="009166F3"/>
    <w:rsid w:val="00916A69"/>
    <w:rsid w:val="00916CDB"/>
    <w:rsid w:val="00916EC9"/>
    <w:rsid w:val="00916FA7"/>
    <w:rsid w:val="009171DC"/>
    <w:rsid w:val="009173EF"/>
    <w:rsid w:val="0091783F"/>
    <w:rsid w:val="00917C9C"/>
    <w:rsid w:val="009200B6"/>
    <w:rsid w:val="00920144"/>
    <w:rsid w:val="0092046D"/>
    <w:rsid w:val="00920862"/>
    <w:rsid w:val="009208E4"/>
    <w:rsid w:val="0092093C"/>
    <w:rsid w:val="00920B41"/>
    <w:rsid w:val="00921362"/>
    <w:rsid w:val="00921ACB"/>
    <w:rsid w:val="00921CCB"/>
    <w:rsid w:val="00921DED"/>
    <w:rsid w:val="00921DFD"/>
    <w:rsid w:val="00921F33"/>
    <w:rsid w:val="0092206E"/>
    <w:rsid w:val="00922933"/>
    <w:rsid w:val="00922F1F"/>
    <w:rsid w:val="00922F6F"/>
    <w:rsid w:val="0092300B"/>
    <w:rsid w:val="009236B4"/>
    <w:rsid w:val="0092379B"/>
    <w:rsid w:val="00923CDE"/>
    <w:rsid w:val="00923E7F"/>
    <w:rsid w:val="00923F4A"/>
    <w:rsid w:val="00923FC9"/>
    <w:rsid w:val="0092458D"/>
    <w:rsid w:val="00924A57"/>
    <w:rsid w:val="00924AF7"/>
    <w:rsid w:val="00924B2D"/>
    <w:rsid w:val="00924B7B"/>
    <w:rsid w:val="00924C04"/>
    <w:rsid w:val="00924E6A"/>
    <w:rsid w:val="00924F4D"/>
    <w:rsid w:val="009256A4"/>
    <w:rsid w:val="00925D71"/>
    <w:rsid w:val="00925EBD"/>
    <w:rsid w:val="00926222"/>
    <w:rsid w:val="00926346"/>
    <w:rsid w:val="009263CA"/>
    <w:rsid w:val="00926744"/>
    <w:rsid w:val="009267E8"/>
    <w:rsid w:val="009268B5"/>
    <w:rsid w:val="00926CA1"/>
    <w:rsid w:val="00926CA9"/>
    <w:rsid w:val="00926CB8"/>
    <w:rsid w:val="00926D07"/>
    <w:rsid w:val="00927061"/>
    <w:rsid w:val="00927238"/>
    <w:rsid w:val="00927859"/>
    <w:rsid w:val="00927929"/>
    <w:rsid w:val="00927E4E"/>
    <w:rsid w:val="009300CB"/>
    <w:rsid w:val="009302F1"/>
    <w:rsid w:val="00930483"/>
    <w:rsid w:val="009308DA"/>
    <w:rsid w:val="00931129"/>
    <w:rsid w:val="00931619"/>
    <w:rsid w:val="00931680"/>
    <w:rsid w:val="009317C1"/>
    <w:rsid w:val="00931E3E"/>
    <w:rsid w:val="00932041"/>
    <w:rsid w:val="0093273D"/>
    <w:rsid w:val="00932754"/>
    <w:rsid w:val="00932876"/>
    <w:rsid w:val="00932969"/>
    <w:rsid w:val="00932FF1"/>
    <w:rsid w:val="009330BB"/>
    <w:rsid w:val="00933719"/>
    <w:rsid w:val="0093373B"/>
    <w:rsid w:val="009337F9"/>
    <w:rsid w:val="00933949"/>
    <w:rsid w:val="00933C9D"/>
    <w:rsid w:val="00933F5E"/>
    <w:rsid w:val="00934271"/>
    <w:rsid w:val="0093433E"/>
    <w:rsid w:val="009344DF"/>
    <w:rsid w:val="00934633"/>
    <w:rsid w:val="00934D1E"/>
    <w:rsid w:val="00934DE4"/>
    <w:rsid w:val="00934E67"/>
    <w:rsid w:val="00934F36"/>
    <w:rsid w:val="009355C8"/>
    <w:rsid w:val="00935A24"/>
    <w:rsid w:val="00935C6D"/>
    <w:rsid w:val="009360C4"/>
    <w:rsid w:val="00936BC2"/>
    <w:rsid w:val="00936E69"/>
    <w:rsid w:val="009373E2"/>
    <w:rsid w:val="0093790E"/>
    <w:rsid w:val="00937970"/>
    <w:rsid w:val="00937B52"/>
    <w:rsid w:val="00937CEC"/>
    <w:rsid w:val="00937ECE"/>
    <w:rsid w:val="00937FDA"/>
    <w:rsid w:val="0094078A"/>
    <w:rsid w:val="00940B76"/>
    <w:rsid w:val="00940C97"/>
    <w:rsid w:val="00940CA0"/>
    <w:rsid w:val="00940DD7"/>
    <w:rsid w:val="00941045"/>
    <w:rsid w:val="009410EA"/>
    <w:rsid w:val="00941181"/>
    <w:rsid w:val="0094188E"/>
    <w:rsid w:val="00941AF5"/>
    <w:rsid w:val="00941C47"/>
    <w:rsid w:val="00941F94"/>
    <w:rsid w:val="009420B8"/>
    <w:rsid w:val="0094240C"/>
    <w:rsid w:val="00942854"/>
    <w:rsid w:val="00942913"/>
    <w:rsid w:val="00942BEA"/>
    <w:rsid w:val="00942D2A"/>
    <w:rsid w:val="00942EBB"/>
    <w:rsid w:val="0094337D"/>
    <w:rsid w:val="00943688"/>
    <w:rsid w:val="00943961"/>
    <w:rsid w:val="009439C0"/>
    <w:rsid w:val="00943A90"/>
    <w:rsid w:val="00943F41"/>
    <w:rsid w:val="0094406C"/>
    <w:rsid w:val="00944440"/>
    <w:rsid w:val="0094477E"/>
    <w:rsid w:val="009447D7"/>
    <w:rsid w:val="009448F6"/>
    <w:rsid w:val="00944AE1"/>
    <w:rsid w:val="00945326"/>
    <w:rsid w:val="00945430"/>
    <w:rsid w:val="00945516"/>
    <w:rsid w:val="00945787"/>
    <w:rsid w:val="00945A0B"/>
    <w:rsid w:val="00946359"/>
    <w:rsid w:val="00946474"/>
    <w:rsid w:val="00946563"/>
    <w:rsid w:val="00946795"/>
    <w:rsid w:val="00947071"/>
    <w:rsid w:val="009478D5"/>
    <w:rsid w:val="00947BC6"/>
    <w:rsid w:val="00947FF5"/>
    <w:rsid w:val="009501B5"/>
    <w:rsid w:val="0095024C"/>
    <w:rsid w:val="00950308"/>
    <w:rsid w:val="00950C4E"/>
    <w:rsid w:val="009511AD"/>
    <w:rsid w:val="009512AC"/>
    <w:rsid w:val="009515BF"/>
    <w:rsid w:val="00951830"/>
    <w:rsid w:val="00951863"/>
    <w:rsid w:val="0095186B"/>
    <w:rsid w:val="00951870"/>
    <w:rsid w:val="00951D0A"/>
    <w:rsid w:val="00951F87"/>
    <w:rsid w:val="00952505"/>
    <w:rsid w:val="00952D6B"/>
    <w:rsid w:val="00952F37"/>
    <w:rsid w:val="009532F7"/>
    <w:rsid w:val="00953584"/>
    <w:rsid w:val="0095369D"/>
    <w:rsid w:val="009537A0"/>
    <w:rsid w:val="00954561"/>
    <w:rsid w:val="00954A0B"/>
    <w:rsid w:val="00954F26"/>
    <w:rsid w:val="0095527E"/>
    <w:rsid w:val="00955D4D"/>
    <w:rsid w:val="009560D9"/>
    <w:rsid w:val="009561D6"/>
    <w:rsid w:val="00956347"/>
    <w:rsid w:val="00957000"/>
    <w:rsid w:val="00957105"/>
    <w:rsid w:val="009571DE"/>
    <w:rsid w:val="009572A6"/>
    <w:rsid w:val="009575CA"/>
    <w:rsid w:val="00957A3E"/>
    <w:rsid w:val="00957FAF"/>
    <w:rsid w:val="00960262"/>
    <w:rsid w:val="009602E4"/>
    <w:rsid w:val="00960653"/>
    <w:rsid w:val="00960702"/>
    <w:rsid w:val="0096078A"/>
    <w:rsid w:val="00960C12"/>
    <w:rsid w:val="00960C15"/>
    <w:rsid w:val="00960F6F"/>
    <w:rsid w:val="0096172E"/>
    <w:rsid w:val="00961C4D"/>
    <w:rsid w:val="00961DDA"/>
    <w:rsid w:val="00961EAA"/>
    <w:rsid w:val="009621C1"/>
    <w:rsid w:val="009622A9"/>
    <w:rsid w:val="00962312"/>
    <w:rsid w:val="00962508"/>
    <w:rsid w:val="009626D8"/>
    <w:rsid w:val="00962F13"/>
    <w:rsid w:val="0096343E"/>
    <w:rsid w:val="00963634"/>
    <w:rsid w:val="00963DBA"/>
    <w:rsid w:val="009642DB"/>
    <w:rsid w:val="0096451F"/>
    <w:rsid w:val="00964685"/>
    <w:rsid w:val="00964E03"/>
    <w:rsid w:val="00964F11"/>
    <w:rsid w:val="00965152"/>
    <w:rsid w:val="00965214"/>
    <w:rsid w:val="00965293"/>
    <w:rsid w:val="009653FC"/>
    <w:rsid w:val="00965462"/>
    <w:rsid w:val="009655C8"/>
    <w:rsid w:val="00965618"/>
    <w:rsid w:val="009657BF"/>
    <w:rsid w:val="00965B8F"/>
    <w:rsid w:val="00965DF6"/>
    <w:rsid w:val="00965E08"/>
    <w:rsid w:val="00966059"/>
    <w:rsid w:val="00966557"/>
    <w:rsid w:val="00966591"/>
    <w:rsid w:val="00966E6C"/>
    <w:rsid w:val="00966EAA"/>
    <w:rsid w:val="00966EBA"/>
    <w:rsid w:val="009671AA"/>
    <w:rsid w:val="00967365"/>
    <w:rsid w:val="009674A0"/>
    <w:rsid w:val="009677D2"/>
    <w:rsid w:val="00970318"/>
    <w:rsid w:val="009706B5"/>
    <w:rsid w:val="00970B4D"/>
    <w:rsid w:val="00970D68"/>
    <w:rsid w:val="00970E4D"/>
    <w:rsid w:val="00971273"/>
    <w:rsid w:val="0097198E"/>
    <w:rsid w:val="00971A27"/>
    <w:rsid w:val="00971AEA"/>
    <w:rsid w:val="00971C66"/>
    <w:rsid w:val="00971C77"/>
    <w:rsid w:val="009723EE"/>
    <w:rsid w:val="00972543"/>
    <w:rsid w:val="009726A0"/>
    <w:rsid w:val="00972923"/>
    <w:rsid w:val="00972A43"/>
    <w:rsid w:val="00972F9A"/>
    <w:rsid w:val="009737BC"/>
    <w:rsid w:val="00973936"/>
    <w:rsid w:val="00973E60"/>
    <w:rsid w:val="0097416F"/>
    <w:rsid w:val="00974592"/>
    <w:rsid w:val="00974703"/>
    <w:rsid w:val="00974A0E"/>
    <w:rsid w:val="00974EE0"/>
    <w:rsid w:val="00974F0C"/>
    <w:rsid w:val="009750F4"/>
    <w:rsid w:val="00975433"/>
    <w:rsid w:val="0097588C"/>
    <w:rsid w:val="00975EFD"/>
    <w:rsid w:val="00976312"/>
    <w:rsid w:val="00976A9F"/>
    <w:rsid w:val="0097704C"/>
    <w:rsid w:val="00977191"/>
    <w:rsid w:val="009771E6"/>
    <w:rsid w:val="0097769E"/>
    <w:rsid w:val="00977B1F"/>
    <w:rsid w:val="00977C6F"/>
    <w:rsid w:val="00977DC9"/>
    <w:rsid w:val="00980113"/>
    <w:rsid w:val="00980294"/>
    <w:rsid w:val="00980976"/>
    <w:rsid w:val="009809AB"/>
    <w:rsid w:val="009809CE"/>
    <w:rsid w:val="00980D7C"/>
    <w:rsid w:val="00980DBB"/>
    <w:rsid w:val="00980FEA"/>
    <w:rsid w:val="00981012"/>
    <w:rsid w:val="00981658"/>
    <w:rsid w:val="00981E1D"/>
    <w:rsid w:val="0098242B"/>
    <w:rsid w:val="0098270C"/>
    <w:rsid w:val="00982792"/>
    <w:rsid w:val="00982873"/>
    <w:rsid w:val="00982AED"/>
    <w:rsid w:val="00982C98"/>
    <w:rsid w:val="00982C9E"/>
    <w:rsid w:val="00982DA1"/>
    <w:rsid w:val="00982E3C"/>
    <w:rsid w:val="009834AB"/>
    <w:rsid w:val="00983AE9"/>
    <w:rsid w:val="00983F33"/>
    <w:rsid w:val="00984E0D"/>
    <w:rsid w:val="009850DE"/>
    <w:rsid w:val="00985193"/>
    <w:rsid w:val="009851D2"/>
    <w:rsid w:val="00985243"/>
    <w:rsid w:val="00985587"/>
    <w:rsid w:val="00985677"/>
    <w:rsid w:val="00985792"/>
    <w:rsid w:val="0098579A"/>
    <w:rsid w:val="009858BD"/>
    <w:rsid w:val="009862AB"/>
    <w:rsid w:val="00986355"/>
    <w:rsid w:val="00986790"/>
    <w:rsid w:val="009869CC"/>
    <w:rsid w:val="009869EC"/>
    <w:rsid w:val="00986B1C"/>
    <w:rsid w:val="00986BDD"/>
    <w:rsid w:val="00987000"/>
    <w:rsid w:val="0098717D"/>
    <w:rsid w:val="009876DA"/>
    <w:rsid w:val="00987759"/>
    <w:rsid w:val="00987979"/>
    <w:rsid w:val="009879ED"/>
    <w:rsid w:val="00987B3D"/>
    <w:rsid w:val="00987B8A"/>
    <w:rsid w:val="00990003"/>
    <w:rsid w:val="009900B3"/>
    <w:rsid w:val="00990662"/>
    <w:rsid w:val="00990B41"/>
    <w:rsid w:val="00990CC8"/>
    <w:rsid w:val="00990D9A"/>
    <w:rsid w:val="0099101B"/>
    <w:rsid w:val="00991041"/>
    <w:rsid w:val="009917B2"/>
    <w:rsid w:val="00991872"/>
    <w:rsid w:val="00991B98"/>
    <w:rsid w:val="00992356"/>
    <w:rsid w:val="0099275C"/>
    <w:rsid w:val="00992950"/>
    <w:rsid w:val="00992B82"/>
    <w:rsid w:val="00992BCD"/>
    <w:rsid w:val="00992C4A"/>
    <w:rsid w:val="00992D18"/>
    <w:rsid w:val="00993759"/>
    <w:rsid w:val="0099380D"/>
    <w:rsid w:val="009939BC"/>
    <w:rsid w:val="00993A02"/>
    <w:rsid w:val="00993B33"/>
    <w:rsid w:val="0099415C"/>
    <w:rsid w:val="00994314"/>
    <w:rsid w:val="0099463F"/>
    <w:rsid w:val="00994733"/>
    <w:rsid w:val="0099490B"/>
    <w:rsid w:val="00994BB1"/>
    <w:rsid w:val="00995404"/>
    <w:rsid w:val="009955DE"/>
    <w:rsid w:val="0099564D"/>
    <w:rsid w:val="009959D4"/>
    <w:rsid w:val="00995CE4"/>
    <w:rsid w:val="009960C5"/>
    <w:rsid w:val="00996239"/>
    <w:rsid w:val="009962FF"/>
    <w:rsid w:val="009965DC"/>
    <w:rsid w:val="0099691D"/>
    <w:rsid w:val="00996B03"/>
    <w:rsid w:val="00996B49"/>
    <w:rsid w:val="00996BAA"/>
    <w:rsid w:val="009970BC"/>
    <w:rsid w:val="009974C3"/>
    <w:rsid w:val="00997540"/>
    <w:rsid w:val="00997A16"/>
    <w:rsid w:val="00997BF0"/>
    <w:rsid w:val="00997C91"/>
    <w:rsid w:val="009A01A8"/>
    <w:rsid w:val="009A0341"/>
    <w:rsid w:val="009A05F8"/>
    <w:rsid w:val="009A0619"/>
    <w:rsid w:val="009A0CAF"/>
    <w:rsid w:val="009A0CD1"/>
    <w:rsid w:val="009A1083"/>
    <w:rsid w:val="009A11A5"/>
    <w:rsid w:val="009A11BD"/>
    <w:rsid w:val="009A135A"/>
    <w:rsid w:val="009A1367"/>
    <w:rsid w:val="009A160C"/>
    <w:rsid w:val="009A1633"/>
    <w:rsid w:val="009A1636"/>
    <w:rsid w:val="009A188D"/>
    <w:rsid w:val="009A1FAC"/>
    <w:rsid w:val="009A2328"/>
    <w:rsid w:val="009A2410"/>
    <w:rsid w:val="009A27AA"/>
    <w:rsid w:val="009A2948"/>
    <w:rsid w:val="009A2986"/>
    <w:rsid w:val="009A2A25"/>
    <w:rsid w:val="009A2B89"/>
    <w:rsid w:val="009A2CAD"/>
    <w:rsid w:val="009A331E"/>
    <w:rsid w:val="009A3654"/>
    <w:rsid w:val="009A3852"/>
    <w:rsid w:val="009A3E48"/>
    <w:rsid w:val="009A4477"/>
    <w:rsid w:val="009A4B93"/>
    <w:rsid w:val="009A5445"/>
    <w:rsid w:val="009A558A"/>
    <w:rsid w:val="009A56A0"/>
    <w:rsid w:val="009A5875"/>
    <w:rsid w:val="009A6602"/>
    <w:rsid w:val="009A67CD"/>
    <w:rsid w:val="009A6E13"/>
    <w:rsid w:val="009A6EE6"/>
    <w:rsid w:val="009A74F8"/>
    <w:rsid w:val="009A7AC3"/>
    <w:rsid w:val="009A7D84"/>
    <w:rsid w:val="009A7F6A"/>
    <w:rsid w:val="009B00AF"/>
    <w:rsid w:val="009B07A9"/>
    <w:rsid w:val="009B07AE"/>
    <w:rsid w:val="009B12E4"/>
    <w:rsid w:val="009B1D92"/>
    <w:rsid w:val="009B1E55"/>
    <w:rsid w:val="009B1F22"/>
    <w:rsid w:val="009B2170"/>
    <w:rsid w:val="009B2726"/>
    <w:rsid w:val="009B280F"/>
    <w:rsid w:val="009B2BC3"/>
    <w:rsid w:val="009B2D1F"/>
    <w:rsid w:val="009B2E2C"/>
    <w:rsid w:val="009B2F17"/>
    <w:rsid w:val="009B37BD"/>
    <w:rsid w:val="009B38BB"/>
    <w:rsid w:val="009B3B5B"/>
    <w:rsid w:val="009B3E04"/>
    <w:rsid w:val="009B3F56"/>
    <w:rsid w:val="009B425D"/>
    <w:rsid w:val="009B445C"/>
    <w:rsid w:val="009B4524"/>
    <w:rsid w:val="009B478D"/>
    <w:rsid w:val="009B47CC"/>
    <w:rsid w:val="009B493B"/>
    <w:rsid w:val="009B4963"/>
    <w:rsid w:val="009B4A25"/>
    <w:rsid w:val="009B4CE8"/>
    <w:rsid w:val="009B5157"/>
    <w:rsid w:val="009B529E"/>
    <w:rsid w:val="009B5C47"/>
    <w:rsid w:val="009B5F44"/>
    <w:rsid w:val="009B6696"/>
    <w:rsid w:val="009B67BA"/>
    <w:rsid w:val="009B6B9C"/>
    <w:rsid w:val="009B6D60"/>
    <w:rsid w:val="009B6F60"/>
    <w:rsid w:val="009B6F98"/>
    <w:rsid w:val="009B7097"/>
    <w:rsid w:val="009B72E3"/>
    <w:rsid w:val="009B733E"/>
    <w:rsid w:val="009B7421"/>
    <w:rsid w:val="009B74C1"/>
    <w:rsid w:val="009B758C"/>
    <w:rsid w:val="009B75E1"/>
    <w:rsid w:val="009B7DAC"/>
    <w:rsid w:val="009C0138"/>
    <w:rsid w:val="009C03A4"/>
    <w:rsid w:val="009C06E3"/>
    <w:rsid w:val="009C077D"/>
    <w:rsid w:val="009C08F0"/>
    <w:rsid w:val="009C0976"/>
    <w:rsid w:val="009C0C9A"/>
    <w:rsid w:val="009C0F60"/>
    <w:rsid w:val="009C1019"/>
    <w:rsid w:val="009C12CB"/>
    <w:rsid w:val="009C1559"/>
    <w:rsid w:val="009C177A"/>
    <w:rsid w:val="009C1872"/>
    <w:rsid w:val="009C1A12"/>
    <w:rsid w:val="009C1BA0"/>
    <w:rsid w:val="009C1C7E"/>
    <w:rsid w:val="009C20A6"/>
    <w:rsid w:val="009C27CD"/>
    <w:rsid w:val="009C2B78"/>
    <w:rsid w:val="009C2BD9"/>
    <w:rsid w:val="009C30B6"/>
    <w:rsid w:val="009C3401"/>
    <w:rsid w:val="009C378F"/>
    <w:rsid w:val="009C3839"/>
    <w:rsid w:val="009C398E"/>
    <w:rsid w:val="009C39B8"/>
    <w:rsid w:val="009C40A5"/>
    <w:rsid w:val="009C41C1"/>
    <w:rsid w:val="009C41F7"/>
    <w:rsid w:val="009C460A"/>
    <w:rsid w:val="009C531C"/>
    <w:rsid w:val="009C5451"/>
    <w:rsid w:val="009C55B8"/>
    <w:rsid w:val="009C5862"/>
    <w:rsid w:val="009C5AD8"/>
    <w:rsid w:val="009C5BA4"/>
    <w:rsid w:val="009C5D84"/>
    <w:rsid w:val="009C60F8"/>
    <w:rsid w:val="009C643D"/>
    <w:rsid w:val="009C665C"/>
    <w:rsid w:val="009C6A4D"/>
    <w:rsid w:val="009C6E50"/>
    <w:rsid w:val="009C711C"/>
    <w:rsid w:val="009C71B3"/>
    <w:rsid w:val="009C7944"/>
    <w:rsid w:val="009C7C9C"/>
    <w:rsid w:val="009C7E2B"/>
    <w:rsid w:val="009D0024"/>
    <w:rsid w:val="009D003D"/>
    <w:rsid w:val="009D018B"/>
    <w:rsid w:val="009D03E0"/>
    <w:rsid w:val="009D04A4"/>
    <w:rsid w:val="009D089A"/>
    <w:rsid w:val="009D0DAE"/>
    <w:rsid w:val="009D0E75"/>
    <w:rsid w:val="009D0E97"/>
    <w:rsid w:val="009D152F"/>
    <w:rsid w:val="009D1600"/>
    <w:rsid w:val="009D176A"/>
    <w:rsid w:val="009D193E"/>
    <w:rsid w:val="009D19C9"/>
    <w:rsid w:val="009D2006"/>
    <w:rsid w:val="009D281E"/>
    <w:rsid w:val="009D2CC3"/>
    <w:rsid w:val="009D2E3C"/>
    <w:rsid w:val="009D2FB8"/>
    <w:rsid w:val="009D33B6"/>
    <w:rsid w:val="009D33DB"/>
    <w:rsid w:val="009D3503"/>
    <w:rsid w:val="009D3965"/>
    <w:rsid w:val="009D3C5D"/>
    <w:rsid w:val="009D3FF6"/>
    <w:rsid w:val="009D41E7"/>
    <w:rsid w:val="009D46D6"/>
    <w:rsid w:val="009D4705"/>
    <w:rsid w:val="009D4B72"/>
    <w:rsid w:val="009D4CED"/>
    <w:rsid w:val="009D4F09"/>
    <w:rsid w:val="009D577C"/>
    <w:rsid w:val="009D5A95"/>
    <w:rsid w:val="009D5A9D"/>
    <w:rsid w:val="009D5B9A"/>
    <w:rsid w:val="009D5FAC"/>
    <w:rsid w:val="009D6036"/>
    <w:rsid w:val="009D664A"/>
    <w:rsid w:val="009D694B"/>
    <w:rsid w:val="009D6A95"/>
    <w:rsid w:val="009D6B6A"/>
    <w:rsid w:val="009D6CB9"/>
    <w:rsid w:val="009D707B"/>
    <w:rsid w:val="009D72E2"/>
    <w:rsid w:val="009D76B8"/>
    <w:rsid w:val="009D7ADF"/>
    <w:rsid w:val="009D7D3C"/>
    <w:rsid w:val="009D7EF7"/>
    <w:rsid w:val="009E06A5"/>
    <w:rsid w:val="009E06C4"/>
    <w:rsid w:val="009E0763"/>
    <w:rsid w:val="009E0B1E"/>
    <w:rsid w:val="009E0C9F"/>
    <w:rsid w:val="009E0F61"/>
    <w:rsid w:val="009E10AF"/>
    <w:rsid w:val="009E11C7"/>
    <w:rsid w:val="009E153A"/>
    <w:rsid w:val="009E155A"/>
    <w:rsid w:val="009E15BD"/>
    <w:rsid w:val="009E1A4B"/>
    <w:rsid w:val="009E1B09"/>
    <w:rsid w:val="009E28CD"/>
    <w:rsid w:val="009E28DD"/>
    <w:rsid w:val="009E2C60"/>
    <w:rsid w:val="009E2C6D"/>
    <w:rsid w:val="009E2C99"/>
    <w:rsid w:val="009E2CCA"/>
    <w:rsid w:val="009E2E50"/>
    <w:rsid w:val="009E2E5A"/>
    <w:rsid w:val="009E37BB"/>
    <w:rsid w:val="009E3ADB"/>
    <w:rsid w:val="009E3C1A"/>
    <w:rsid w:val="009E3C2A"/>
    <w:rsid w:val="009E3DB2"/>
    <w:rsid w:val="009E3ED5"/>
    <w:rsid w:val="009E3FEF"/>
    <w:rsid w:val="009E44F7"/>
    <w:rsid w:val="009E4676"/>
    <w:rsid w:val="009E4752"/>
    <w:rsid w:val="009E4F87"/>
    <w:rsid w:val="009E525A"/>
    <w:rsid w:val="009E5345"/>
    <w:rsid w:val="009E55CD"/>
    <w:rsid w:val="009E583F"/>
    <w:rsid w:val="009E58F2"/>
    <w:rsid w:val="009E5C21"/>
    <w:rsid w:val="009E5F73"/>
    <w:rsid w:val="009E622E"/>
    <w:rsid w:val="009E65FD"/>
    <w:rsid w:val="009E6A0F"/>
    <w:rsid w:val="009E6A28"/>
    <w:rsid w:val="009E7107"/>
    <w:rsid w:val="009E7143"/>
    <w:rsid w:val="009E73D6"/>
    <w:rsid w:val="009E742C"/>
    <w:rsid w:val="009E7572"/>
    <w:rsid w:val="009E75ED"/>
    <w:rsid w:val="009E75F5"/>
    <w:rsid w:val="009E77B9"/>
    <w:rsid w:val="009E7AF1"/>
    <w:rsid w:val="009E7CAC"/>
    <w:rsid w:val="009F00CC"/>
    <w:rsid w:val="009F01AE"/>
    <w:rsid w:val="009F05EF"/>
    <w:rsid w:val="009F065B"/>
    <w:rsid w:val="009F0771"/>
    <w:rsid w:val="009F082E"/>
    <w:rsid w:val="009F09D0"/>
    <w:rsid w:val="009F0B32"/>
    <w:rsid w:val="009F0CB0"/>
    <w:rsid w:val="009F0EDA"/>
    <w:rsid w:val="009F0EFA"/>
    <w:rsid w:val="009F113A"/>
    <w:rsid w:val="009F1253"/>
    <w:rsid w:val="009F13AC"/>
    <w:rsid w:val="009F147D"/>
    <w:rsid w:val="009F1494"/>
    <w:rsid w:val="009F17E7"/>
    <w:rsid w:val="009F1A53"/>
    <w:rsid w:val="009F1C13"/>
    <w:rsid w:val="009F1D01"/>
    <w:rsid w:val="009F22E1"/>
    <w:rsid w:val="009F240D"/>
    <w:rsid w:val="009F2488"/>
    <w:rsid w:val="009F2F2F"/>
    <w:rsid w:val="009F2FFD"/>
    <w:rsid w:val="009F3076"/>
    <w:rsid w:val="009F3452"/>
    <w:rsid w:val="009F3617"/>
    <w:rsid w:val="009F36FB"/>
    <w:rsid w:val="009F3B15"/>
    <w:rsid w:val="009F3C86"/>
    <w:rsid w:val="009F3D32"/>
    <w:rsid w:val="009F3F90"/>
    <w:rsid w:val="009F45EE"/>
    <w:rsid w:val="009F4865"/>
    <w:rsid w:val="009F4B45"/>
    <w:rsid w:val="009F4B59"/>
    <w:rsid w:val="009F4EFD"/>
    <w:rsid w:val="009F57F7"/>
    <w:rsid w:val="009F58E6"/>
    <w:rsid w:val="009F5D14"/>
    <w:rsid w:val="009F5E7E"/>
    <w:rsid w:val="009F6003"/>
    <w:rsid w:val="009F6459"/>
    <w:rsid w:val="009F64B0"/>
    <w:rsid w:val="009F655A"/>
    <w:rsid w:val="009F65A2"/>
    <w:rsid w:val="009F66EF"/>
    <w:rsid w:val="009F6794"/>
    <w:rsid w:val="009F6800"/>
    <w:rsid w:val="009F6A73"/>
    <w:rsid w:val="009F6D61"/>
    <w:rsid w:val="009F6EB8"/>
    <w:rsid w:val="009F7077"/>
    <w:rsid w:val="009F724B"/>
    <w:rsid w:val="009F7638"/>
    <w:rsid w:val="009F79BE"/>
    <w:rsid w:val="00A00101"/>
    <w:rsid w:val="00A00178"/>
    <w:rsid w:val="00A001E0"/>
    <w:rsid w:val="00A002CC"/>
    <w:rsid w:val="00A004B3"/>
    <w:rsid w:val="00A00C3E"/>
    <w:rsid w:val="00A00D1E"/>
    <w:rsid w:val="00A00E40"/>
    <w:rsid w:val="00A01179"/>
    <w:rsid w:val="00A011A3"/>
    <w:rsid w:val="00A01386"/>
    <w:rsid w:val="00A01563"/>
    <w:rsid w:val="00A019F5"/>
    <w:rsid w:val="00A01C2B"/>
    <w:rsid w:val="00A01CE9"/>
    <w:rsid w:val="00A01D46"/>
    <w:rsid w:val="00A01ED1"/>
    <w:rsid w:val="00A01FBE"/>
    <w:rsid w:val="00A020BD"/>
    <w:rsid w:val="00A02494"/>
    <w:rsid w:val="00A029F0"/>
    <w:rsid w:val="00A02A95"/>
    <w:rsid w:val="00A02D9B"/>
    <w:rsid w:val="00A02E54"/>
    <w:rsid w:val="00A033CB"/>
    <w:rsid w:val="00A037B4"/>
    <w:rsid w:val="00A039D8"/>
    <w:rsid w:val="00A03AC3"/>
    <w:rsid w:val="00A03BC5"/>
    <w:rsid w:val="00A044E1"/>
    <w:rsid w:val="00A04BDA"/>
    <w:rsid w:val="00A04D5D"/>
    <w:rsid w:val="00A0519E"/>
    <w:rsid w:val="00A0549C"/>
    <w:rsid w:val="00A054C7"/>
    <w:rsid w:val="00A059B9"/>
    <w:rsid w:val="00A05C11"/>
    <w:rsid w:val="00A05E09"/>
    <w:rsid w:val="00A05F46"/>
    <w:rsid w:val="00A06064"/>
    <w:rsid w:val="00A06140"/>
    <w:rsid w:val="00A065AF"/>
    <w:rsid w:val="00A0666C"/>
    <w:rsid w:val="00A06AE0"/>
    <w:rsid w:val="00A06C9E"/>
    <w:rsid w:val="00A070B2"/>
    <w:rsid w:val="00A070DB"/>
    <w:rsid w:val="00A071A7"/>
    <w:rsid w:val="00A079D0"/>
    <w:rsid w:val="00A079F4"/>
    <w:rsid w:val="00A07AB8"/>
    <w:rsid w:val="00A07B67"/>
    <w:rsid w:val="00A07C1E"/>
    <w:rsid w:val="00A07DF2"/>
    <w:rsid w:val="00A105FF"/>
    <w:rsid w:val="00A10685"/>
    <w:rsid w:val="00A10E97"/>
    <w:rsid w:val="00A10FD1"/>
    <w:rsid w:val="00A11047"/>
    <w:rsid w:val="00A11186"/>
    <w:rsid w:val="00A11263"/>
    <w:rsid w:val="00A1183E"/>
    <w:rsid w:val="00A11BE6"/>
    <w:rsid w:val="00A11C69"/>
    <w:rsid w:val="00A11FF3"/>
    <w:rsid w:val="00A1203C"/>
    <w:rsid w:val="00A12553"/>
    <w:rsid w:val="00A125E2"/>
    <w:rsid w:val="00A12D0B"/>
    <w:rsid w:val="00A12E71"/>
    <w:rsid w:val="00A13095"/>
    <w:rsid w:val="00A1349B"/>
    <w:rsid w:val="00A136BC"/>
    <w:rsid w:val="00A136D9"/>
    <w:rsid w:val="00A139FC"/>
    <w:rsid w:val="00A13DF7"/>
    <w:rsid w:val="00A13E0F"/>
    <w:rsid w:val="00A14259"/>
    <w:rsid w:val="00A14426"/>
    <w:rsid w:val="00A148D7"/>
    <w:rsid w:val="00A14C09"/>
    <w:rsid w:val="00A15178"/>
    <w:rsid w:val="00A159C0"/>
    <w:rsid w:val="00A15B1C"/>
    <w:rsid w:val="00A15E6A"/>
    <w:rsid w:val="00A1611D"/>
    <w:rsid w:val="00A1644E"/>
    <w:rsid w:val="00A169E9"/>
    <w:rsid w:val="00A16AAE"/>
    <w:rsid w:val="00A16B3F"/>
    <w:rsid w:val="00A16BB8"/>
    <w:rsid w:val="00A172CB"/>
    <w:rsid w:val="00A172CC"/>
    <w:rsid w:val="00A179D9"/>
    <w:rsid w:val="00A17A63"/>
    <w:rsid w:val="00A17CF1"/>
    <w:rsid w:val="00A2024F"/>
    <w:rsid w:val="00A203FF"/>
    <w:rsid w:val="00A20A53"/>
    <w:rsid w:val="00A20CF2"/>
    <w:rsid w:val="00A21445"/>
    <w:rsid w:val="00A21464"/>
    <w:rsid w:val="00A21474"/>
    <w:rsid w:val="00A21763"/>
    <w:rsid w:val="00A218A2"/>
    <w:rsid w:val="00A21B30"/>
    <w:rsid w:val="00A21B5C"/>
    <w:rsid w:val="00A21E7A"/>
    <w:rsid w:val="00A220D4"/>
    <w:rsid w:val="00A220FB"/>
    <w:rsid w:val="00A22292"/>
    <w:rsid w:val="00A22849"/>
    <w:rsid w:val="00A228D4"/>
    <w:rsid w:val="00A22D23"/>
    <w:rsid w:val="00A2313A"/>
    <w:rsid w:val="00A235C3"/>
    <w:rsid w:val="00A238F1"/>
    <w:rsid w:val="00A2398C"/>
    <w:rsid w:val="00A239E7"/>
    <w:rsid w:val="00A23A6D"/>
    <w:rsid w:val="00A23A82"/>
    <w:rsid w:val="00A2409B"/>
    <w:rsid w:val="00A2433B"/>
    <w:rsid w:val="00A24371"/>
    <w:rsid w:val="00A2459C"/>
    <w:rsid w:val="00A2462A"/>
    <w:rsid w:val="00A24870"/>
    <w:rsid w:val="00A24890"/>
    <w:rsid w:val="00A2493C"/>
    <w:rsid w:val="00A249F0"/>
    <w:rsid w:val="00A24A8F"/>
    <w:rsid w:val="00A24E18"/>
    <w:rsid w:val="00A2567D"/>
    <w:rsid w:val="00A259E6"/>
    <w:rsid w:val="00A25D3F"/>
    <w:rsid w:val="00A26211"/>
    <w:rsid w:val="00A262AE"/>
    <w:rsid w:val="00A2678C"/>
    <w:rsid w:val="00A26874"/>
    <w:rsid w:val="00A26B37"/>
    <w:rsid w:val="00A26C17"/>
    <w:rsid w:val="00A26C4A"/>
    <w:rsid w:val="00A26ECA"/>
    <w:rsid w:val="00A27017"/>
    <w:rsid w:val="00A272D7"/>
    <w:rsid w:val="00A27518"/>
    <w:rsid w:val="00A27877"/>
    <w:rsid w:val="00A27A7A"/>
    <w:rsid w:val="00A300B6"/>
    <w:rsid w:val="00A306E5"/>
    <w:rsid w:val="00A30745"/>
    <w:rsid w:val="00A308D0"/>
    <w:rsid w:val="00A30B6F"/>
    <w:rsid w:val="00A30D7A"/>
    <w:rsid w:val="00A30E47"/>
    <w:rsid w:val="00A31073"/>
    <w:rsid w:val="00A311ED"/>
    <w:rsid w:val="00A31433"/>
    <w:rsid w:val="00A31B9A"/>
    <w:rsid w:val="00A31D43"/>
    <w:rsid w:val="00A31D7C"/>
    <w:rsid w:val="00A31E48"/>
    <w:rsid w:val="00A31E54"/>
    <w:rsid w:val="00A321F7"/>
    <w:rsid w:val="00A32220"/>
    <w:rsid w:val="00A3228B"/>
    <w:rsid w:val="00A322EE"/>
    <w:rsid w:val="00A3230F"/>
    <w:rsid w:val="00A32394"/>
    <w:rsid w:val="00A323EB"/>
    <w:rsid w:val="00A326B3"/>
    <w:rsid w:val="00A32B27"/>
    <w:rsid w:val="00A32BD9"/>
    <w:rsid w:val="00A330A7"/>
    <w:rsid w:val="00A335C5"/>
    <w:rsid w:val="00A336C1"/>
    <w:rsid w:val="00A3390A"/>
    <w:rsid w:val="00A33962"/>
    <w:rsid w:val="00A33A8E"/>
    <w:rsid w:val="00A33ACF"/>
    <w:rsid w:val="00A33C49"/>
    <w:rsid w:val="00A340E1"/>
    <w:rsid w:val="00A342F8"/>
    <w:rsid w:val="00A344E2"/>
    <w:rsid w:val="00A3456B"/>
    <w:rsid w:val="00A34579"/>
    <w:rsid w:val="00A34FA7"/>
    <w:rsid w:val="00A350D4"/>
    <w:rsid w:val="00A350DB"/>
    <w:rsid w:val="00A35A3B"/>
    <w:rsid w:val="00A35B31"/>
    <w:rsid w:val="00A36287"/>
    <w:rsid w:val="00A3656A"/>
    <w:rsid w:val="00A3682F"/>
    <w:rsid w:val="00A36881"/>
    <w:rsid w:val="00A369C9"/>
    <w:rsid w:val="00A36BFC"/>
    <w:rsid w:val="00A36F9E"/>
    <w:rsid w:val="00A37090"/>
    <w:rsid w:val="00A370E3"/>
    <w:rsid w:val="00A37108"/>
    <w:rsid w:val="00A37269"/>
    <w:rsid w:val="00A3735F"/>
    <w:rsid w:val="00A375D9"/>
    <w:rsid w:val="00A37699"/>
    <w:rsid w:val="00A37794"/>
    <w:rsid w:val="00A37909"/>
    <w:rsid w:val="00A37D1B"/>
    <w:rsid w:val="00A37DDD"/>
    <w:rsid w:val="00A400C9"/>
    <w:rsid w:val="00A40AE7"/>
    <w:rsid w:val="00A40C6A"/>
    <w:rsid w:val="00A40C7D"/>
    <w:rsid w:val="00A41337"/>
    <w:rsid w:val="00A41A46"/>
    <w:rsid w:val="00A41B02"/>
    <w:rsid w:val="00A41B22"/>
    <w:rsid w:val="00A41D4C"/>
    <w:rsid w:val="00A41EAE"/>
    <w:rsid w:val="00A4252E"/>
    <w:rsid w:val="00A4259C"/>
    <w:rsid w:val="00A427A1"/>
    <w:rsid w:val="00A428A6"/>
    <w:rsid w:val="00A42C6D"/>
    <w:rsid w:val="00A42D7A"/>
    <w:rsid w:val="00A42F38"/>
    <w:rsid w:val="00A43184"/>
    <w:rsid w:val="00A432DA"/>
    <w:rsid w:val="00A435DC"/>
    <w:rsid w:val="00A43663"/>
    <w:rsid w:val="00A43770"/>
    <w:rsid w:val="00A437C2"/>
    <w:rsid w:val="00A439E7"/>
    <w:rsid w:val="00A43BAB"/>
    <w:rsid w:val="00A43BCE"/>
    <w:rsid w:val="00A43FA9"/>
    <w:rsid w:val="00A4464C"/>
    <w:rsid w:val="00A450E8"/>
    <w:rsid w:val="00A45137"/>
    <w:rsid w:val="00A45962"/>
    <w:rsid w:val="00A45AB6"/>
    <w:rsid w:val="00A45B56"/>
    <w:rsid w:val="00A45B9F"/>
    <w:rsid w:val="00A45E09"/>
    <w:rsid w:val="00A45FAF"/>
    <w:rsid w:val="00A460FC"/>
    <w:rsid w:val="00A463BE"/>
    <w:rsid w:val="00A464E2"/>
    <w:rsid w:val="00A46799"/>
    <w:rsid w:val="00A46DCB"/>
    <w:rsid w:val="00A472C3"/>
    <w:rsid w:val="00A479D7"/>
    <w:rsid w:val="00A479FB"/>
    <w:rsid w:val="00A47C65"/>
    <w:rsid w:val="00A50078"/>
    <w:rsid w:val="00A50112"/>
    <w:rsid w:val="00A50358"/>
    <w:rsid w:val="00A5042B"/>
    <w:rsid w:val="00A50983"/>
    <w:rsid w:val="00A509BF"/>
    <w:rsid w:val="00A50C5A"/>
    <w:rsid w:val="00A50F4E"/>
    <w:rsid w:val="00A51415"/>
    <w:rsid w:val="00A51699"/>
    <w:rsid w:val="00A519C7"/>
    <w:rsid w:val="00A51DF5"/>
    <w:rsid w:val="00A51F7A"/>
    <w:rsid w:val="00A51FC2"/>
    <w:rsid w:val="00A5229F"/>
    <w:rsid w:val="00A52DD0"/>
    <w:rsid w:val="00A534B5"/>
    <w:rsid w:val="00A5351E"/>
    <w:rsid w:val="00A536A9"/>
    <w:rsid w:val="00A536EB"/>
    <w:rsid w:val="00A53951"/>
    <w:rsid w:val="00A53A82"/>
    <w:rsid w:val="00A53C0B"/>
    <w:rsid w:val="00A53E43"/>
    <w:rsid w:val="00A53EAF"/>
    <w:rsid w:val="00A540E3"/>
    <w:rsid w:val="00A541F3"/>
    <w:rsid w:val="00A5488C"/>
    <w:rsid w:val="00A5573C"/>
    <w:rsid w:val="00A559F2"/>
    <w:rsid w:val="00A55B61"/>
    <w:rsid w:val="00A56579"/>
    <w:rsid w:val="00A56690"/>
    <w:rsid w:val="00A56C02"/>
    <w:rsid w:val="00A571B3"/>
    <w:rsid w:val="00A571C8"/>
    <w:rsid w:val="00A57357"/>
    <w:rsid w:val="00A57A27"/>
    <w:rsid w:val="00A57A76"/>
    <w:rsid w:val="00A60256"/>
    <w:rsid w:val="00A60B32"/>
    <w:rsid w:val="00A60DD9"/>
    <w:rsid w:val="00A60E3E"/>
    <w:rsid w:val="00A6139D"/>
    <w:rsid w:val="00A617E2"/>
    <w:rsid w:val="00A61852"/>
    <w:rsid w:val="00A61E8F"/>
    <w:rsid w:val="00A61FD0"/>
    <w:rsid w:val="00A6234A"/>
    <w:rsid w:val="00A627B1"/>
    <w:rsid w:val="00A62A0F"/>
    <w:rsid w:val="00A62B81"/>
    <w:rsid w:val="00A62BA5"/>
    <w:rsid w:val="00A62BE6"/>
    <w:rsid w:val="00A62D9C"/>
    <w:rsid w:val="00A62E5B"/>
    <w:rsid w:val="00A631F5"/>
    <w:rsid w:val="00A6328A"/>
    <w:rsid w:val="00A63388"/>
    <w:rsid w:val="00A6364B"/>
    <w:rsid w:val="00A63898"/>
    <w:rsid w:val="00A63D96"/>
    <w:rsid w:val="00A63E04"/>
    <w:rsid w:val="00A63E81"/>
    <w:rsid w:val="00A63EE9"/>
    <w:rsid w:val="00A643AF"/>
    <w:rsid w:val="00A64468"/>
    <w:rsid w:val="00A6483F"/>
    <w:rsid w:val="00A6484B"/>
    <w:rsid w:val="00A64967"/>
    <w:rsid w:val="00A64B13"/>
    <w:rsid w:val="00A64E2E"/>
    <w:rsid w:val="00A65751"/>
    <w:rsid w:val="00A65A61"/>
    <w:rsid w:val="00A65A72"/>
    <w:rsid w:val="00A6611A"/>
    <w:rsid w:val="00A662AE"/>
    <w:rsid w:val="00A66372"/>
    <w:rsid w:val="00A663DA"/>
    <w:rsid w:val="00A66C8D"/>
    <w:rsid w:val="00A66FBA"/>
    <w:rsid w:val="00A66FDB"/>
    <w:rsid w:val="00A673DB"/>
    <w:rsid w:val="00A679BF"/>
    <w:rsid w:val="00A67EEC"/>
    <w:rsid w:val="00A700C8"/>
    <w:rsid w:val="00A702CA"/>
    <w:rsid w:val="00A702E6"/>
    <w:rsid w:val="00A705BC"/>
    <w:rsid w:val="00A70B62"/>
    <w:rsid w:val="00A70F67"/>
    <w:rsid w:val="00A7102E"/>
    <w:rsid w:val="00A71180"/>
    <w:rsid w:val="00A71639"/>
    <w:rsid w:val="00A71705"/>
    <w:rsid w:val="00A71886"/>
    <w:rsid w:val="00A71F05"/>
    <w:rsid w:val="00A71F87"/>
    <w:rsid w:val="00A71FFD"/>
    <w:rsid w:val="00A72004"/>
    <w:rsid w:val="00A7204F"/>
    <w:rsid w:val="00A726E3"/>
    <w:rsid w:val="00A726F4"/>
    <w:rsid w:val="00A72989"/>
    <w:rsid w:val="00A72A2A"/>
    <w:rsid w:val="00A731F0"/>
    <w:rsid w:val="00A736FD"/>
    <w:rsid w:val="00A7386A"/>
    <w:rsid w:val="00A740BD"/>
    <w:rsid w:val="00A74934"/>
    <w:rsid w:val="00A7494F"/>
    <w:rsid w:val="00A749E8"/>
    <w:rsid w:val="00A74A9A"/>
    <w:rsid w:val="00A74B07"/>
    <w:rsid w:val="00A74F92"/>
    <w:rsid w:val="00A75034"/>
    <w:rsid w:val="00A75626"/>
    <w:rsid w:val="00A76112"/>
    <w:rsid w:val="00A7623E"/>
    <w:rsid w:val="00A7631A"/>
    <w:rsid w:val="00A7663B"/>
    <w:rsid w:val="00A76683"/>
    <w:rsid w:val="00A76AF0"/>
    <w:rsid w:val="00A76B93"/>
    <w:rsid w:val="00A76C1F"/>
    <w:rsid w:val="00A76D62"/>
    <w:rsid w:val="00A76DB4"/>
    <w:rsid w:val="00A76EA1"/>
    <w:rsid w:val="00A770B6"/>
    <w:rsid w:val="00A775FA"/>
    <w:rsid w:val="00A77796"/>
    <w:rsid w:val="00A77962"/>
    <w:rsid w:val="00A77F57"/>
    <w:rsid w:val="00A77FE9"/>
    <w:rsid w:val="00A8084B"/>
    <w:rsid w:val="00A8103F"/>
    <w:rsid w:val="00A81176"/>
    <w:rsid w:val="00A8119F"/>
    <w:rsid w:val="00A81371"/>
    <w:rsid w:val="00A814BE"/>
    <w:rsid w:val="00A8182C"/>
    <w:rsid w:val="00A81EF1"/>
    <w:rsid w:val="00A81FE8"/>
    <w:rsid w:val="00A820B1"/>
    <w:rsid w:val="00A825F7"/>
    <w:rsid w:val="00A82FDF"/>
    <w:rsid w:val="00A83250"/>
    <w:rsid w:val="00A83341"/>
    <w:rsid w:val="00A836F9"/>
    <w:rsid w:val="00A83AB0"/>
    <w:rsid w:val="00A83FCB"/>
    <w:rsid w:val="00A84191"/>
    <w:rsid w:val="00A8469A"/>
    <w:rsid w:val="00A846AF"/>
    <w:rsid w:val="00A8472C"/>
    <w:rsid w:val="00A847B0"/>
    <w:rsid w:val="00A849A3"/>
    <w:rsid w:val="00A84AFE"/>
    <w:rsid w:val="00A84D03"/>
    <w:rsid w:val="00A84F7B"/>
    <w:rsid w:val="00A850EE"/>
    <w:rsid w:val="00A85196"/>
    <w:rsid w:val="00A85A25"/>
    <w:rsid w:val="00A85D74"/>
    <w:rsid w:val="00A85EE5"/>
    <w:rsid w:val="00A8613A"/>
    <w:rsid w:val="00A863EE"/>
    <w:rsid w:val="00A86689"/>
    <w:rsid w:val="00A868FE"/>
    <w:rsid w:val="00A86D98"/>
    <w:rsid w:val="00A86F42"/>
    <w:rsid w:val="00A870CC"/>
    <w:rsid w:val="00A8725C"/>
    <w:rsid w:val="00A87441"/>
    <w:rsid w:val="00A87A27"/>
    <w:rsid w:val="00A87DFE"/>
    <w:rsid w:val="00A87FF5"/>
    <w:rsid w:val="00A900F3"/>
    <w:rsid w:val="00A90712"/>
    <w:rsid w:val="00A90D94"/>
    <w:rsid w:val="00A91153"/>
    <w:rsid w:val="00A9131A"/>
    <w:rsid w:val="00A91D53"/>
    <w:rsid w:val="00A91F38"/>
    <w:rsid w:val="00A922B2"/>
    <w:rsid w:val="00A92764"/>
    <w:rsid w:val="00A929FF"/>
    <w:rsid w:val="00A92AAB"/>
    <w:rsid w:val="00A92E00"/>
    <w:rsid w:val="00A93051"/>
    <w:rsid w:val="00A93133"/>
    <w:rsid w:val="00A933BE"/>
    <w:rsid w:val="00A933EE"/>
    <w:rsid w:val="00A93731"/>
    <w:rsid w:val="00A939FC"/>
    <w:rsid w:val="00A93C7B"/>
    <w:rsid w:val="00A93DA5"/>
    <w:rsid w:val="00A93EE7"/>
    <w:rsid w:val="00A93F73"/>
    <w:rsid w:val="00A94480"/>
    <w:rsid w:val="00A944CB"/>
    <w:rsid w:val="00A945F2"/>
    <w:rsid w:val="00A9465E"/>
    <w:rsid w:val="00A94689"/>
    <w:rsid w:val="00A9491A"/>
    <w:rsid w:val="00A9494E"/>
    <w:rsid w:val="00A94A7F"/>
    <w:rsid w:val="00A94CA6"/>
    <w:rsid w:val="00A953D5"/>
    <w:rsid w:val="00A95464"/>
    <w:rsid w:val="00A958F2"/>
    <w:rsid w:val="00A95A0F"/>
    <w:rsid w:val="00A95E5D"/>
    <w:rsid w:val="00A95FC2"/>
    <w:rsid w:val="00A96029"/>
    <w:rsid w:val="00A96594"/>
    <w:rsid w:val="00A96C7D"/>
    <w:rsid w:val="00A96E77"/>
    <w:rsid w:val="00A97364"/>
    <w:rsid w:val="00A974BB"/>
    <w:rsid w:val="00A97530"/>
    <w:rsid w:val="00A977A5"/>
    <w:rsid w:val="00A977D4"/>
    <w:rsid w:val="00A97CBE"/>
    <w:rsid w:val="00AA09E6"/>
    <w:rsid w:val="00AA1460"/>
    <w:rsid w:val="00AA2234"/>
    <w:rsid w:val="00AA2265"/>
    <w:rsid w:val="00AA22A5"/>
    <w:rsid w:val="00AA25C9"/>
    <w:rsid w:val="00AA2967"/>
    <w:rsid w:val="00AA29D0"/>
    <w:rsid w:val="00AA2A42"/>
    <w:rsid w:val="00AA2A92"/>
    <w:rsid w:val="00AA3394"/>
    <w:rsid w:val="00AA35BE"/>
    <w:rsid w:val="00AA35D2"/>
    <w:rsid w:val="00AA35E8"/>
    <w:rsid w:val="00AA3630"/>
    <w:rsid w:val="00AA3714"/>
    <w:rsid w:val="00AA37D3"/>
    <w:rsid w:val="00AA3DE1"/>
    <w:rsid w:val="00AA3EAE"/>
    <w:rsid w:val="00AA3FFB"/>
    <w:rsid w:val="00AA400C"/>
    <w:rsid w:val="00AA43B4"/>
    <w:rsid w:val="00AA4886"/>
    <w:rsid w:val="00AA4CBA"/>
    <w:rsid w:val="00AA501A"/>
    <w:rsid w:val="00AA5549"/>
    <w:rsid w:val="00AA5B49"/>
    <w:rsid w:val="00AA6037"/>
    <w:rsid w:val="00AA64F4"/>
    <w:rsid w:val="00AA666F"/>
    <w:rsid w:val="00AA67E8"/>
    <w:rsid w:val="00AA688E"/>
    <w:rsid w:val="00AA69E8"/>
    <w:rsid w:val="00AA6B64"/>
    <w:rsid w:val="00AA6BA9"/>
    <w:rsid w:val="00AA6D20"/>
    <w:rsid w:val="00AA6E6B"/>
    <w:rsid w:val="00AA724E"/>
    <w:rsid w:val="00AA7267"/>
    <w:rsid w:val="00AA73A3"/>
    <w:rsid w:val="00AA742A"/>
    <w:rsid w:val="00AA77DE"/>
    <w:rsid w:val="00AA77E3"/>
    <w:rsid w:val="00AA78B7"/>
    <w:rsid w:val="00AA7CB8"/>
    <w:rsid w:val="00AA7DD9"/>
    <w:rsid w:val="00AA7EFE"/>
    <w:rsid w:val="00AA7FC5"/>
    <w:rsid w:val="00AB004E"/>
    <w:rsid w:val="00AB018F"/>
    <w:rsid w:val="00AB02F3"/>
    <w:rsid w:val="00AB0466"/>
    <w:rsid w:val="00AB04AA"/>
    <w:rsid w:val="00AB057E"/>
    <w:rsid w:val="00AB07B2"/>
    <w:rsid w:val="00AB07FC"/>
    <w:rsid w:val="00AB0EE8"/>
    <w:rsid w:val="00AB1621"/>
    <w:rsid w:val="00AB184D"/>
    <w:rsid w:val="00AB18BE"/>
    <w:rsid w:val="00AB1A69"/>
    <w:rsid w:val="00AB1D21"/>
    <w:rsid w:val="00AB1E16"/>
    <w:rsid w:val="00AB25F3"/>
    <w:rsid w:val="00AB26BA"/>
    <w:rsid w:val="00AB26BD"/>
    <w:rsid w:val="00AB289D"/>
    <w:rsid w:val="00AB2B3C"/>
    <w:rsid w:val="00AB2B92"/>
    <w:rsid w:val="00AB308A"/>
    <w:rsid w:val="00AB3158"/>
    <w:rsid w:val="00AB32BB"/>
    <w:rsid w:val="00AB33A9"/>
    <w:rsid w:val="00AB3473"/>
    <w:rsid w:val="00AB3573"/>
    <w:rsid w:val="00AB3B72"/>
    <w:rsid w:val="00AB3CF9"/>
    <w:rsid w:val="00AB3F6A"/>
    <w:rsid w:val="00AB43C2"/>
    <w:rsid w:val="00AB46FA"/>
    <w:rsid w:val="00AB4ED2"/>
    <w:rsid w:val="00AB4EF3"/>
    <w:rsid w:val="00AB5179"/>
    <w:rsid w:val="00AB51BE"/>
    <w:rsid w:val="00AB5D5D"/>
    <w:rsid w:val="00AB5F0D"/>
    <w:rsid w:val="00AB6427"/>
    <w:rsid w:val="00AB690E"/>
    <w:rsid w:val="00AB6A11"/>
    <w:rsid w:val="00AB6BC6"/>
    <w:rsid w:val="00AB7131"/>
    <w:rsid w:val="00AB71C2"/>
    <w:rsid w:val="00AB72D7"/>
    <w:rsid w:val="00AB7675"/>
    <w:rsid w:val="00AB7B55"/>
    <w:rsid w:val="00AB7C1B"/>
    <w:rsid w:val="00AB7EF9"/>
    <w:rsid w:val="00AB7F99"/>
    <w:rsid w:val="00AC0181"/>
    <w:rsid w:val="00AC0322"/>
    <w:rsid w:val="00AC0338"/>
    <w:rsid w:val="00AC04A6"/>
    <w:rsid w:val="00AC04B4"/>
    <w:rsid w:val="00AC074E"/>
    <w:rsid w:val="00AC08B5"/>
    <w:rsid w:val="00AC0AA1"/>
    <w:rsid w:val="00AC113F"/>
    <w:rsid w:val="00AC139F"/>
    <w:rsid w:val="00AC168B"/>
    <w:rsid w:val="00AC1958"/>
    <w:rsid w:val="00AC1B7B"/>
    <w:rsid w:val="00AC1F7A"/>
    <w:rsid w:val="00AC20CC"/>
    <w:rsid w:val="00AC29A1"/>
    <w:rsid w:val="00AC2A11"/>
    <w:rsid w:val="00AC2D70"/>
    <w:rsid w:val="00AC2EE5"/>
    <w:rsid w:val="00AC2F39"/>
    <w:rsid w:val="00AC30BD"/>
    <w:rsid w:val="00AC3369"/>
    <w:rsid w:val="00AC337E"/>
    <w:rsid w:val="00AC3614"/>
    <w:rsid w:val="00AC38B7"/>
    <w:rsid w:val="00AC399B"/>
    <w:rsid w:val="00AC3A00"/>
    <w:rsid w:val="00AC3B56"/>
    <w:rsid w:val="00AC3E27"/>
    <w:rsid w:val="00AC3E43"/>
    <w:rsid w:val="00AC3E75"/>
    <w:rsid w:val="00AC4509"/>
    <w:rsid w:val="00AC45E5"/>
    <w:rsid w:val="00AC45FA"/>
    <w:rsid w:val="00AC4756"/>
    <w:rsid w:val="00AC485A"/>
    <w:rsid w:val="00AC49D5"/>
    <w:rsid w:val="00AC4B80"/>
    <w:rsid w:val="00AC4B82"/>
    <w:rsid w:val="00AC4C49"/>
    <w:rsid w:val="00AC4E6B"/>
    <w:rsid w:val="00AC4F0A"/>
    <w:rsid w:val="00AC550F"/>
    <w:rsid w:val="00AC5566"/>
    <w:rsid w:val="00AC5592"/>
    <w:rsid w:val="00AC55CE"/>
    <w:rsid w:val="00AC55ED"/>
    <w:rsid w:val="00AC57D1"/>
    <w:rsid w:val="00AC5AF9"/>
    <w:rsid w:val="00AC5FA1"/>
    <w:rsid w:val="00AC6562"/>
    <w:rsid w:val="00AC6AE3"/>
    <w:rsid w:val="00AC6D3D"/>
    <w:rsid w:val="00AC6E3C"/>
    <w:rsid w:val="00AC73DB"/>
    <w:rsid w:val="00AC741B"/>
    <w:rsid w:val="00AC7739"/>
    <w:rsid w:val="00AC7759"/>
    <w:rsid w:val="00AC791F"/>
    <w:rsid w:val="00AC7941"/>
    <w:rsid w:val="00AC7984"/>
    <w:rsid w:val="00AC7E06"/>
    <w:rsid w:val="00AC7F68"/>
    <w:rsid w:val="00AD002B"/>
    <w:rsid w:val="00AD00A7"/>
    <w:rsid w:val="00AD035A"/>
    <w:rsid w:val="00AD04A6"/>
    <w:rsid w:val="00AD04FE"/>
    <w:rsid w:val="00AD063C"/>
    <w:rsid w:val="00AD08FE"/>
    <w:rsid w:val="00AD09AE"/>
    <w:rsid w:val="00AD0E65"/>
    <w:rsid w:val="00AD13C2"/>
    <w:rsid w:val="00AD145A"/>
    <w:rsid w:val="00AD1769"/>
    <w:rsid w:val="00AD1D3A"/>
    <w:rsid w:val="00AD1FB8"/>
    <w:rsid w:val="00AD2282"/>
    <w:rsid w:val="00AD22CF"/>
    <w:rsid w:val="00AD248B"/>
    <w:rsid w:val="00AD25DC"/>
    <w:rsid w:val="00AD267E"/>
    <w:rsid w:val="00AD2800"/>
    <w:rsid w:val="00AD2CF9"/>
    <w:rsid w:val="00AD2DBF"/>
    <w:rsid w:val="00AD31FD"/>
    <w:rsid w:val="00AD3251"/>
    <w:rsid w:val="00AD351F"/>
    <w:rsid w:val="00AD3665"/>
    <w:rsid w:val="00AD38B5"/>
    <w:rsid w:val="00AD3DA2"/>
    <w:rsid w:val="00AD3EBD"/>
    <w:rsid w:val="00AD3EDB"/>
    <w:rsid w:val="00AD4129"/>
    <w:rsid w:val="00AD42BD"/>
    <w:rsid w:val="00AD46E7"/>
    <w:rsid w:val="00AD48B9"/>
    <w:rsid w:val="00AD4C27"/>
    <w:rsid w:val="00AD4C75"/>
    <w:rsid w:val="00AD4CD7"/>
    <w:rsid w:val="00AD5120"/>
    <w:rsid w:val="00AD537F"/>
    <w:rsid w:val="00AD67CA"/>
    <w:rsid w:val="00AD6AC7"/>
    <w:rsid w:val="00AD6BF6"/>
    <w:rsid w:val="00AD6C61"/>
    <w:rsid w:val="00AD7185"/>
    <w:rsid w:val="00AD7340"/>
    <w:rsid w:val="00AD7387"/>
    <w:rsid w:val="00AD768F"/>
    <w:rsid w:val="00AD7AE8"/>
    <w:rsid w:val="00AD7B6A"/>
    <w:rsid w:val="00AD7C19"/>
    <w:rsid w:val="00AD7E94"/>
    <w:rsid w:val="00AE03BE"/>
    <w:rsid w:val="00AE054F"/>
    <w:rsid w:val="00AE0589"/>
    <w:rsid w:val="00AE05E1"/>
    <w:rsid w:val="00AE05FC"/>
    <w:rsid w:val="00AE06B7"/>
    <w:rsid w:val="00AE06C1"/>
    <w:rsid w:val="00AE096D"/>
    <w:rsid w:val="00AE0A34"/>
    <w:rsid w:val="00AE0BEB"/>
    <w:rsid w:val="00AE0CC5"/>
    <w:rsid w:val="00AE1060"/>
    <w:rsid w:val="00AE10EE"/>
    <w:rsid w:val="00AE1210"/>
    <w:rsid w:val="00AE14C9"/>
    <w:rsid w:val="00AE1515"/>
    <w:rsid w:val="00AE1669"/>
    <w:rsid w:val="00AE1789"/>
    <w:rsid w:val="00AE1CEB"/>
    <w:rsid w:val="00AE1D2F"/>
    <w:rsid w:val="00AE1D85"/>
    <w:rsid w:val="00AE257E"/>
    <w:rsid w:val="00AE2827"/>
    <w:rsid w:val="00AE2879"/>
    <w:rsid w:val="00AE2B5D"/>
    <w:rsid w:val="00AE2D1A"/>
    <w:rsid w:val="00AE2F8F"/>
    <w:rsid w:val="00AE3057"/>
    <w:rsid w:val="00AE307A"/>
    <w:rsid w:val="00AE3393"/>
    <w:rsid w:val="00AE3499"/>
    <w:rsid w:val="00AE3730"/>
    <w:rsid w:val="00AE3754"/>
    <w:rsid w:val="00AE3B3E"/>
    <w:rsid w:val="00AE464A"/>
    <w:rsid w:val="00AE4701"/>
    <w:rsid w:val="00AE4A62"/>
    <w:rsid w:val="00AE4C85"/>
    <w:rsid w:val="00AE4CF8"/>
    <w:rsid w:val="00AE4D0D"/>
    <w:rsid w:val="00AE4E4E"/>
    <w:rsid w:val="00AE50B6"/>
    <w:rsid w:val="00AE55A4"/>
    <w:rsid w:val="00AE5FA8"/>
    <w:rsid w:val="00AE61D2"/>
    <w:rsid w:val="00AE645E"/>
    <w:rsid w:val="00AE6830"/>
    <w:rsid w:val="00AE6A42"/>
    <w:rsid w:val="00AE6AC4"/>
    <w:rsid w:val="00AE6C16"/>
    <w:rsid w:val="00AE6C3C"/>
    <w:rsid w:val="00AE7341"/>
    <w:rsid w:val="00AE7398"/>
    <w:rsid w:val="00AE7486"/>
    <w:rsid w:val="00AE7C11"/>
    <w:rsid w:val="00AF0033"/>
    <w:rsid w:val="00AF06C9"/>
    <w:rsid w:val="00AF0839"/>
    <w:rsid w:val="00AF090C"/>
    <w:rsid w:val="00AF1458"/>
    <w:rsid w:val="00AF169C"/>
    <w:rsid w:val="00AF18FF"/>
    <w:rsid w:val="00AF19F5"/>
    <w:rsid w:val="00AF1C6A"/>
    <w:rsid w:val="00AF1E6D"/>
    <w:rsid w:val="00AF21DB"/>
    <w:rsid w:val="00AF2237"/>
    <w:rsid w:val="00AF22B5"/>
    <w:rsid w:val="00AF23C5"/>
    <w:rsid w:val="00AF24DF"/>
    <w:rsid w:val="00AF2642"/>
    <w:rsid w:val="00AF273E"/>
    <w:rsid w:val="00AF2B36"/>
    <w:rsid w:val="00AF2DC8"/>
    <w:rsid w:val="00AF2EBB"/>
    <w:rsid w:val="00AF34F0"/>
    <w:rsid w:val="00AF3618"/>
    <w:rsid w:val="00AF37F3"/>
    <w:rsid w:val="00AF38E6"/>
    <w:rsid w:val="00AF3904"/>
    <w:rsid w:val="00AF3C01"/>
    <w:rsid w:val="00AF3DF1"/>
    <w:rsid w:val="00AF42BB"/>
    <w:rsid w:val="00AF453C"/>
    <w:rsid w:val="00AF462D"/>
    <w:rsid w:val="00AF463F"/>
    <w:rsid w:val="00AF4795"/>
    <w:rsid w:val="00AF4E09"/>
    <w:rsid w:val="00AF5667"/>
    <w:rsid w:val="00AF5C87"/>
    <w:rsid w:val="00AF5D44"/>
    <w:rsid w:val="00AF5FAF"/>
    <w:rsid w:val="00AF6246"/>
    <w:rsid w:val="00AF64FF"/>
    <w:rsid w:val="00AF650F"/>
    <w:rsid w:val="00AF66E0"/>
    <w:rsid w:val="00AF68EA"/>
    <w:rsid w:val="00AF6CFB"/>
    <w:rsid w:val="00AF6E6A"/>
    <w:rsid w:val="00AF71BD"/>
    <w:rsid w:val="00AF72E9"/>
    <w:rsid w:val="00AF7588"/>
    <w:rsid w:val="00AF788A"/>
    <w:rsid w:val="00B001F7"/>
    <w:rsid w:val="00B007DD"/>
    <w:rsid w:val="00B0095C"/>
    <w:rsid w:val="00B00A57"/>
    <w:rsid w:val="00B01091"/>
    <w:rsid w:val="00B01390"/>
    <w:rsid w:val="00B015CB"/>
    <w:rsid w:val="00B019AB"/>
    <w:rsid w:val="00B01A13"/>
    <w:rsid w:val="00B01AAC"/>
    <w:rsid w:val="00B01C2B"/>
    <w:rsid w:val="00B02267"/>
    <w:rsid w:val="00B02407"/>
    <w:rsid w:val="00B0245C"/>
    <w:rsid w:val="00B02537"/>
    <w:rsid w:val="00B02F14"/>
    <w:rsid w:val="00B03577"/>
    <w:rsid w:val="00B037A2"/>
    <w:rsid w:val="00B03B2C"/>
    <w:rsid w:val="00B03D1E"/>
    <w:rsid w:val="00B03FF7"/>
    <w:rsid w:val="00B0483E"/>
    <w:rsid w:val="00B04961"/>
    <w:rsid w:val="00B04A22"/>
    <w:rsid w:val="00B04AAD"/>
    <w:rsid w:val="00B04DA6"/>
    <w:rsid w:val="00B04EF0"/>
    <w:rsid w:val="00B05664"/>
    <w:rsid w:val="00B05721"/>
    <w:rsid w:val="00B057C6"/>
    <w:rsid w:val="00B05950"/>
    <w:rsid w:val="00B05BF1"/>
    <w:rsid w:val="00B06474"/>
    <w:rsid w:val="00B0653F"/>
    <w:rsid w:val="00B06697"/>
    <w:rsid w:val="00B06ACD"/>
    <w:rsid w:val="00B06B31"/>
    <w:rsid w:val="00B06C58"/>
    <w:rsid w:val="00B078B6"/>
    <w:rsid w:val="00B07CBB"/>
    <w:rsid w:val="00B07FA7"/>
    <w:rsid w:val="00B07FC1"/>
    <w:rsid w:val="00B10377"/>
    <w:rsid w:val="00B103D0"/>
    <w:rsid w:val="00B104F1"/>
    <w:rsid w:val="00B10883"/>
    <w:rsid w:val="00B10B5C"/>
    <w:rsid w:val="00B110C9"/>
    <w:rsid w:val="00B112C1"/>
    <w:rsid w:val="00B1144B"/>
    <w:rsid w:val="00B11A6D"/>
    <w:rsid w:val="00B11EEB"/>
    <w:rsid w:val="00B12185"/>
    <w:rsid w:val="00B1234B"/>
    <w:rsid w:val="00B124C9"/>
    <w:rsid w:val="00B125DD"/>
    <w:rsid w:val="00B12907"/>
    <w:rsid w:val="00B12EB4"/>
    <w:rsid w:val="00B133AA"/>
    <w:rsid w:val="00B135CD"/>
    <w:rsid w:val="00B13975"/>
    <w:rsid w:val="00B13EEE"/>
    <w:rsid w:val="00B142C8"/>
    <w:rsid w:val="00B1439D"/>
    <w:rsid w:val="00B143CE"/>
    <w:rsid w:val="00B14553"/>
    <w:rsid w:val="00B146CA"/>
    <w:rsid w:val="00B14CAF"/>
    <w:rsid w:val="00B1563C"/>
    <w:rsid w:val="00B1570E"/>
    <w:rsid w:val="00B159C5"/>
    <w:rsid w:val="00B15A2E"/>
    <w:rsid w:val="00B15FFD"/>
    <w:rsid w:val="00B16391"/>
    <w:rsid w:val="00B1657E"/>
    <w:rsid w:val="00B166EE"/>
    <w:rsid w:val="00B16737"/>
    <w:rsid w:val="00B16B4F"/>
    <w:rsid w:val="00B16CFB"/>
    <w:rsid w:val="00B16EFC"/>
    <w:rsid w:val="00B171C7"/>
    <w:rsid w:val="00B17200"/>
    <w:rsid w:val="00B1738A"/>
    <w:rsid w:val="00B17B17"/>
    <w:rsid w:val="00B17FE3"/>
    <w:rsid w:val="00B20245"/>
    <w:rsid w:val="00B20579"/>
    <w:rsid w:val="00B20AEB"/>
    <w:rsid w:val="00B20C9B"/>
    <w:rsid w:val="00B20CAF"/>
    <w:rsid w:val="00B20FA4"/>
    <w:rsid w:val="00B20FDF"/>
    <w:rsid w:val="00B210D4"/>
    <w:rsid w:val="00B21151"/>
    <w:rsid w:val="00B21F65"/>
    <w:rsid w:val="00B21FC5"/>
    <w:rsid w:val="00B2220E"/>
    <w:rsid w:val="00B22440"/>
    <w:rsid w:val="00B2262A"/>
    <w:rsid w:val="00B226A3"/>
    <w:rsid w:val="00B2288F"/>
    <w:rsid w:val="00B22F84"/>
    <w:rsid w:val="00B23039"/>
    <w:rsid w:val="00B233A6"/>
    <w:rsid w:val="00B2361C"/>
    <w:rsid w:val="00B236CB"/>
    <w:rsid w:val="00B2391C"/>
    <w:rsid w:val="00B23BB8"/>
    <w:rsid w:val="00B2478F"/>
    <w:rsid w:val="00B24CF6"/>
    <w:rsid w:val="00B24F5B"/>
    <w:rsid w:val="00B24FA8"/>
    <w:rsid w:val="00B2532F"/>
    <w:rsid w:val="00B255AF"/>
    <w:rsid w:val="00B25BE7"/>
    <w:rsid w:val="00B25E68"/>
    <w:rsid w:val="00B25F02"/>
    <w:rsid w:val="00B25FA0"/>
    <w:rsid w:val="00B2614C"/>
    <w:rsid w:val="00B266D3"/>
    <w:rsid w:val="00B26B69"/>
    <w:rsid w:val="00B26BD4"/>
    <w:rsid w:val="00B26CF4"/>
    <w:rsid w:val="00B26EF5"/>
    <w:rsid w:val="00B27BC9"/>
    <w:rsid w:val="00B27ECB"/>
    <w:rsid w:val="00B27FD1"/>
    <w:rsid w:val="00B304F3"/>
    <w:rsid w:val="00B30635"/>
    <w:rsid w:val="00B307CD"/>
    <w:rsid w:val="00B30818"/>
    <w:rsid w:val="00B30896"/>
    <w:rsid w:val="00B30BB6"/>
    <w:rsid w:val="00B30FD6"/>
    <w:rsid w:val="00B31D6E"/>
    <w:rsid w:val="00B31DA2"/>
    <w:rsid w:val="00B31EC8"/>
    <w:rsid w:val="00B324E8"/>
    <w:rsid w:val="00B3253F"/>
    <w:rsid w:val="00B325EA"/>
    <w:rsid w:val="00B3283D"/>
    <w:rsid w:val="00B33204"/>
    <w:rsid w:val="00B332F3"/>
    <w:rsid w:val="00B3332F"/>
    <w:rsid w:val="00B335D3"/>
    <w:rsid w:val="00B3385A"/>
    <w:rsid w:val="00B33A9F"/>
    <w:rsid w:val="00B33F29"/>
    <w:rsid w:val="00B33F80"/>
    <w:rsid w:val="00B346A3"/>
    <w:rsid w:val="00B3491E"/>
    <w:rsid w:val="00B34C34"/>
    <w:rsid w:val="00B34CCF"/>
    <w:rsid w:val="00B34CFC"/>
    <w:rsid w:val="00B34DBB"/>
    <w:rsid w:val="00B34E73"/>
    <w:rsid w:val="00B351FC"/>
    <w:rsid w:val="00B35499"/>
    <w:rsid w:val="00B3555F"/>
    <w:rsid w:val="00B358B9"/>
    <w:rsid w:val="00B35AB6"/>
    <w:rsid w:val="00B35B28"/>
    <w:rsid w:val="00B35B3B"/>
    <w:rsid w:val="00B35E1D"/>
    <w:rsid w:val="00B35E7E"/>
    <w:rsid w:val="00B3611D"/>
    <w:rsid w:val="00B36319"/>
    <w:rsid w:val="00B3646A"/>
    <w:rsid w:val="00B3678F"/>
    <w:rsid w:val="00B36931"/>
    <w:rsid w:val="00B36A6B"/>
    <w:rsid w:val="00B36B58"/>
    <w:rsid w:val="00B37168"/>
    <w:rsid w:val="00B371A0"/>
    <w:rsid w:val="00B37BB6"/>
    <w:rsid w:val="00B37DEF"/>
    <w:rsid w:val="00B4003F"/>
    <w:rsid w:val="00B40085"/>
    <w:rsid w:val="00B403E6"/>
    <w:rsid w:val="00B4058B"/>
    <w:rsid w:val="00B408B0"/>
    <w:rsid w:val="00B40BED"/>
    <w:rsid w:val="00B40CDE"/>
    <w:rsid w:val="00B40E25"/>
    <w:rsid w:val="00B40FD6"/>
    <w:rsid w:val="00B41013"/>
    <w:rsid w:val="00B410CE"/>
    <w:rsid w:val="00B4171E"/>
    <w:rsid w:val="00B41958"/>
    <w:rsid w:val="00B428BA"/>
    <w:rsid w:val="00B42A03"/>
    <w:rsid w:val="00B42C5D"/>
    <w:rsid w:val="00B43008"/>
    <w:rsid w:val="00B430D9"/>
    <w:rsid w:val="00B431AA"/>
    <w:rsid w:val="00B43433"/>
    <w:rsid w:val="00B4376E"/>
    <w:rsid w:val="00B43C30"/>
    <w:rsid w:val="00B43C5E"/>
    <w:rsid w:val="00B43D51"/>
    <w:rsid w:val="00B43E6C"/>
    <w:rsid w:val="00B44095"/>
    <w:rsid w:val="00B446FC"/>
    <w:rsid w:val="00B448A3"/>
    <w:rsid w:val="00B44B0F"/>
    <w:rsid w:val="00B44C14"/>
    <w:rsid w:val="00B44E2D"/>
    <w:rsid w:val="00B44E6B"/>
    <w:rsid w:val="00B45600"/>
    <w:rsid w:val="00B457AD"/>
    <w:rsid w:val="00B45DF8"/>
    <w:rsid w:val="00B4608F"/>
    <w:rsid w:val="00B46182"/>
    <w:rsid w:val="00B4655C"/>
    <w:rsid w:val="00B46A04"/>
    <w:rsid w:val="00B46CB5"/>
    <w:rsid w:val="00B46E77"/>
    <w:rsid w:val="00B46F5E"/>
    <w:rsid w:val="00B502F0"/>
    <w:rsid w:val="00B5082B"/>
    <w:rsid w:val="00B50A49"/>
    <w:rsid w:val="00B510E0"/>
    <w:rsid w:val="00B512B4"/>
    <w:rsid w:val="00B51374"/>
    <w:rsid w:val="00B51438"/>
    <w:rsid w:val="00B52255"/>
    <w:rsid w:val="00B52349"/>
    <w:rsid w:val="00B52425"/>
    <w:rsid w:val="00B52723"/>
    <w:rsid w:val="00B52765"/>
    <w:rsid w:val="00B52CA7"/>
    <w:rsid w:val="00B52D93"/>
    <w:rsid w:val="00B5311D"/>
    <w:rsid w:val="00B53684"/>
    <w:rsid w:val="00B53872"/>
    <w:rsid w:val="00B53BE6"/>
    <w:rsid w:val="00B53C99"/>
    <w:rsid w:val="00B53DBB"/>
    <w:rsid w:val="00B53E00"/>
    <w:rsid w:val="00B540CE"/>
    <w:rsid w:val="00B54842"/>
    <w:rsid w:val="00B54848"/>
    <w:rsid w:val="00B54CD6"/>
    <w:rsid w:val="00B54DDA"/>
    <w:rsid w:val="00B54F3D"/>
    <w:rsid w:val="00B54FDC"/>
    <w:rsid w:val="00B54FED"/>
    <w:rsid w:val="00B55028"/>
    <w:rsid w:val="00B550F2"/>
    <w:rsid w:val="00B556B8"/>
    <w:rsid w:val="00B5599C"/>
    <w:rsid w:val="00B55F49"/>
    <w:rsid w:val="00B560DC"/>
    <w:rsid w:val="00B567A3"/>
    <w:rsid w:val="00B5693C"/>
    <w:rsid w:val="00B56955"/>
    <w:rsid w:val="00B56B02"/>
    <w:rsid w:val="00B56BDA"/>
    <w:rsid w:val="00B56C44"/>
    <w:rsid w:val="00B56EDF"/>
    <w:rsid w:val="00B570AA"/>
    <w:rsid w:val="00B572C5"/>
    <w:rsid w:val="00B575DE"/>
    <w:rsid w:val="00B57B4D"/>
    <w:rsid w:val="00B57C25"/>
    <w:rsid w:val="00B57C34"/>
    <w:rsid w:val="00B57D23"/>
    <w:rsid w:val="00B57D59"/>
    <w:rsid w:val="00B57F86"/>
    <w:rsid w:val="00B57FD3"/>
    <w:rsid w:val="00B6033E"/>
    <w:rsid w:val="00B60BCE"/>
    <w:rsid w:val="00B60BEA"/>
    <w:rsid w:val="00B60D48"/>
    <w:rsid w:val="00B60ED7"/>
    <w:rsid w:val="00B61166"/>
    <w:rsid w:val="00B61294"/>
    <w:rsid w:val="00B61435"/>
    <w:rsid w:val="00B62018"/>
    <w:rsid w:val="00B6217D"/>
    <w:rsid w:val="00B62214"/>
    <w:rsid w:val="00B6233E"/>
    <w:rsid w:val="00B6271D"/>
    <w:rsid w:val="00B62818"/>
    <w:rsid w:val="00B62BEA"/>
    <w:rsid w:val="00B62DA8"/>
    <w:rsid w:val="00B62DFC"/>
    <w:rsid w:val="00B62F5E"/>
    <w:rsid w:val="00B63013"/>
    <w:rsid w:val="00B630CC"/>
    <w:rsid w:val="00B6322E"/>
    <w:rsid w:val="00B63345"/>
    <w:rsid w:val="00B63400"/>
    <w:rsid w:val="00B63607"/>
    <w:rsid w:val="00B637F0"/>
    <w:rsid w:val="00B63900"/>
    <w:rsid w:val="00B63929"/>
    <w:rsid w:val="00B63C57"/>
    <w:rsid w:val="00B6413B"/>
    <w:rsid w:val="00B64367"/>
    <w:rsid w:val="00B64B4A"/>
    <w:rsid w:val="00B6514A"/>
    <w:rsid w:val="00B65151"/>
    <w:rsid w:val="00B65177"/>
    <w:rsid w:val="00B65355"/>
    <w:rsid w:val="00B65415"/>
    <w:rsid w:val="00B65623"/>
    <w:rsid w:val="00B6571C"/>
    <w:rsid w:val="00B6591C"/>
    <w:rsid w:val="00B65A38"/>
    <w:rsid w:val="00B6640B"/>
    <w:rsid w:val="00B66585"/>
    <w:rsid w:val="00B668FE"/>
    <w:rsid w:val="00B66C36"/>
    <w:rsid w:val="00B66DB7"/>
    <w:rsid w:val="00B66F1A"/>
    <w:rsid w:val="00B66FF8"/>
    <w:rsid w:val="00B676B1"/>
    <w:rsid w:val="00B67C42"/>
    <w:rsid w:val="00B67DE5"/>
    <w:rsid w:val="00B67EF6"/>
    <w:rsid w:val="00B67F25"/>
    <w:rsid w:val="00B70138"/>
    <w:rsid w:val="00B703F7"/>
    <w:rsid w:val="00B70475"/>
    <w:rsid w:val="00B706B9"/>
    <w:rsid w:val="00B7088E"/>
    <w:rsid w:val="00B7091B"/>
    <w:rsid w:val="00B70A24"/>
    <w:rsid w:val="00B70F26"/>
    <w:rsid w:val="00B710AC"/>
    <w:rsid w:val="00B7127B"/>
    <w:rsid w:val="00B7165D"/>
    <w:rsid w:val="00B71D85"/>
    <w:rsid w:val="00B71D92"/>
    <w:rsid w:val="00B722AF"/>
    <w:rsid w:val="00B72D23"/>
    <w:rsid w:val="00B72D91"/>
    <w:rsid w:val="00B72F41"/>
    <w:rsid w:val="00B72FBA"/>
    <w:rsid w:val="00B72FC9"/>
    <w:rsid w:val="00B731DE"/>
    <w:rsid w:val="00B7354F"/>
    <w:rsid w:val="00B73934"/>
    <w:rsid w:val="00B73ECB"/>
    <w:rsid w:val="00B73FA3"/>
    <w:rsid w:val="00B74397"/>
    <w:rsid w:val="00B74636"/>
    <w:rsid w:val="00B74661"/>
    <w:rsid w:val="00B7495A"/>
    <w:rsid w:val="00B74C4B"/>
    <w:rsid w:val="00B7519F"/>
    <w:rsid w:val="00B75444"/>
    <w:rsid w:val="00B7552A"/>
    <w:rsid w:val="00B7557C"/>
    <w:rsid w:val="00B755C6"/>
    <w:rsid w:val="00B7598A"/>
    <w:rsid w:val="00B75AC3"/>
    <w:rsid w:val="00B7626C"/>
    <w:rsid w:val="00B7636D"/>
    <w:rsid w:val="00B76418"/>
    <w:rsid w:val="00B7685C"/>
    <w:rsid w:val="00B76E5F"/>
    <w:rsid w:val="00B76EE2"/>
    <w:rsid w:val="00B76F11"/>
    <w:rsid w:val="00B7755F"/>
    <w:rsid w:val="00B775B8"/>
    <w:rsid w:val="00B7783D"/>
    <w:rsid w:val="00B779B3"/>
    <w:rsid w:val="00B77DDB"/>
    <w:rsid w:val="00B8018F"/>
    <w:rsid w:val="00B809CD"/>
    <w:rsid w:val="00B80DDC"/>
    <w:rsid w:val="00B81170"/>
    <w:rsid w:val="00B81467"/>
    <w:rsid w:val="00B816C6"/>
    <w:rsid w:val="00B816D5"/>
    <w:rsid w:val="00B81718"/>
    <w:rsid w:val="00B81913"/>
    <w:rsid w:val="00B81A26"/>
    <w:rsid w:val="00B81B25"/>
    <w:rsid w:val="00B81C5A"/>
    <w:rsid w:val="00B81CDF"/>
    <w:rsid w:val="00B81E5B"/>
    <w:rsid w:val="00B81FD9"/>
    <w:rsid w:val="00B82233"/>
    <w:rsid w:val="00B82869"/>
    <w:rsid w:val="00B82E0B"/>
    <w:rsid w:val="00B82E68"/>
    <w:rsid w:val="00B82EEB"/>
    <w:rsid w:val="00B832C2"/>
    <w:rsid w:val="00B833A3"/>
    <w:rsid w:val="00B836CB"/>
    <w:rsid w:val="00B838B1"/>
    <w:rsid w:val="00B8395B"/>
    <w:rsid w:val="00B839B1"/>
    <w:rsid w:val="00B83AD2"/>
    <w:rsid w:val="00B83C7C"/>
    <w:rsid w:val="00B83FEC"/>
    <w:rsid w:val="00B84199"/>
    <w:rsid w:val="00B8425F"/>
    <w:rsid w:val="00B8440D"/>
    <w:rsid w:val="00B844F7"/>
    <w:rsid w:val="00B8455A"/>
    <w:rsid w:val="00B848AB"/>
    <w:rsid w:val="00B8496F"/>
    <w:rsid w:val="00B84F16"/>
    <w:rsid w:val="00B856E8"/>
    <w:rsid w:val="00B8576D"/>
    <w:rsid w:val="00B85C61"/>
    <w:rsid w:val="00B85E94"/>
    <w:rsid w:val="00B86348"/>
    <w:rsid w:val="00B870E1"/>
    <w:rsid w:val="00B872C8"/>
    <w:rsid w:val="00B87A4D"/>
    <w:rsid w:val="00B87AF8"/>
    <w:rsid w:val="00B90273"/>
    <w:rsid w:val="00B90386"/>
    <w:rsid w:val="00B9092A"/>
    <w:rsid w:val="00B90B0B"/>
    <w:rsid w:val="00B90BE1"/>
    <w:rsid w:val="00B90D1F"/>
    <w:rsid w:val="00B90DA1"/>
    <w:rsid w:val="00B916DC"/>
    <w:rsid w:val="00B91A5F"/>
    <w:rsid w:val="00B91B21"/>
    <w:rsid w:val="00B9226F"/>
    <w:rsid w:val="00B922C5"/>
    <w:rsid w:val="00B9271C"/>
    <w:rsid w:val="00B92727"/>
    <w:rsid w:val="00B92AB9"/>
    <w:rsid w:val="00B92CDB"/>
    <w:rsid w:val="00B92D1B"/>
    <w:rsid w:val="00B9310D"/>
    <w:rsid w:val="00B93392"/>
    <w:rsid w:val="00B93759"/>
    <w:rsid w:val="00B9378C"/>
    <w:rsid w:val="00B939D6"/>
    <w:rsid w:val="00B93AC9"/>
    <w:rsid w:val="00B93DA7"/>
    <w:rsid w:val="00B943FE"/>
    <w:rsid w:val="00B9452F"/>
    <w:rsid w:val="00B94536"/>
    <w:rsid w:val="00B947D4"/>
    <w:rsid w:val="00B95392"/>
    <w:rsid w:val="00B95543"/>
    <w:rsid w:val="00B95B37"/>
    <w:rsid w:val="00B963EB"/>
    <w:rsid w:val="00B96421"/>
    <w:rsid w:val="00B96617"/>
    <w:rsid w:val="00B96682"/>
    <w:rsid w:val="00B96782"/>
    <w:rsid w:val="00B9693B"/>
    <w:rsid w:val="00B96E4D"/>
    <w:rsid w:val="00B96F74"/>
    <w:rsid w:val="00B9786E"/>
    <w:rsid w:val="00B9790F"/>
    <w:rsid w:val="00B97916"/>
    <w:rsid w:val="00B97A09"/>
    <w:rsid w:val="00B97A52"/>
    <w:rsid w:val="00B97ADA"/>
    <w:rsid w:val="00B97BEE"/>
    <w:rsid w:val="00BA0031"/>
    <w:rsid w:val="00BA06A8"/>
    <w:rsid w:val="00BA0EE4"/>
    <w:rsid w:val="00BA0FA0"/>
    <w:rsid w:val="00BA1096"/>
    <w:rsid w:val="00BA10CB"/>
    <w:rsid w:val="00BA110E"/>
    <w:rsid w:val="00BA1497"/>
    <w:rsid w:val="00BA18D9"/>
    <w:rsid w:val="00BA1906"/>
    <w:rsid w:val="00BA1A24"/>
    <w:rsid w:val="00BA1BE2"/>
    <w:rsid w:val="00BA2150"/>
    <w:rsid w:val="00BA218E"/>
    <w:rsid w:val="00BA285B"/>
    <w:rsid w:val="00BA2B63"/>
    <w:rsid w:val="00BA2B6D"/>
    <w:rsid w:val="00BA303E"/>
    <w:rsid w:val="00BA32E7"/>
    <w:rsid w:val="00BA3A97"/>
    <w:rsid w:val="00BA3B21"/>
    <w:rsid w:val="00BA3B2A"/>
    <w:rsid w:val="00BA3B9D"/>
    <w:rsid w:val="00BA3C2A"/>
    <w:rsid w:val="00BA3E3D"/>
    <w:rsid w:val="00BA44B8"/>
    <w:rsid w:val="00BA4926"/>
    <w:rsid w:val="00BA4A67"/>
    <w:rsid w:val="00BA4AE1"/>
    <w:rsid w:val="00BA4B9B"/>
    <w:rsid w:val="00BA4C70"/>
    <w:rsid w:val="00BA4DF7"/>
    <w:rsid w:val="00BA50DD"/>
    <w:rsid w:val="00BA5297"/>
    <w:rsid w:val="00BA52DA"/>
    <w:rsid w:val="00BA5D96"/>
    <w:rsid w:val="00BA60F6"/>
    <w:rsid w:val="00BA626A"/>
    <w:rsid w:val="00BA64D6"/>
    <w:rsid w:val="00BA67E2"/>
    <w:rsid w:val="00BA67FA"/>
    <w:rsid w:val="00BA6AFB"/>
    <w:rsid w:val="00BA6B8E"/>
    <w:rsid w:val="00BA6BC1"/>
    <w:rsid w:val="00BA6D02"/>
    <w:rsid w:val="00BA7411"/>
    <w:rsid w:val="00BA7D5C"/>
    <w:rsid w:val="00BB020C"/>
    <w:rsid w:val="00BB04FA"/>
    <w:rsid w:val="00BB06FE"/>
    <w:rsid w:val="00BB0A62"/>
    <w:rsid w:val="00BB0D1D"/>
    <w:rsid w:val="00BB1237"/>
    <w:rsid w:val="00BB1760"/>
    <w:rsid w:val="00BB1A44"/>
    <w:rsid w:val="00BB1CD8"/>
    <w:rsid w:val="00BB1D1E"/>
    <w:rsid w:val="00BB2102"/>
    <w:rsid w:val="00BB22F4"/>
    <w:rsid w:val="00BB242D"/>
    <w:rsid w:val="00BB24C7"/>
    <w:rsid w:val="00BB2584"/>
    <w:rsid w:val="00BB25AC"/>
    <w:rsid w:val="00BB2898"/>
    <w:rsid w:val="00BB28C3"/>
    <w:rsid w:val="00BB2927"/>
    <w:rsid w:val="00BB2CDC"/>
    <w:rsid w:val="00BB3089"/>
    <w:rsid w:val="00BB322E"/>
    <w:rsid w:val="00BB3637"/>
    <w:rsid w:val="00BB3833"/>
    <w:rsid w:val="00BB38E8"/>
    <w:rsid w:val="00BB3E68"/>
    <w:rsid w:val="00BB410B"/>
    <w:rsid w:val="00BB42B5"/>
    <w:rsid w:val="00BB4B87"/>
    <w:rsid w:val="00BB4BE5"/>
    <w:rsid w:val="00BB4CAA"/>
    <w:rsid w:val="00BB4DAA"/>
    <w:rsid w:val="00BB4EFE"/>
    <w:rsid w:val="00BB4F04"/>
    <w:rsid w:val="00BB4FE6"/>
    <w:rsid w:val="00BB5177"/>
    <w:rsid w:val="00BB58FB"/>
    <w:rsid w:val="00BB5AF7"/>
    <w:rsid w:val="00BB5FB7"/>
    <w:rsid w:val="00BB607B"/>
    <w:rsid w:val="00BB622C"/>
    <w:rsid w:val="00BB66CC"/>
    <w:rsid w:val="00BB68FF"/>
    <w:rsid w:val="00BB692E"/>
    <w:rsid w:val="00BB6B65"/>
    <w:rsid w:val="00BB6D93"/>
    <w:rsid w:val="00BB6E0B"/>
    <w:rsid w:val="00BB7318"/>
    <w:rsid w:val="00BB76AA"/>
    <w:rsid w:val="00BB78D0"/>
    <w:rsid w:val="00BB7C0D"/>
    <w:rsid w:val="00BC05EE"/>
    <w:rsid w:val="00BC09EA"/>
    <w:rsid w:val="00BC0BC1"/>
    <w:rsid w:val="00BC0CF2"/>
    <w:rsid w:val="00BC0D69"/>
    <w:rsid w:val="00BC0EA6"/>
    <w:rsid w:val="00BC0EF2"/>
    <w:rsid w:val="00BC0FC2"/>
    <w:rsid w:val="00BC10FE"/>
    <w:rsid w:val="00BC1290"/>
    <w:rsid w:val="00BC1301"/>
    <w:rsid w:val="00BC15A9"/>
    <w:rsid w:val="00BC17E6"/>
    <w:rsid w:val="00BC1B15"/>
    <w:rsid w:val="00BC1D2D"/>
    <w:rsid w:val="00BC1D70"/>
    <w:rsid w:val="00BC2081"/>
    <w:rsid w:val="00BC21CC"/>
    <w:rsid w:val="00BC237B"/>
    <w:rsid w:val="00BC243C"/>
    <w:rsid w:val="00BC244E"/>
    <w:rsid w:val="00BC2462"/>
    <w:rsid w:val="00BC2747"/>
    <w:rsid w:val="00BC2897"/>
    <w:rsid w:val="00BC28CC"/>
    <w:rsid w:val="00BC28E6"/>
    <w:rsid w:val="00BC29A7"/>
    <w:rsid w:val="00BC2D45"/>
    <w:rsid w:val="00BC300D"/>
    <w:rsid w:val="00BC34F9"/>
    <w:rsid w:val="00BC3819"/>
    <w:rsid w:val="00BC3FAD"/>
    <w:rsid w:val="00BC40DD"/>
    <w:rsid w:val="00BC422A"/>
    <w:rsid w:val="00BC428B"/>
    <w:rsid w:val="00BC4A3B"/>
    <w:rsid w:val="00BC4A8B"/>
    <w:rsid w:val="00BC4CCF"/>
    <w:rsid w:val="00BC4D88"/>
    <w:rsid w:val="00BC4F18"/>
    <w:rsid w:val="00BC4F3D"/>
    <w:rsid w:val="00BC5269"/>
    <w:rsid w:val="00BC55BB"/>
    <w:rsid w:val="00BC5BE1"/>
    <w:rsid w:val="00BC5C98"/>
    <w:rsid w:val="00BC5DF6"/>
    <w:rsid w:val="00BC608B"/>
    <w:rsid w:val="00BC645B"/>
    <w:rsid w:val="00BC6683"/>
    <w:rsid w:val="00BC68CC"/>
    <w:rsid w:val="00BC6BA3"/>
    <w:rsid w:val="00BC6C86"/>
    <w:rsid w:val="00BC6E90"/>
    <w:rsid w:val="00BC75BA"/>
    <w:rsid w:val="00BC76D8"/>
    <w:rsid w:val="00BC78A6"/>
    <w:rsid w:val="00BC7D63"/>
    <w:rsid w:val="00BD0543"/>
    <w:rsid w:val="00BD05A9"/>
    <w:rsid w:val="00BD07BF"/>
    <w:rsid w:val="00BD0D8B"/>
    <w:rsid w:val="00BD0E1B"/>
    <w:rsid w:val="00BD104C"/>
    <w:rsid w:val="00BD15A7"/>
    <w:rsid w:val="00BD1728"/>
    <w:rsid w:val="00BD1932"/>
    <w:rsid w:val="00BD1C01"/>
    <w:rsid w:val="00BD1DCC"/>
    <w:rsid w:val="00BD1DF0"/>
    <w:rsid w:val="00BD1F8E"/>
    <w:rsid w:val="00BD2249"/>
    <w:rsid w:val="00BD233F"/>
    <w:rsid w:val="00BD2378"/>
    <w:rsid w:val="00BD2677"/>
    <w:rsid w:val="00BD2A56"/>
    <w:rsid w:val="00BD2D7B"/>
    <w:rsid w:val="00BD2E4C"/>
    <w:rsid w:val="00BD2EE3"/>
    <w:rsid w:val="00BD34A8"/>
    <w:rsid w:val="00BD3991"/>
    <w:rsid w:val="00BD3A0A"/>
    <w:rsid w:val="00BD3A2B"/>
    <w:rsid w:val="00BD3D75"/>
    <w:rsid w:val="00BD3F15"/>
    <w:rsid w:val="00BD4341"/>
    <w:rsid w:val="00BD4576"/>
    <w:rsid w:val="00BD4756"/>
    <w:rsid w:val="00BD47E5"/>
    <w:rsid w:val="00BD488F"/>
    <w:rsid w:val="00BD4BB4"/>
    <w:rsid w:val="00BD503E"/>
    <w:rsid w:val="00BD5272"/>
    <w:rsid w:val="00BD53B9"/>
    <w:rsid w:val="00BD5687"/>
    <w:rsid w:val="00BD56D1"/>
    <w:rsid w:val="00BD58A1"/>
    <w:rsid w:val="00BD58DB"/>
    <w:rsid w:val="00BD5E5A"/>
    <w:rsid w:val="00BD602C"/>
    <w:rsid w:val="00BD6451"/>
    <w:rsid w:val="00BD6454"/>
    <w:rsid w:val="00BD66EA"/>
    <w:rsid w:val="00BD68AB"/>
    <w:rsid w:val="00BD6B14"/>
    <w:rsid w:val="00BD72EC"/>
    <w:rsid w:val="00BD77D5"/>
    <w:rsid w:val="00BD7A5B"/>
    <w:rsid w:val="00BD7EBB"/>
    <w:rsid w:val="00BE0819"/>
    <w:rsid w:val="00BE11D8"/>
    <w:rsid w:val="00BE129E"/>
    <w:rsid w:val="00BE13AA"/>
    <w:rsid w:val="00BE1F71"/>
    <w:rsid w:val="00BE2301"/>
    <w:rsid w:val="00BE240E"/>
    <w:rsid w:val="00BE24A9"/>
    <w:rsid w:val="00BE2919"/>
    <w:rsid w:val="00BE298E"/>
    <w:rsid w:val="00BE2B01"/>
    <w:rsid w:val="00BE2ED9"/>
    <w:rsid w:val="00BE314E"/>
    <w:rsid w:val="00BE3603"/>
    <w:rsid w:val="00BE3EE8"/>
    <w:rsid w:val="00BE3EF5"/>
    <w:rsid w:val="00BE4003"/>
    <w:rsid w:val="00BE4268"/>
    <w:rsid w:val="00BE45F3"/>
    <w:rsid w:val="00BE47A3"/>
    <w:rsid w:val="00BE5009"/>
    <w:rsid w:val="00BE5081"/>
    <w:rsid w:val="00BE530D"/>
    <w:rsid w:val="00BE5363"/>
    <w:rsid w:val="00BE5638"/>
    <w:rsid w:val="00BE5B94"/>
    <w:rsid w:val="00BE6335"/>
    <w:rsid w:val="00BE6538"/>
    <w:rsid w:val="00BE6591"/>
    <w:rsid w:val="00BE66CD"/>
    <w:rsid w:val="00BE6AD6"/>
    <w:rsid w:val="00BE6C11"/>
    <w:rsid w:val="00BE6FF0"/>
    <w:rsid w:val="00BE7826"/>
    <w:rsid w:val="00BE7C80"/>
    <w:rsid w:val="00BE7D7B"/>
    <w:rsid w:val="00BF00B6"/>
    <w:rsid w:val="00BF0111"/>
    <w:rsid w:val="00BF030A"/>
    <w:rsid w:val="00BF049D"/>
    <w:rsid w:val="00BF059B"/>
    <w:rsid w:val="00BF0855"/>
    <w:rsid w:val="00BF0FF2"/>
    <w:rsid w:val="00BF1A8D"/>
    <w:rsid w:val="00BF1D3F"/>
    <w:rsid w:val="00BF1DC1"/>
    <w:rsid w:val="00BF1E0E"/>
    <w:rsid w:val="00BF1E6C"/>
    <w:rsid w:val="00BF22D2"/>
    <w:rsid w:val="00BF2B84"/>
    <w:rsid w:val="00BF2E2F"/>
    <w:rsid w:val="00BF33D5"/>
    <w:rsid w:val="00BF357F"/>
    <w:rsid w:val="00BF367B"/>
    <w:rsid w:val="00BF38EB"/>
    <w:rsid w:val="00BF4083"/>
    <w:rsid w:val="00BF4181"/>
    <w:rsid w:val="00BF42F2"/>
    <w:rsid w:val="00BF462F"/>
    <w:rsid w:val="00BF48C1"/>
    <w:rsid w:val="00BF4952"/>
    <w:rsid w:val="00BF4C96"/>
    <w:rsid w:val="00BF4E13"/>
    <w:rsid w:val="00BF5553"/>
    <w:rsid w:val="00BF56A3"/>
    <w:rsid w:val="00BF589A"/>
    <w:rsid w:val="00BF594C"/>
    <w:rsid w:val="00BF5AB3"/>
    <w:rsid w:val="00BF5B46"/>
    <w:rsid w:val="00BF5EEA"/>
    <w:rsid w:val="00BF5F2B"/>
    <w:rsid w:val="00BF65AE"/>
    <w:rsid w:val="00BF6F70"/>
    <w:rsid w:val="00BF72B7"/>
    <w:rsid w:val="00BF74CD"/>
    <w:rsid w:val="00BF751F"/>
    <w:rsid w:val="00BF75BE"/>
    <w:rsid w:val="00BF7B23"/>
    <w:rsid w:val="00BF7CE5"/>
    <w:rsid w:val="00BF7D79"/>
    <w:rsid w:val="00BF7E29"/>
    <w:rsid w:val="00C000C0"/>
    <w:rsid w:val="00C002BB"/>
    <w:rsid w:val="00C00325"/>
    <w:rsid w:val="00C0067B"/>
    <w:rsid w:val="00C00A44"/>
    <w:rsid w:val="00C00EBF"/>
    <w:rsid w:val="00C01073"/>
    <w:rsid w:val="00C01193"/>
    <w:rsid w:val="00C016FD"/>
    <w:rsid w:val="00C020D3"/>
    <w:rsid w:val="00C0213E"/>
    <w:rsid w:val="00C0216D"/>
    <w:rsid w:val="00C02204"/>
    <w:rsid w:val="00C0227E"/>
    <w:rsid w:val="00C0269E"/>
    <w:rsid w:val="00C028E4"/>
    <w:rsid w:val="00C02B28"/>
    <w:rsid w:val="00C02ED9"/>
    <w:rsid w:val="00C03133"/>
    <w:rsid w:val="00C03188"/>
    <w:rsid w:val="00C0324F"/>
    <w:rsid w:val="00C03862"/>
    <w:rsid w:val="00C039A3"/>
    <w:rsid w:val="00C03F76"/>
    <w:rsid w:val="00C0427B"/>
    <w:rsid w:val="00C0466D"/>
    <w:rsid w:val="00C04CAA"/>
    <w:rsid w:val="00C0515E"/>
    <w:rsid w:val="00C052E3"/>
    <w:rsid w:val="00C054C8"/>
    <w:rsid w:val="00C054EF"/>
    <w:rsid w:val="00C05779"/>
    <w:rsid w:val="00C05AA4"/>
    <w:rsid w:val="00C05B63"/>
    <w:rsid w:val="00C05C01"/>
    <w:rsid w:val="00C06041"/>
    <w:rsid w:val="00C065C8"/>
    <w:rsid w:val="00C06A28"/>
    <w:rsid w:val="00C06E68"/>
    <w:rsid w:val="00C06FBA"/>
    <w:rsid w:val="00C06FF9"/>
    <w:rsid w:val="00C07358"/>
    <w:rsid w:val="00C0747B"/>
    <w:rsid w:val="00C07554"/>
    <w:rsid w:val="00C0755A"/>
    <w:rsid w:val="00C075A4"/>
    <w:rsid w:val="00C07F53"/>
    <w:rsid w:val="00C07F87"/>
    <w:rsid w:val="00C11172"/>
    <w:rsid w:val="00C117FB"/>
    <w:rsid w:val="00C1181F"/>
    <w:rsid w:val="00C1182D"/>
    <w:rsid w:val="00C119FD"/>
    <w:rsid w:val="00C11AAA"/>
    <w:rsid w:val="00C11C67"/>
    <w:rsid w:val="00C12068"/>
    <w:rsid w:val="00C12212"/>
    <w:rsid w:val="00C12232"/>
    <w:rsid w:val="00C12372"/>
    <w:rsid w:val="00C12486"/>
    <w:rsid w:val="00C127CF"/>
    <w:rsid w:val="00C12903"/>
    <w:rsid w:val="00C12A07"/>
    <w:rsid w:val="00C12ABC"/>
    <w:rsid w:val="00C12E53"/>
    <w:rsid w:val="00C130BA"/>
    <w:rsid w:val="00C13630"/>
    <w:rsid w:val="00C13947"/>
    <w:rsid w:val="00C139D0"/>
    <w:rsid w:val="00C13B42"/>
    <w:rsid w:val="00C13B48"/>
    <w:rsid w:val="00C13D0B"/>
    <w:rsid w:val="00C13E4C"/>
    <w:rsid w:val="00C141C2"/>
    <w:rsid w:val="00C144C0"/>
    <w:rsid w:val="00C14782"/>
    <w:rsid w:val="00C14AD4"/>
    <w:rsid w:val="00C14BA0"/>
    <w:rsid w:val="00C14FF0"/>
    <w:rsid w:val="00C15012"/>
    <w:rsid w:val="00C155DE"/>
    <w:rsid w:val="00C15628"/>
    <w:rsid w:val="00C15820"/>
    <w:rsid w:val="00C15979"/>
    <w:rsid w:val="00C15B84"/>
    <w:rsid w:val="00C15BAD"/>
    <w:rsid w:val="00C15D27"/>
    <w:rsid w:val="00C160A8"/>
    <w:rsid w:val="00C160E2"/>
    <w:rsid w:val="00C166DE"/>
    <w:rsid w:val="00C16A44"/>
    <w:rsid w:val="00C16F75"/>
    <w:rsid w:val="00C16FC5"/>
    <w:rsid w:val="00C171B7"/>
    <w:rsid w:val="00C177C6"/>
    <w:rsid w:val="00C178AD"/>
    <w:rsid w:val="00C2009E"/>
    <w:rsid w:val="00C20490"/>
    <w:rsid w:val="00C2078E"/>
    <w:rsid w:val="00C2088D"/>
    <w:rsid w:val="00C20C92"/>
    <w:rsid w:val="00C20DBB"/>
    <w:rsid w:val="00C20E86"/>
    <w:rsid w:val="00C20E8D"/>
    <w:rsid w:val="00C20F3A"/>
    <w:rsid w:val="00C214DD"/>
    <w:rsid w:val="00C21841"/>
    <w:rsid w:val="00C2189C"/>
    <w:rsid w:val="00C21C04"/>
    <w:rsid w:val="00C21C31"/>
    <w:rsid w:val="00C21E44"/>
    <w:rsid w:val="00C222C5"/>
    <w:rsid w:val="00C224D7"/>
    <w:rsid w:val="00C22864"/>
    <w:rsid w:val="00C2290D"/>
    <w:rsid w:val="00C22C82"/>
    <w:rsid w:val="00C22E60"/>
    <w:rsid w:val="00C22E62"/>
    <w:rsid w:val="00C22ED9"/>
    <w:rsid w:val="00C2308B"/>
    <w:rsid w:val="00C2326E"/>
    <w:rsid w:val="00C2356B"/>
    <w:rsid w:val="00C23988"/>
    <w:rsid w:val="00C239BA"/>
    <w:rsid w:val="00C239EF"/>
    <w:rsid w:val="00C23B35"/>
    <w:rsid w:val="00C23EB4"/>
    <w:rsid w:val="00C2419C"/>
    <w:rsid w:val="00C2437E"/>
    <w:rsid w:val="00C24878"/>
    <w:rsid w:val="00C2493B"/>
    <w:rsid w:val="00C24AED"/>
    <w:rsid w:val="00C24BD6"/>
    <w:rsid w:val="00C25403"/>
    <w:rsid w:val="00C2550E"/>
    <w:rsid w:val="00C256CA"/>
    <w:rsid w:val="00C2580C"/>
    <w:rsid w:val="00C25898"/>
    <w:rsid w:val="00C26018"/>
    <w:rsid w:val="00C268E1"/>
    <w:rsid w:val="00C26966"/>
    <w:rsid w:val="00C26996"/>
    <w:rsid w:val="00C26BDD"/>
    <w:rsid w:val="00C26F19"/>
    <w:rsid w:val="00C270F7"/>
    <w:rsid w:val="00C2781F"/>
    <w:rsid w:val="00C27ABC"/>
    <w:rsid w:val="00C27C28"/>
    <w:rsid w:val="00C27EF8"/>
    <w:rsid w:val="00C30039"/>
    <w:rsid w:val="00C307B3"/>
    <w:rsid w:val="00C31001"/>
    <w:rsid w:val="00C310E4"/>
    <w:rsid w:val="00C311DD"/>
    <w:rsid w:val="00C31587"/>
    <w:rsid w:val="00C3164A"/>
    <w:rsid w:val="00C3191C"/>
    <w:rsid w:val="00C3192D"/>
    <w:rsid w:val="00C31F61"/>
    <w:rsid w:val="00C321BF"/>
    <w:rsid w:val="00C32299"/>
    <w:rsid w:val="00C32755"/>
    <w:rsid w:val="00C3297B"/>
    <w:rsid w:val="00C32BBD"/>
    <w:rsid w:val="00C32BD3"/>
    <w:rsid w:val="00C32C20"/>
    <w:rsid w:val="00C32D2B"/>
    <w:rsid w:val="00C32DCE"/>
    <w:rsid w:val="00C32F4E"/>
    <w:rsid w:val="00C3310F"/>
    <w:rsid w:val="00C334A0"/>
    <w:rsid w:val="00C335B0"/>
    <w:rsid w:val="00C3389F"/>
    <w:rsid w:val="00C33CF3"/>
    <w:rsid w:val="00C3419D"/>
    <w:rsid w:val="00C3445F"/>
    <w:rsid w:val="00C34914"/>
    <w:rsid w:val="00C34F6E"/>
    <w:rsid w:val="00C351C5"/>
    <w:rsid w:val="00C35421"/>
    <w:rsid w:val="00C358A6"/>
    <w:rsid w:val="00C358E2"/>
    <w:rsid w:val="00C35C9A"/>
    <w:rsid w:val="00C361C7"/>
    <w:rsid w:val="00C3625D"/>
    <w:rsid w:val="00C3686D"/>
    <w:rsid w:val="00C369B7"/>
    <w:rsid w:val="00C3721F"/>
    <w:rsid w:val="00C373F6"/>
    <w:rsid w:val="00C37734"/>
    <w:rsid w:val="00C37A69"/>
    <w:rsid w:val="00C37CD9"/>
    <w:rsid w:val="00C37DBE"/>
    <w:rsid w:val="00C37E6D"/>
    <w:rsid w:val="00C406A1"/>
    <w:rsid w:val="00C4072A"/>
    <w:rsid w:val="00C408D9"/>
    <w:rsid w:val="00C40BF8"/>
    <w:rsid w:val="00C40E44"/>
    <w:rsid w:val="00C414E2"/>
    <w:rsid w:val="00C41607"/>
    <w:rsid w:val="00C417DC"/>
    <w:rsid w:val="00C4184C"/>
    <w:rsid w:val="00C41861"/>
    <w:rsid w:val="00C41EC2"/>
    <w:rsid w:val="00C41FE6"/>
    <w:rsid w:val="00C4233E"/>
    <w:rsid w:val="00C42370"/>
    <w:rsid w:val="00C42438"/>
    <w:rsid w:val="00C42C42"/>
    <w:rsid w:val="00C432B6"/>
    <w:rsid w:val="00C43609"/>
    <w:rsid w:val="00C436FD"/>
    <w:rsid w:val="00C43951"/>
    <w:rsid w:val="00C439A7"/>
    <w:rsid w:val="00C44127"/>
    <w:rsid w:val="00C44556"/>
    <w:rsid w:val="00C44676"/>
    <w:rsid w:val="00C44719"/>
    <w:rsid w:val="00C4483D"/>
    <w:rsid w:val="00C44990"/>
    <w:rsid w:val="00C44EB9"/>
    <w:rsid w:val="00C45176"/>
    <w:rsid w:val="00C4567C"/>
    <w:rsid w:val="00C457A1"/>
    <w:rsid w:val="00C45E90"/>
    <w:rsid w:val="00C4602B"/>
    <w:rsid w:val="00C46156"/>
    <w:rsid w:val="00C462F9"/>
    <w:rsid w:val="00C463D9"/>
    <w:rsid w:val="00C466A0"/>
    <w:rsid w:val="00C47151"/>
    <w:rsid w:val="00C4781D"/>
    <w:rsid w:val="00C478C5"/>
    <w:rsid w:val="00C479DD"/>
    <w:rsid w:val="00C5077F"/>
    <w:rsid w:val="00C50823"/>
    <w:rsid w:val="00C50866"/>
    <w:rsid w:val="00C50C90"/>
    <w:rsid w:val="00C50CA6"/>
    <w:rsid w:val="00C50DC9"/>
    <w:rsid w:val="00C50EAD"/>
    <w:rsid w:val="00C50F5E"/>
    <w:rsid w:val="00C510DD"/>
    <w:rsid w:val="00C516AE"/>
    <w:rsid w:val="00C5179B"/>
    <w:rsid w:val="00C51F16"/>
    <w:rsid w:val="00C521F9"/>
    <w:rsid w:val="00C52252"/>
    <w:rsid w:val="00C52513"/>
    <w:rsid w:val="00C527A0"/>
    <w:rsid w:val="00C528EE"/>
    <w:rsid w:val="00C52C7E"/>
    <w:rsid w:val="00C52D7D"/>
    <w:rsid w:val="00C52DC0"/>
    <w:rsid w:val="00C52F71"/>
    <w:rsid w:val="00C53135"/>
    <w:rsid w:val="00C53C3B"/>
    <w:rsid w:val="00C53C99"/>
    <w:rsid w:val="00C53CAC"/>
    <w:rsid w:val="00C53F62"/>
    <w:rsid w:val="00C547A2"/>
    <w:rsid w:val="00C54D88"/>
    <w:rsid w:val="00C551E0"/>
    <w:rsid w:val="00C556BE"/>
    <w:rsid w:val="00C558D9"/>
    <w:rsid w:val="00C5597C"/>
    <w:rsid w:val="00C55DA3"/>
    <w:rsid w:val="00C55DB8"/>
    <w:rsid w:val="00C56469"/>
    <w:rsid w:val="00C5649D"/>
    <w:rsid w:val="00C5667F"/>
    <w:rsid w:val="00C574EE"/>
    <w:rsid w:val="00C575E0"/>
    <w:rsid w:val="00C57983"/>
    <w:rsid w:val="00C57ACF"/>
    <w:rsid w:val="00C57C50"/>
    <w:rsid w:val="00C57ECC"/>
    <w:rsid w:val="00C6018B"/>
    <w:rsid w:val="00C60521"/>
    <w:rsid w:val="00C60EEA"/>
    <w:rsid w:val="00C60FFB"/>
    <w:rsid w:val="00C610BC"/>
    <w:rsid w:val="00C6117F"/>
    <w:rsid w:val="00C61420"/>
    <w:rsid w:val="00C6143C"/>
    <w:rsid w:val="00C615D7"/>
    <w:rsid w:val="00C617F8"/>
    <w:rsid w:val="00C61B17"/>
    <w:rsid w:val="00C61D5B"/>
    <w:rsid w:val="00C61D83"/>
    <w:rsid w:val="00C61E7D"/>
    <w:rsid w:val="00C61F1F"/>
    <w:rsid w:val="00C62334"/>
    <w:rsid w:val="00C62558"/>
    <w:rsid w:val="00C627A2"/>
    <w:rsid w:val="00C6287F"/>
    <w:rsid w:val="00C62AFA"/>
    <w:rsid w:val="00C63292"/>
    <w:rsid w:val="00C63828"/>
    <w:rsid w:val="00C63A30"/>
    <w:rsid w:val="00C63D68"/>
    <w:rsid w:val="00C63FF0"/>
    <w:rsid w:val="00C6419D"/>
    <w:rsid w:val="00C647FA"/>
    <w:rsid w:val="00C64ACB"/>
    <w:rsid w:val="00C64BA6"/>
    <w:rsid w:val="00C64C1F"/>
    <w:rsid w:val="00C64C8B"/>
    <w:rsid w:val="00C65175"/>
    <w:rsid w:val="00C6560E"/>
    <w:rsid w:val="00C65656"/>
    <w:rsid w:val="00C657E6"/>
    <w:rsid w:val="00C65844"/>
    <w:rsid w:val="00C65B90"/>
    <w:rsid w:val="00C65EF6"/>
    <w:rsid w:val="00C65FF3"/>
    <w:rsid w:val="00C6608D"/>
    <w:rsid w:val="00C665FB"/>
    <w:rsid w:val="00C66831"/>
    <w:rsid w:val="00C66AD6"/>
    <w:rsid w:val="00C66D19"/>
    <w:rsid w:val="00C66D29"/>
    <w:rsid w:val="00C66E7D"/>
    <w:rsid w:val="00C66E85"/>
    <w:rsid w:val="00C66F52"/>
    <w:rsid w:val="00C67029"/>
    <w:rsid w:val="00C67178"/>
    <w:rsid w:val="00C67470"/>
    <w:rsid w:val="00C674E4"/>
    <w:rsid w:val="00C676D2"/>
    <w:rsid w:val="00C677BC"/>
    <w:rsid w:val="00C678C2"/>
    <w:rsid w:val="00C67FDF"/>
    <w:rsid w:val="00C7029A"/>
    <w:rsid w:val="00C70565"/>
    <w:rsid w:val="00C7059E"/>
    <w:rsid w:val="00C70D33"/>
    <w:rsid w:val="00C70EA0"/>
    <w:rsid w:val="00C71477"/>
    <w:rsid w:val="00C71C42"/>
    <w:rsid w:val="00C71E02"/>
    <w:rsid w:val="00C71E9F"/>
    <w:rsid w:val="00C71EAB"/>
    <w:rsid w:val="00C72356"/>
    <w:rsid w:val="00C72865"/>
    <w:rsid w:val="00C72AA9"/>
    <w:rsid w:val="00C72AD5"/>
    <w:rsid w:val="00C72E82"/>
    <w:rsid w:val="00C7323E"/>
    <w:rsid w:val="00C733E7"/>
    <w:rsid w:val="00C734C1"/>
    <w:rsid w:val="00C73659"/>
    <w:rsid w:val="00C73725"/>
    <w:rsid w:val="00C73A83"/>
    <w:rsid w:val="00C73A92"/>
    <w:rsid w:val="00C73ABA"/>
    <w:rsid w:val="00C73AC3"/>
    <w:rsid w:val="00C73B2F"/>
    <w:rsid w:val="00C73C99"/>
    <w:rsid w:val="00C73E4B"/>
    <w:rsid w:val="00C74010"/>
    <w:rsid w:val="00C744AF"/>
    <w:rsid w:val="00C74710"/>
    <w:rsid w:val="00C74841"/>
    <w:rsid w:val="00C74C8A"/>
    <w:rsid w:val="00C74CFF"/>
    <w:rsid w:val="00C74F9A"/>
    <w:rsid w:val="00C754D4"/>
    <w:rsid w:val="00C75808"/>
    <w:rsid w:val="00C75838"/>
    <w:rsid w:val="00C75D15"/>
    <w:rsid w:val="00C75F32"/>
    <w:rsid w:val="00C76468"/>
    <w:rsid w:val="00C764BF"/>
    <w:rsid w:val="00C76A8C"/>
    <w:rsid w:val="00C76D19"/>
    <w:rsid w:val="00C76E49"/>
    <w:rsid w:val="00C76F6F"/>
    <w:rsid w:val="00C77528"/>
    <w:rsid w:val="00C778E4"/>
    <w:rsid w:val="00C77A61"/>
    <w:rsid w:val="00C77ADE"/>
    <w:rsid w:val="00C77B9D"/>
    <w:rsid w:val="00C77D4D"/>
    <w:rsid w:val="00C77FB1"/>
    <w:rsid w:val="00C80202"/>
    <w:rsid w:val="00C8047A"/>
    <w:rsid w:val="00C8054C"/>
    <w:rsid w:val="00C80815"/>
    <w:rsid w:val="00C80B83"/>
    <w:rsid w:val="00C8143B"/>
    <w:rsid w:val="00C815E5"/>
    <w:rsid w:val="00C819D4"/>
    <w:rsid w:val="00C81F44"/>
    <w:rsid w:val="00C821BA"/>
    <w:rsid w:val="00C823FF"/>
    <w:rsid w:val="00C82575"/>
    <w:rsid w:val="00C82866"/>
    <w:rsid w:val="00C828F3"/>
    <w:rsid w:val="00C82CBC"/>
    <w:rsid w:val="00C82DB5"/>
    <w:rsid w:val="00C82E7F"/>
    <w:rsid w:val="00C830C4"/>
    <w:rsid w:val="00C83217"/>
    <w:rsid w:val="00C8356B"/>
    <w:rsid w:val="00C83C6D"/>
    <w:rsid w:val="00C83D48"/>
    <w:rsid w:val="00C84124"/>
    <w:rsid w:val="00C84297"/>
    <w:rsid w:val="00C843C0"/>
    <w:rsid w:val="00C8441F"/>
    <w:rsid w:val="00C844FC"/>
    <w:rsid w:val="00C84789"/>
    <w:rsid w:val="00C8478A"/>
    <w:rsid w:val="00C84A2D"/>
    <w:rsid w:val="00C858BC"/>
    <w:rsid w:val="00C859BC"/>
    <w:rsid w:val="00C85F39"/>
    <w:rsid w:val="00C860B1"/>
    <w:rsid w:val="00C8625F"/>
    <w:rsid w:val="00C86550"/>
    <w:rsid w:val="00C865F5"/>
    <w:rsid w:val="00C8687A"/>
    <w:rsid w:val="00C86A5C"/>
    <w:rsid w:val="00C86AFD"/>
    <w:rsid w:val="00C86B53"/>
    <w:rsid w:val="00C86BB8"/>
    <w:rsid w:val="00C86D93"/>
    <w:rsid w:val="00C86FAD"/>
    <w:rsid w:val="00C86FE4"/>
    <w:rsid w:val="00C87412"/>
    <w:rsid w:val="00C87518"/>
    <w:rsid w:val="00C876F7"/>
    <w:rsid w:val="00C87B41"/>
    <w:rsid w:val="00C87D78"/>
    <w:rsid w:val="00C87DFA"/>
    <w:rsid w:val="00C87F40"/>
    <w:rsid w:val="00C900D6"/>
    <w:rsid w:val="00C90A05"/>
    <w:rsid w:val="00C90BAB"/>
    <w:rsid w:val="00C90D28"/>
    <w:rsid w:val="00C91072"/>
    <w:rsid w:val="00C914EF"/>
    <w:rsid w:val="00C91511"/>
    <w:rsid w:val="00C9152C"/>
    <w:rsid w:val="00C9167B"/>
    <w:rsid w:val="00C91737"/>
    <w:rsid w:val="00C9181C"/>
    <w:rsid w:val="00C91895"/>
    <w:rsid w:val="00C91F89"/>
    <w:rsid w:val="00C927C8"/>
    <w:rsid w:val="00C928FE"/>
    <w:rsid w:val="00C92BD8"/>
    <w:rsid w:val="00C92C0E"/>
    <w:rsid w:val="00C92DE4"/>
    <w:rsid w:val="00C930C5"/>
    <w:rsid w:val="00C93778"/>
    <w:rsid w:val="00C93EBD"/>
    <w:rsid w:val="00C94909"/>
    <w:rsid w:val="00C94A62"/>
    <w:rsid w:val="00C9504E"/>
    <w:rsid w:val="00C95418"/>
    <w:rsid w:val="00C95481"/>
    <w:rsid w:val="00C954E8"/>
    <w:rsid w:val="00C9553D"/>
    <w:rsid w:val="00C9566F"/>
    <w:rsid w:val="00C95906"/>
    <w:rsid w:val="00C95CE6"/>
    <w:rsid w:val="00C960BB"/>
    <w:rsid w:val="00C96621"/>
    <w:rsid w:val="00C96929"/>
    <w:rsid w:val="00C96D89"/>
    <w:rsid w:val="00C96E1A"/>
    <w:rsid w:val="00C96F2C"/>
    <w:rsid w:val="00C97119"/>
    <w:rsid w:val="00C979A1"/>
    <w:rsid w:val="00C97B79"/>
    <w:rsid w:val="00C97B9F"/>
    <w:rsid w:val="00CA01F8"/>
    <w:rsid w:val="00CA090B"/>
    <w:rsid w:val="00CA0F47"/>
    <w:rsid w:val="00CA161B"/>
    <w:rsid w:val="00CA191D"/>
    <w:rsid w:val="00CA1B31"/>
    <w:rsid w:val="00CA20BD"/>
    <w:rsid w:val="00CA2313"/>
    <w:rsid w:val="00CA26C5"/>
    <w:rsid w:val="00CA277F"/>
    <w:rsid w:val="00CA2B32"/>
    <w:rsid w:val="00CA2D13"/>
    <w:rsid w:val="00CA2EAC"/>
    <w:rsid w:val="00CA2F35"/>
    <w:rsid w:val="00CA306B"/>
    <w:rsid w:val="00CA3132"/>
    <w:rsid w:val="00CA3D86"/>
    <w:rsid w:val="00CA3F82"/>
    <w:rsid w:val="00CA4024"/>
    <w:rsid w:val="00CA40B9"/>
    <w:rsid w:val="00CA42E9"/>
    <w:rsid w:val="00CA464B"/>
    <w:rsid w:val="00CA4955"/>
    <w:rsid w:val="00CA4A41"/>
    <w:rsid w:val="00CA4C9B"/>
    <w:rsid w:val="00CA4CF3"/>
    <w:rsid w:val="00CA5173"/>
    <w:rsid w:val="00CA523D"/>
    <w:rsid w:val="00CA5242"/>
    <w:rsid w:val="00CA55D9"/>
    <w:rsid w:val="00CA58DE"/>
    <w:rsid w:val="00CA597B"/>
    <w:rsid w:val="00CA59FA"/>
    <w:rsid w:val="00CA5E43"/>
    <w:rsid w:val="00CA5F4B"/>
    <w:rsid w:val="00CA5F65"/>
    <w:rsid w:val="00CA6235"/>
    <w:rsid w:val="00CA64A4"/>
    <w:rsid w:val="00CA64FC"/>
    <w:rsid w:val="00CA6603"/>
    <w:rsid w:val="00CA66A2"/>
    <w:rsid w:val="00CA69E3"/>
    <w:rsid w:val="00CA6B80"/>
    <w:rsid w:val="00CA70E6"/>
    <w:rsid w:val="00CA732D"/>
    <w:rsid w:val="00CA751A"/>
    <w:rsid w:val="00CA75A6"/>
    <w:rsid w:val="00CA7609"/>
    <w:rsid w:val="00CA766C"/>
    <w:rsid w:val="00CA779F"/>
    <w:rsid w:val="00CA7A03"/>
    <w:rsid w:val="00CA7B6A"/>
    <w:rsid w:val="00CA7EEE"/>
    <w:rsid w:val="00CA7F19"/>
    <w:rsid w:val="00CA7F95"/>
    <w:rsid w:val="00CB0135"/>
    <w:rsid w:val="00CB04A5"/>
    <w:rsid w:val="00CB056A"/>
    <w:rsid w:val="00CB0774"/>
    <w:rsid w:val="00CB09FC"/>
    <w:rsid w:val="00CB0D20"/>
    <w:rsid w:val="00CB0D76"/>
    <w:rsid w:val="00CB0E02"/>
    <w:rsid w:val="00CB0FA0"/>
    <w:rsid w:val="00CB1090"/>
    <w:rsid w:val="00CB1098"/>
    <w:rsid w:val="00CB1651"/>
    <w:rsid w:val="00CB1744"/>
    <w:rsid w:val="00CB18E4"/>
    <w:rsid w:val="00CB1BB4"/>
    <w:rsid w:val="00CB1CEE"/>
    <w:rsid w:val="00CB1E70"/>
    <w:rsid w:val="00CB2490"/>
    <w:rsid w:val="00CB267F"/>
    <w:rsid w:val="00CB28E6"/>
    <w:rsid w:val="00CB2A17"/>
    <w:rsid w:val="00CB2B06"/>
    <w:rsid w:val="00CB2B51"/>
    <w:rsid w:val="00CB2C80"/>
    <w:rsid w:val="00CB30D3"/>
    <w:rsid w:val="00CB3535"/>
    <w:rsid w:val="00CB3EA9"/>
    <w:rsid w:val="00CB4088"/>
    <w:rsid w:val="00CB414C"/>
    <w:rsid w:val="00CB44C2"/>
    <w:rsid w:val="00CB4EC2"/>
    <w:rsid w:val="00CB5075"/>
    <w:rsid w:val="00CB5157"/>
    <w:rsid w:val="00CB5371"/>
    <w:rsid w:val="00CB5CF5"/>
    <w:rsid w:val="00CB5E62"/>
    <w:rsid w:val="00CB5E7B"/>
    <w:rsid w:val="00CB5EA8"/>
    <w:rsid w:val="00CB6181"/>
    <w:rsid w:val="00CB620A"/>
    <w:rsid w:val="00CB6369"/>
    <w:rsid w:val="00CB6CDE"/>
    <w:rsid w:val="00CB70EF"/>
    <w:rsid w:val="00CB714D"/>
    <w:rsid w:val="00CB71AA"/>
    <w:rsid w:val="00CB78AF"/>
    <w:rsid w:val="00CB7B0B"/>
    <w:rsid w:val="00CB7F12"/>
    <w:rsid w:val="00CB7FE7"/>
    <w:rsid w:val="00CC0127"/>
    <w:rsid w:val="00CC02F1"/>
    <w:rsid w:val="00CC041B"/>
    <w:rsid w:val="00CC0802"/>
    <w:rsid w:val="00CC0871"/>
    <w:rsid w:val="00CC0AC4"/>
    <w:rsid w:val="00CC0B78"/>
    <w:rsid w:val="00CC1033"/>
    <w:rsid w:val="00CC1B82"/>
    <w:rsid w:val="00CC1D75"/>
    <w:rsid w:val="00CC21BF"/>
    <w:rsid w:val="00CC221C"/>
    <w:rsid w:val="00CC223D"/>
    <w:rsid w:val="00CC24C6"/>
    <w:rsid w:val="00CC24E6"/>
    <w:rsid w:val="00CC260A"/>
    <w:rsid w:val="00CC2AC5"/>
    <w:rsid w:val="00CC2B1C"/>
    <w:rsid w:val="00CC2BAB"/>
    <w:rsid w:val="00CC30C0"/>
    <w:rsid w:val="00CC3662"/>
    <w:rsid w:val="00CC3813"/>
    <w:rsid w:val="00CC38A5"/>
    <w:rsid w:val="00CC3E1F"/>
    <w:rsid w:val="00CC3E29"/>
    <w:rsid w:val="00CC3E9A"/>
    <w:rsid w:val="00CC3EA3"/>
    <w:rsid w:val="00CC44D0"/>
    <w:rsid w:val="00CC45EC"/>
    <w:rsid w:val="00CC46B9"/>
    <w:rsid w:val="00CC4851"/>
    <w:rsid w:val="00CC4930"/>
    <w:rsid w:val="00CC4D61"/>
    <w:rsid w:val="00CC4E2F"/>
    <w:rsid w:val="00CC4EB4"/>
    <w:rsid w:val="00CC5032"/>
    <w:rsid w:val="00CC54B3"/>
    <w:rsid w:val="00CC555A"/>
    <w:rsid w:val="00CC55CD"/>
    <w:rsid w:val="00CC58DA"/>
    <w:rsid w:val="00CC5904"/>
    <w:rsid w:val="00CC5BA0"/>
    <w:rsid w:val="00CC5BC1"/>
    <w:rsid w:val="00CC5C46"/>
    <w:rsid w:val="00CC5D39"/>
    <w:rsid w:val="00CC61B8"/>
    <w:rsid w:val="00CC66F5"/>
    <w:rsid w:val="00CC674D"/>
    <w:rsid w:val="00CC6830"/>
    <w:rsid w:val="00CC6A15"/>
    <w:rsid w:val="00CC6CFD"/>
    <w:rsid w:val="00CC728F"/>
    <w:rsid w:val="00CC73C6"/>
    <w:rsid w:val="00CC77EF"/>
    <w:rsid w:val="00CC7834"/>
    <w:rsid w:val="00CC7937"/>
    <w:rsid w:val="00CC796C"/>
    <w:rsid w:val="00CC7B43"/>
    <w:rsid w:val="00CC7E4B"/>
    <w:rsid w:val="00CC7F3D"/>
    <w:rsid w:val="00CC7F98"/>
    <w:rsid w:val="00CD0328"/>
    <w:rsid w:val="00CD0335"/>
    <w:rsid w:val="00CD0338"/>
    <w:rsid w:val="00CD0AE1"/>
    <w:rsid w:val="00CD1042"/>
    <w:rsid w:val="00CD11EA"/>
    <w:rsid w:val="00CD12B3"/>
    <w:rsid w:val="00CD1924"/>
    <w:rsid w:val="00CD1967"/>
    <w:rsid w:val="00CD1A47"/>
    <w:rsid w:val="00CD1C6B"/>
    <w:rsid w:val="00CD1CAE"/>
    <w:rsid w:val="00CD30FB"/>
    <w:rsid w:val="00CD31AD"/>
    <w:rsid w:val="00CD32BE"/>
    <w:rsid w:val="00CD338D"/>
    <w:rsid w:val="00CD373A"/>
    <w:rsid w:val="00CD3D1F"/>
    <w:rsid w:val="00CD3E9B"/>
    <w:rsid w:val="00CD3ED5"/>
    <w:rsid w:val="00CD4070"/>
    <w:rsid w:val="00CD4734"/>
    <w:rsid w:val="00CD4D11"/>
    <w:rsid w:val="00CD4EFD"/>
    <w:rsid w:val="00CD5289"/>
    <w:rsid w:val="00CD561E"/>
    <w:rsid w:val="00CD5BDA"/>
    <w:rsid w:val="00CD5FBA"/>
    <w:rsid w:val="00CD640A"/>
    <w:rsid w:val="00CD658F"/>
    <w:rsid w:val="00CD668F"/>
    <w:rsid w:val="00CD6963"/>
    <w:rsid w:val="00CD6A4F"/>
    <w:rsid w:val="00CD6D13"/>
    <w:rsid w:val="00CD737D"/>
    <w:rsid w:val="00CD7B03"/>
    <w:rsid w:val="00CE0022"/>
    <w:rsid w:val="00CE0036"/>
    <w:rsid w:val="00CE00B3"/>
    <w:rsid w:val="00CE029A"/>
    <w:rsid w:val="00CE0354"/>
    <w:rsid w:val="00CE03D8"/>
    <w:rsid w:val="00CE05E2"/>
    <w:rsid w:val="00CE06C3"/>
    <w:rsid w:val="00CE0776"/>
    <w:rsid w:val="00CE09CD"/>
    <w:rsid w:val="00CE09DE"/>
    <w:rsid w:val="00CE0E3C"/>
    <w:rsid w:val="00CE12D5"/>
    <w:rsid w:val="00CE1378"/>
    <w:rsid w:val="00CE145A"/>
    <w:rsid w:val="00CE1511"/>
    <w:rsid w:val="00CE153E"/>
    <w:rsid w:val="00CE157E"/>
    <w:rsid w:val="00CE1AA8"/>
    <w:rsid w:val="00CE1CA8"/>
    <w:rsid w:val="00CE1CF0"/>
    <w:rsid w:val="00CE1DB2"/>
    <w:rsid w:val="00CE1EF3"/>
    <w:rsid w:val="00CE2CA7"/>
    <w:rsid w:val="00CE31F1"/>
    <w:rsid w:val="00CE325E"/>
    <w:rsid w:val="00CE3435"/>
    <w:rsid w:val="00CE3497"/>
    <w:rsid w:val="00CE34AB"/>
    <w:rsid w:val="00CE34C4"/>
    <w:rsid w:val="00CE3528"/>
    <w:rsid w:val="00CE373A"/>
    <w:rsid w:val="00CE3786"/>
    <w:rsid w:val="00CE3A1E"/>
    <w:rsid w:val="00CE3B04"/>
    <w:rsid w:val="00CE3FA8"/>
    <w:rsid w:val="00CE4A6B"/>
    <w:rsid w:val="00CE4B1A"/>
    <w:rsid w:val="00CE4C62"/>
    <w:rsid w:val="00CE4C96"/>
    <w:rsid w:val="00CE4E9F"/>
    <w:rsid w:val="00CE4F9F"/>
    <w:rsid w:val="00CE554E"/>
    <w:rsid w:val="00CE5558"/>
    <w:rsid w:val="00CE57BC"/>
    <w:rsid w:val="00CE5A16"/>
    <w:rsid w:val="00CE5B12"/>
    <w:rsid w:val="00CE5BC8"/>
    <w:rsid w:val="00CE5BD0"/>
    <w:rsid w:val="00CE5FF4"/>
    <w:rsid w:val="00CE604C"/>
    <w:rsid w:val="00CE6323"/>
    <w:rsid w:val="00CE652D"/>
    <w:rsid w:val="00CE6742"/>
    <w:rsid w:val="00CE6918"/>
    <w:rsid w:val="00CE6A87"/>
    <w:rsid w:val="00CE6CA5"/>
    <w:rsid w:val="00CE77B0"/>
    <w:rsid w:val="00CE790E"/>
    <w:rsid w:val="00CE7912"/>
    <w:rsid w:val="00CE7AB5"/>
    <w:rsid w:val="00CE7B64"/>
    <w:rsid w:val="00CE7F04"/>
    <w:rsid w:val="00CF0175"/>
    <w:rsid w:val="00CF0451"/>
    <w:rsid w:val="00CF0A7B"/>
    <w:rsid w:val="00CF0AEA"/>
    <w:rsid w:val="00CF0DBB"/>
    <w:rsid w:val="00CF0DD6"/>
    <w:rsid w:val="00CF0DD7"/>
    <w:rsid w:val="00CF0EA7"/>
    <w:rsid w:val="00CF1092"/>
    <w:rsid w:val="00CF11B0"/>
    <w:rsid w:val="00CF12B4"/>
    <w:rsid w:val="00CF145C"/>
    <w:rsid w:val="00CF154B"/>
    <w:rsid w:val="00CF229C"/>
    <w:rsid w:val="00CF2426"/>
    <w:rsid w:val="00CF27C0"/>
    <w:rsid w:val="00CF2D3E"/>
    <w:rsid w:val="00CF2D46"/>
    <w:rsid w:val="00CF2D98"/>
    <w:rsid w:val="00CF2E43"/>
    <w:rsid w:val="00CF34FD"/>
    <w:rsid w:val="00CF3664"/>
    <w:rsid w:val="00CF38D5"/>
    <w:rsid w:val="00CF38DC"/>
    <w:rsid w:val="00CF3C0F"/>
    <w:rsid w:val="00CF3F92"/>
    <w:rsid w:val="00CF4ED7"/>
    <w:rsid w:val="00CF5824"/>
    <w:rsid w:val="00CF58E8"/>
    <w:rsid w:val="00CF5A39"/>
    <w:rsid w:val="00CF5CB6"/>
    <w:rsid w:val="00CF5E0E"/>
    <w:rsid w:val="00CF5F3A"/>
    <w:rsid w:val="00CF65E8"/>
    <w:rsid w:val="00CF6904"/>
    <w:rsid w:val="00CF6A30"/>
    <w:rsid w:val="00CF7160"/>
    <w:rsid w:val="00CF73E3"/>
    <w:rsid w:val="00CF774E"/>
    <w:rsid w:val="00CF7766"/>
    <w:rsid w:val="00CF782A"/>
    <w:rsid w:val="00CF7880"/>
    <w:rsid w:val="00CF7BFF"/>
    <w:rsid w:val="00CF7FD6"/>
    <w:rsid w:val="00D00099"/>
    <w:rsid w:val="00D000BD"/>
    <w:rsid w:val="00D00377"/>
    <w:rsid w:val="00D004ED"/>
    <w:rsid w:val="00D007BA"/>
    <w:rsid w:val="00D0092F"/>
    <w:rsid w:val="00D00B56"/>
    <w:rsid w:val="00D00C5C"/>
    <w:rsid w:val="00D00D3E"/>
    <w:rsid w:val="00D00D9A"/>
    <w:rsid w:val="00D00E0D"/>
    <w:rsid w:val="00D0114B"/>
    <w:rsid w:val="00D0132E"/>
    <w:rsid w:val="00D01665"/>
    <w:rsid w:val="00D01719"/>
    <w:rsid w:val="00D01B9D"/>
    <w:rsid w:val="00D02122"/>
    <w:rsid w:val="00D02510"/>
    <w:rsid w:val="00D02574"/>
    <w:rsid w:val="00D02919"/>
    <w:rsid w:val="00D02A58"/>
    <w:rsid w:val="00D02C60"/>
    <w:rsid w:val="00D02E45"/>
    <w:rsid w:val="00D02E50"/>
    <w:rsid w:val="00D02F61"/>
    <w:rsid w:val="00D03168"/>
    <w:rsid w:val="00D0391A"/>
    <w:rsid w:val="00D039A4"/>
    <w:rsid w:val="00D03A73"/>
    <w:rsid w:val="00D03C72"/>
    <w:rsid w:val="00D03D2D"/>
    <w:rsid w:val="00D03E96"/>
    <w:rsid w:val="00D03EFB"/>
    <w:rsid w:val="00D04195"/>
    <w:rsid w:val="00D04673"/>
    <w:rsid w:val="00D046D4"/>
    <w:rsid w:val="00D05767"/>
    <w:rsid w:val="00D05CF9"/>
    <w:rsid w:val="00D05DAF"/>
    <w:rsid w:val="00D0642A"/>
    <w:rsid w:val="00D06493"/>
    <w:rsid w:val="00D064F1"/>
    <w:rsid w:val="00D06641"/>
    <w:rsid w:val="00D06725"/>
    <w:rsid w:val="00D068D0"/>
    <w:rsid w:val="00D068F3"/>
    <w:rsid w:val="00D06B4A"/>
    <w:rsid w:val="00D06C06"/>
    <w:rsid w:val="00D07338"/>
    <w:rsid w:val="00D074B7"/>
    <w:rsid w:val="00D07950"/>
    <w:rsid w:val="00D07C3E"/>
    <w:rsid w:val="00D1012F"/>
    <w:rsid w:val="00D10617"/>
    <w:rsid w:val="00D1073A"/>
    <w:rsid w:val="00D10A22"/>
    <w:rsid w:val="00D10B4B"/>
    <w:rsid w:val="00D10D16"/>
    <w:rsid w:val="00D10F3A"/>
    <w:rsid w:val="00D11379"/>
    <w:rsid w:val="00D119C2"/>
    <w:rsid w:val="00D11BBD"/>
    <w:rsid w:val="00D12042"/>
    <w:rsid w:val="00D123C7"/>
    <w:rsid w:val="00D124BF"/>
    <w:rsid w:val="00D12541"/>
    <w:rsid w:val="00D1254A"/>
    <w:rsid w:val="00D128D9"/>
    <w:rsid w:val="00D12939"/>
    <w:rsid w:val="00D129EF"/>
    <w:rsid w:val="00D12C1E"/>
    <w:rsid w:val="00D12FF5"/>
    <w:rsid w:val="00D131FF"/>
    <w:rsid w:val="00D13244"/>
    <w:rsid w:val="00D135F7"/>
    <w:rsid w:val="00D1364A"/>
    <w:rsid w:val="00D1387D"/>
    <w:rsid w:val="00D13905"/>
    <w:rsid w:val="00D13FCE"/>
    <w:rsid w:val="00D141E0"/>
    <w:rsid w:val="00D143EF"/>
    <w:rsid w:val="00D14496"/>
    <w:rsid w:val="00D14B29"/>
    <w:rsid w:val="00D14B7C"/>
    <w:rsid w:val="00D14BDF"/>
    <w:rsid w:val="00D14C23"/>
    <w:rsid w:val="00D150F6"/>
    <w:rsid w:val="00D1525F"/>
    <w:rsid w:val="00D153EB"/>
    <w:rsid w:val="00D15667"/>
    <w:rsid w:val="00D15867"/>
    <w:rsid w:val="00D15C5B"/>
    <w:rsid w:val="00D161A6"/>
    <w:rsid w:val="00D1622B"/>
    <w:rsid w:val="00D165B0"/>
    <w:rsid w:val="00D1674D"/>
    <w:rsid w:val="00D168BA"/>
    <w:rsid w:val="00D16927"/>
    <w:rsid w:val="00D169F3"/>
    <w:rsid w:val="00D1729D"/>
    <w:rsid w:val="00D17532"/>
    <w:rsid w:val="00D17854"/>
    <w:rsid w:val="00D17B60"/>
    <w:rsid w:val="00D17B77"/>
    <w:rsid w:val="00D17C36"/>
    <w:rsid w:val="00D17C9B"/>
    <w:rsid w:val="00D17D98"/>
    <w:rsid w:val="00D17DB0"/>
    <w:rsid w:val="00D17FA9"/>
    <w:rsid w:val="00D20405"/>
    <w:rsid w:val="00D20696"/>
    <w:rsid w:val="00D2079E"/>
    <w:rsid w:val="00D20882"/>
    <w:rsid w:val="00D20B0F"/>
    <w:rsid w:val="00D20D71"/>
    <w:rsid w:val="00D20DEF"/>
    <w:rsid w:val="00D20F6B"/>
    <w:rsid w:val="00D210C8"/>
    <w:rsid w:val="00D2140B"/>
    <w:rsid w:val="00D2143F"/>
    <w:rsid w:val="00D214DC"/>
    <w:rsid w:val="00D21B55"/>
    <w:rsid w:val="00D21C32"/>
    <w:rsid w:val="00D21FA6"/>
    <w:rsid w:val="00D221A5"/>
    <w:rsid w:val="00D22342"/>
    <w:rsid w:val="00D223E7"/>
    <w:rsid w:val="00D223F1"/>
    <w:rsid w:val="00D22817"/>
    <w:rsid w:val="00D22A35"/>
    <w:rsid w:val="00D22A55"/>
    <w:rsid w:val="00D22F00"/>
    <w:rsid w:val="00D231FC"/>
    <w:rsid w:val="00D23302"/>
    <w:rsid w:val="00D234DD"/>
    <w:rsid w:val="00D240E1"/>
    <w:rsid w:val="00D243D3"/>
    <w:rsid w:val="00D246CB"/>
    <w:rsid w:val="00D246EE"/>
    <w:rsid w:val="00D24A43"/>
    <w:rsid w:val="00D24A93"/>
    <w:rsid w:val="00D24DC6"/>
    <w:rsid w:val="00D25049"/>
    <w:rsid w:val="00D2543D"/>
    <w:rsid w:val="00D25606"/>
    <w:rsid w:val="00D25742"/>
    <w:rsid w:val="00D25795"/>
    <w:rsid w:val="00D25E1B"/>
    <w:rsid w:val="00D25E8F"/>
    <w:rsid w:val="00D26333"/>
    <w:rsid w:val="00D26BBA"/>
    <w:rsid w:val="00D26E23"/>
    <w:rsid w:val="00D26F2B"/>
    <w:rsid w:val="00D27182"/>
    <w:rsid w:val="00D27404"/>
    <w:rsid w:val="00D275D2"/>
    <w:rsid w:val="00D27B4A"/>
    <w:rsid w:val="00D27F86"/>
    <w:rsid w:val="00D300DB"/>
    <w:rsid w:val="00D3055A"/>
    <w:rsid w:val="00D30BA4"/>
    <w:rsid w:val="00D31185"/>
    <w:rsid w:val="00D31311"/>
    <w:rsid w:val="00D31CC4"/>
    <w:rsid w:val="00D31E49"/>
    <w:rsid w:val="00D31E7F"/>
    <w:rsid w:val="00D32327"/>
    <w:rsid w:val="00D32BC5"/>
    <w:rsid w:val="00D333A3"/>
    <w:rsid w:val="00D33483"/>
    <w:rsid w:val="00D334BC"/>
    <w:rsid w:val="00D33702"/>
    <w:rsid w:val="00D3392C"/>
    <w:rsid w:val="00D33965"/>
    <w:rsid w:val="00D33AF3"/>
    <w:rsid w:val="00D33B71"/>
    <w:rsid w:val="00D340FB"/>
    <w:rsid w:val="00D344BC"/>
    <w:rsid w:val="00D34777"/>
    <w:rsid w:val="00D347C2"/>
    <w:rsid w:val="00D348D8"/>
    <w:rsid w:val="00D3490D"/>
    <w:rsid w:val="00D35024"/>
    <w:rsid w:val="00D350AF"/>
    <w:rsid w:val="00D351AF"/>
    <w:rsid w:val="00D35228"/>
    <w:rsid w:val="00D356AA"/>
    <w:rsid w:val="00D35E64"/>
    <w:rsid w:val="00D35F72"/>
    <w:rsid w:val="00D36675"/>
    <w:rsid w:val="00D36847"/>
    <w:rsid w:val="00D36B88"/>
    <w:rsid w:val="00D37048"/>
    <w:rsid w:val="00D3718D"/>
    <w:rsid w:val="00D3721A"/>
    <w:rsid w:val="00D372C6"/>
    <w:rsid w:val="00D37428"/>
    <w:rsid w:val="00D37928"/>
    <w:rsid w:val="00D37B47"/>
    <w:rsid w:val="00D37B67"/>
    <w:rsid w:val="00D37C68"/>
    <w:rsid w:val="00D37F36"/>
    <w:rsid w:val="00D40339"/>
    <w:rsid w:val="00D4058E"/>
    <w:rsid w:val="00D405E2"/>
    <w:rsid w:val="00D406B3"/>
    <w:rsid w:val="00D40859"/>
    <w:rsid w:val="00D40B08"/>
    <w:rsid w:val="00D41450"/>
    <w:rsid w:val="00D419D1"/>
    <w:rsid w:val="00D41CEE"/>
    <w:rsid w:val="00D420CB"/>
    <w:rsid w:val="00D425B3"/>
    <w:rsid w:val="00D425E5"/>
    <w:rsid w:val="00D428AB"/>
    <w:rsid w:val="00D42FEA"/>
    <w:rsid w:val="00D43256"/>
    <w:rsid w:val="00D434C4"/>
    <w:rsid w:val="00D43510"/>
    <w:rsid w:val="00D4362B"/>
    <w:rsid w:val="00D43A6F"/>
    <w:rsid w:val="00D43EDB"/>
    <w:rsid w:val="00D43F2A"/>
    <w:rsid w:val="00D441F4"/>
    <w:rsid w:val="00D44265"/>
    <w:rsid w:val="00D4443D"/>
    <w:rsid w:val="00D4495B"/>
    <w:rsid w:val="00D45447"/>
    <w:rsid w:val="00D45771"/>
    <w:rsid w:val="00D45C47"/>
    <w:rsid w:val="00D45EA9"/>
    <w:rsid w:val="00D461EA"/>
    <w:rsid w:val="00D467A4"/>
    <w:rsid w:val="00D46E34"/>
    <w:rsid w:val="00D470A3"/>
    <w:rsid w:val="00D47393"/>
    <w:rsid w:val="00D473B0"/>
    <w:rsid w:val="00D477F9"/>
    <w:rsid w:val="00D47D01"/>
    <w:rsid w:val="00D50125"/>
    <w:rsid w:val="00D5069C"/>
    <w:rsid w:val="00D50881"/>
    <w:rsid w:val="00D50ABF"/>
    <w:rsid w:val="00D51163"/>
    <w:rsid w:val="00D51478"/>
    <w:rsid w:val="00D5156A"/>
    <w:rsid w:val="00D519E5"/>
    <w:rsid w:val="00D51E58"/>
    <w:rsid w:val="00D5219A"/>
    <w:rsid w:val="00D52710"/>
    <w:rsid w:val="00D52A66"/>
    <w:rsid w:val="00D5335B"/>
    <w:rsid w:val="00D53520"/>
    <w:rsid w:val="00D53691"/>
    <w:rsid w:val="00D53DCF"/>
    <w:rsid w:val="00D54257"/>
    <w:rsid w:val="00D544D9"/>
    <w:rsid w:val="00D5455B"/>
    <w:rsid w:val="00D54931"/>
    <w:rsid w:val="00D54C54"/>
    <w:rsid w:val="00D55761"/>
    <w:rsid w:val="00D55A40"/>
    <w:rsid w:val="00D55AD1"/>
    <w:rsid w:val="00D55B39"/>
    <w:rsid w:val="00D55C6B"/>
    <w:rsid w:val="00D55CC3"/>
    <w:rsid w:val="00D55DD4"/>
    <w:rsid w:val="00D55FB9"/>
    <w:rsid w:val="00D56061"/>
    <w:rsid w:val="00D56133"/>
    <w:rsid w:val="00D566C4"/>
    <w:rsid w:val="00D569A0"/>
    <w:rsid w:val="00D56B8D"/>
    <w:rsid w:val="00D56C5D"/>
    <w:rsid w:val="00D56F26"/>
    <w:rsid w:val="00D573F6"/>
    <w:rsid w:val="00D57AB9"/>
    <w:rsid w:val="00D57E48"/>
    <w:rsid w:val="00D57FF4"/>
    <w:rsid w:val="00D60251"/>
    <w:rsid w:val="00D6053A"/>
    <w:rsid w:val="00D60584"/>
    <w:rsid w:val="00D605F4"/>
    <w:rsid w:val="00D6067C"/>
    <w:rsid w:val="00D60A3C"/>
    <w:rsid w:val="00D60AA5"/>
    <w:rsid w:val="00D6110A"/>
    <w:rsid w:val="00D61361"/>
    <w:rsid w:val="00D617DF"/>
    <w:rsid w:val="00D61803"/>
    <w:rsid w:val="00D61838"/>
    <w:rsid w:val="00D61BBD"/>
    <w:rsid w:val="00D62385"/>
    <w:rsid w:val="00D6240F"/>
    <w:rsid w:val="00D62430"/>
    <w:rsid w:val="00D62450"/>
    <w:rsid w:val="00D625B0"/>
    <w:rsid w:val="00D625BC"/>
    <w:rsid w:val="00D6261E"/>
    <w:rsid w:val="00D62656"/>
    <w:rsid w:val="00D62B90"/>
    <w:rsid w:val="00D62CF7"/>
    <w:rsid w:val="00D62E1A"/>
    <w:rsid w:val="00D634B0"/>
    <w:rsid w:val="00D636F9"/>
    <w:rsid w:val="00D63B32"/>
    <w:rsid w:val="00D63CB9"/>
    <w:rsid w:val="00D63CFF"/>
    <w:rsid w:val="00D63D8D"/>
    <w:rsid w:val="00D63E78"/>
    <w:rsid w:val="00D63F86"/>
    <w:rsid w:val="00D642C5"/>
    <w:rsid w:val="00D645C7"/>
    <w:rsid w:val="00D649DC"/>
    <w:rsid w:val="00D65124"/>
    <w:rsid w:val="00D6512F"/>
    <w:rsid w:val="00D6547D"/>
    <w:rsid w:val="00D65525"/>
    <w:rsid w:val="00D658F7"/>
    <w:rsid w:val="00D65E14"/>
    <w:rsid w:val="00D65E4F"/>
    <w:rsid w:val="00D65FD1"/>
    <w:rsid w:val="00D6642C"/>
    <w:rsid w:val="00D66996"/>
    <w:rsid w:val="00D66CA7"/>
    <w:rsid w:val="00D66E0B"/>
    <w:rsid w:val="00D670DD"/>
    <w:rsid w:val="00D67428"/>
    <w:rsid w:val="00D675A4"/>
    <w:rsid w:val="00D67B3F"/>
    <w:rsid w:val="00D67C23"/>
    <w:rsid w:val="00D70445"/>
    <w:rsid w:val="00D707BC"/>
    <w:rsid w:val="00D70DC4"/>
    <w:rsid w:val="00D70FB4"/>
    <w:rsid w:val="00D71022"/>
    <w:rsid w:val="00D7138A"/>
    <w:rsid w:val="00D7141A"/>
    <w:rsid w:val="00D714FA"/>
    <w:rsid w:val="00D71571"/>
    <w:rsid w:val="00D716A5"/>
    <w:rsid w:val="00D7174E"/>
    <w:rsid w:val="00D717AB"/>
    <w:rsid w:val="00D71818"/>
    <w:rsid w:val="00D718EC"/>
    <w:rsid w:val="00D72381"/>
    <w:rsid w:val="00D7282C"/>
    <w:rsid w:val="00D728DA"/>
    <w:rsid w:val="00D72906"/>
    <w:rsid w:val="00D72EE4"/>
    <w:rsid w:val="00D73152"/>
    <w:rsid w:val="00D731DF"/>
    <w:rsid w:val="00D7334A"/>
    <w:rsid w:val="00D737BC"/>
    <w:rsid w:val="00D73AE9"/>
    <w:rsid w:val="00D73C5B"/>
    <w:rsid w:val="00D73D62"/>
    <w:rsid w:val="00D73DF4"/>
    <w:rsid w:val="00D7478A"/>
    <w:rsid w:val="00D74B9E"/>
    <w:rsid w:val="00D752E4"/>
    <w:rsid w:val="00D75351"/>
    <w:rsid w:val="00D7548E"/>
    <w:rsid w:val="00D75743"/>
    <w:rsid w:val="00D757A6"/>
    <w:rsid w:val="00D76041"/>
    <w:rsid w:val="00D76387"/>
    <w:rsid w:val="00D76654"/>
    <w:rsid w:val="00D7689F"/>
    <w:rsid w:val="00D7696E"/>
    <w:rsid w:val="00D76CCB"/>
    <w:rsid w:val="00D76E32"/>
    <w:rsid w:val="00D76F8D"/>
    <w:rsid w:val="00D77069"/>
    <w:rsid w:val="00D771D9"/>
    <w:rsid w:val="00D77623"/>
    <w:rsid w:val="00D77958"/>
    <w:rsid w:val="00D77C1B"/>
    <w:rsid w:val="00D80350"/>
    <w:rsid w:val="00D8049B"/>
    <w:rsid w:val="00D807DA"/>
    <w:rsid w:val="00D8095E"/>
    <w:rsid w:val="00D80AAB"/>
    <w:rsid w:val="00D80ACD"/>
    <w:rsid w:val="00D80E80"/>
    <w:rsid w:val="00D80F48"/>
    <w:rsid w:val="00D81212"/>
    <w:rsid w:val="00D81243"/>
    <w:rsid w:val="00D8125A"/>
    <w:rsid w:val="00D812DB"/>
    <w:rsid w:val="00D8148F"/>
    <w:rsid w:val="00D8152D"/>
    <w:rsid w:val="00D8174D"/>
    <w:rsid w:val="00D81B5F"/>
    <w:rsid w:val="00D81B93"/>
    <w:rsid w:val="00D81F3D"/>
    <w:rsid w:val="00D821C3"/>
    <w:rsid w:val="00D82430"/>
    <w:rsid w:val="00D833EF"/>
    <w:rsid w:val="00D83645"/>
    <w:rsid w:val="00D83E1D"/>
    <w:rsid w:val="00D84415"/>
    <w:rsid w:val="00D8443C"/>
    <w:rsid w:val="00D8474F"/>
    <w:rsid w:val="00D84B3A"/>
    <w:rsid w:val="00D84D93"/>
    <w:rsid w:val="00D854BF"/>
    <w:rsid w:val="00D85556"/>
    <w:rsid w:val="00D855EC"/>
    <w:rsid w:val="00D85A25"/>
    <w:rsid w:val="00D85D66"/>
    <w:rsid w:val="00D85F27"/>
    <w:rsid w:val="00D862BB"/>
    <w:rsid w:val="00D86347"/>
    <w:rsid w:val="00D86352"/>
    <w:rsid w:val="00D867F8"/>
    <w:rsid w:val="00D86ABF"/>
    <w:rsid w:val="00D86B5F"/>
    <w:rsid w:val="00D86E48"/>
    <w:rsid w:val="00D875E3"/>
    <w:rsid w:val="00D8779E"/>
    <w:rsid w:val="00D87A45"/>
    <w:rsid w:val="00D87D41"/>
    <w:rsid w:val="00D87E55"/>
    <w:rsid w:val="00D87F51"/>
    <w:rsid w:val="00D9041F"/>
    <w:rsid w:val="00D90859"/>
    <w:rsid w:val="00D91324"/>
    <w:rsid w:val="00D9132C"/>
    <w:rsid w:val="00D91362"/>
    <w:rsid w:val="00D91388"/>
    <w:rsid w:val="00D916C8"/>
    <w:rsid w:val="00D9171C"/>
    <w:rsid w:val="00D919D9"/>
    <w:rsid w:val="00D91DD8"/>
    <w:rsid w:val="00D91E15"/>
    <w:rsid w:val="00D91E8B"/>
    <w:rsid w:val="00D9210D"/>
    <w:rsid w:val="00D925A0"/>
    <w:rsid w:val="00D92679"/>
    <w:rsid w:val="00D92E79"/>
    <w:rsid w:val="00D93014"/>
    <w:rsid w:val="00D9311A"/>
    <w:rsid w:val="00D932C5"/>
    <w:rsid w:val="00D93499"/>
    <w:rsid w:val="00D93775"/>
    <w:rsid w:val="00D93DDE"/>
    <w:rsid w:val="00D93ECE"/>
    <w:rsid w:val="00D940DE"/>
    <w:rsid w:val="00D94542"/>
    <w:rsid w:val="00D95178"/>
    <w:rsid w:val="00D95586"/>
    <w:rsid w:val="00D95B26"/>
    <w:rsid w:val="00D95B5B"/>
    <w:rsid w:val="00D95D56"/>
    <w:rsid w:val="00D95ECF"/>
    <w:rsid w:val="00D961BE"/>
    <w:rsid w:val="00D96372"/>
    <w:rsid w:val="00D9640B"/>
    <w:rsid w:val="00D96882"/>
    <w:rsid w:val="00D96D01"/>
    <w:rsid w:val="00D96EB2"/>
    <w:rsid w:val="00D97472"/>
    <w:rsid w:val="00D9763B"/>
    <w:rsid w:val="00D97871"/>
    <w:rsid w:val="00D97B2C"/>
    <w:rsid w:val="00DA0017"/>
    <w:rsid w:val="00DA005E"/>
    <w:rsid w:val="00DA01E4"/>
    <w:rsid w:val="00DA024D"/>
    <w:rsid w:val="00DA042E"/>
    <w:rsid w:val="00DA045C"/>
    <w:rsid w:val="00DA04B8"/>
    <w:rsid w:val="00DA056E"/>
    <w:rsid w:val="00DA05F8"/>
    <w:rsid w:val="00DA06D9"/>
    <w:rsid w:val="00DA075A"/>
    <w:rsid w:val="00DA0BFD"/>
    <w:rsid w:val="00DA1173"/>
    <w:rsid w:val="00DA12FE"/>
    <w:rsid w:val="00DA14A3"/>
    <w:rsid w:val="00DA153B"/>
    <w:rsid w:val="00DA1B0A"/>
    <w:rsid w:val="00DA1C49"/>
    <w:rsid w:val="00DA1D3D"/>
    <w:rsid w:val="00DA21B6"/>
    <w:rsid w:val="00DA2398"/>
    <w:rsid w:val="00DA2478"/>
    <w:rsid w:val="00DA254A"/>
    <w:rsid w:val="00DA25B2"/>
    <w:rsid w:val="00DA2735"/>
    <w:rsid w:val="00DA28E2"/>
    <w:rsid w:val="00DA2940"/>
    <w:rsid w:val="00DA2947"/>
    <w:rsid w:val="00DA2BFF"/>
    <w:rsid w:val="00DA2D89"/>
    <w:rsid w:val="00DA3158"/>
    <w:rsid w:val="00DA3181"/>
    <w:rsid w:val="00DA32F6"/>
    <w:rsid w:val="00DA38AD"/>
    <w:rsid w:val="00DA3FCD"/>
    <w:rsid w:val="00DA44CB"/>
    <w:rsid w:val="00DA4A2E"/>
    <w:rsid w:val="00DA4CC7"/>
    <w:rsid w:val="00DA52E3"/>
    <w:rsid w:val="00DA5B1A"/>
    <w:rsid w:val="00DA62B1"/>
    <w:rsid w:val="00DA63E8"/>
    <w:rsid w:val="00DA6742"/>
    <w:rsid w:val="00DA687B"/>
    <w:rsid w:val="00DA6995"/>
    <w:rsid w:val="00DA6BE3"/>
    <w:rsid w:val="00DA6E48"/>
    <w:rsid w:val="00DA6F98"/>
    <w:rsid w:val="00DA7048"/>
    <w:rsid w:val="00DA708F"/>
    <w:rsid w:val="00DA71FE"/>
    <w:rsid w:val="00DA7A33"/>
    <w:rsid w:val="00DA7B12"/>
    <w:rsid w:val="00DB078E"/>
    <w:rsid w:val="00DB0DB4"/>
    <w:rsid w:val="00DB0F66"/>
    <w:rsid w:val="00DB102C"/>
    <w:rsid w:val="00DB1049"/>
    <w:rsid w:val="00DB1165"/>
    <w:rsid w:val="00DB1217"/>
    <w:rsid w:val="00DB1694"/>
    <w:rsid w:val="00DB16F0"/>
    <w:rsid w:val="00DB185B"/>
    <w:rsid w:val="00DB1D0C"/>
    <w:rsid w:val="00DB1EA2"/>
    <w:rsid w:val="00DB2135"/>
    <w:rsid w:val="00DB279C"/>
    <w:rsid w:val="00DB2981"/>
    <w:rsid w:val="00DB2D9F"/>
    <w:rsid w:val="00DB3C3B"/>
    <w:rsid w:val="00DB3EBE"/>
    <w:rsid w:val="00DB447D"/>
    <w:rsid w:val="00DB469D"/>
    <w:rsid w:val="00DB4E9F"/>
    <w:rsid w:val="00DB4EC0"/>
    <w:rsid w:val="00DB5004"/>
    <w:rsid w:val="00DB51F1"/>
    <w:rsid w:val="00DB5385"/>
    <w:rsid w:val="00DB57E1"/>
    <w:rsid w:val="00DB5B87"/>
    <w:rsid w:val="00DB5E07"/>
    <w:rsid w:val="00DB6399"/>
    <w:rsid w:val="00DB64B3"/>
    <w:rsid w:val="00DB65C6"/>
    <w:rsid w:val="00DB6983"/>
    <w:rsid w:val="00DB704F"/>
    <w:rsid w:val="00DB75C0"/>
    <w:rsid w:val="00DB75D7"/>
    <w:rsid w:val="00DB7699"/>
    <w:rsid w:val="00DB7A84"/>
    <w:rsid w:val="00DC00F0"/>
    <w:rsid w:val="00DC0192"/>
    <w:rsid w:val="00DC033A"/>
    <w:rsid w:val="00DC03CB"/>
    <w:rsid w:val="00DC0604"/>
    <w:rsid w:val="00DC0657"/>
    <w:rsid w:val="00DC0667"/>
    <w:rsid w:val="00DC08C3"/>
    <w:rsid w:val="00DC0A1A"/>
    <w:rsid w:val="00DC0AD7"/>
    <w:rsid w:val="00DC10A0"/>
    <w:rsid w:val="00DC14A7"/>
    <w:rsid w:val="00DC14E7"/>
    <w:rsid w:val="00DC14FC"/>
    <w:rsid w:val="00DC1782"/>
    <w:rsid w:val="00DC17C3"/>
    <w:rsid w:val="00DC1F9D"/>
    <w:rsid w:val="00DC2253"/>
    <w:rsid w:val="00DC2590"/>
    <w:rsid w:val="00DC26EB"/>
    <w:rsid w:val="00DC2901"/>
    <w:rsid w:val="00DC2A3B"/>
    <w:rsid w:val="00DC2A98"/>
    <w:rsid w:val="00DC2D11"/>
    <w:rsid w:val="00DC2E1F"/>
    <w:rsid w:val="00DC2F18"/>
    <w:rsid w:val="00DC301C"/>
    <w:rsid w:val="00DC3036"/>
    <w:rsid w:val="00DC320C"/>
    <w:rsid w:val="00DC337B"/>
    <w:rsid w:val="00DC346E"/>
    <w:rsid w:val="00DC3500"/>
    <w:rsid w:val="00DC438C"/>
    <w:rsid w:val="00DC43A3"/>
    <w:rsid w:val="00DC44D7"/>
    <w:rsid w:val="00DC4609"/>
    <w:rsid w:val="00DC4826"/>
    <w:rsid w:val="00DC4DE7"/>
    <w:rsid w:val="00DC55DC"/>
    <w:rsid w:val="00DC5730"/>
    <w:rsid w:val="00DC5A8F"/>
    <w:rsid w:val="00DC5B1F"/>
    <w:rsid w:val="00DC5CA0"/>
    <w:rsid w:val="00DC5DBD"/>
    <w:rsid w:val="00DC60CD"/>
    <w:rsid w:val="00DC617C"/>
    <w:rsid w:val="00DC61AE"/>
    <w:rsid w:val="00DC64E7"/>
    <w:rsid w:val="00DC6625"/>
    <w:rsid w:val="00DC6AEC"/>
    <w:rsid w:val="00DC6D6B"/>
    <w:rsid w:val="00DC6DD9"/>
    <w:rsid w:val="00DC6E50"/>
    <w:rsid w:val="00DC72DC"/>
    <w:rsid w:val="00DC72DD"/>
    <w:rsid w:val="00DC746B"/>
    <w:rsid w:val="00DC7AA3"/>
    <w:rsid w:val="00DC7EBD"/>
    <w:rsid w:val="00DD073F"/>
    <w:rsid w:val="00DD0937"/>
    <w:rsid w:val="00DD0A17"/>
    <w:rsid w:val="00DD0F89"/>
    <w:rsid w:val="00DD102D"/>
    <w:rsid w:val="00DD1066"/>
    <w:rsid w:val="00DD135A"/>
    <w:rsid w:val="00DD1C2A"/>
    <w:rsid w:val="00DD27BD"/>
    <w:rsid w:val="00DD2B89"/>
    <w:rsid w:val="00DD2CAB"/>
    <w:rsid w:val="00DD2D95"/>
    <w:rsid w:val="00DD2ED5"/>
    <w:rsid w:val="00DD334C"/>
    <w:rsid w:val="00DD3775"/>
    <w:rsid w:val="00DD3BD7"/>
    <w:rsid w:val="00DD405A"/>
    <w:rsid w:val="00DD43CA"/>
    <w:rsid w:val="00DD4547"/>
    <w:rsid w:val="00DD48DF"/>
    <w:rsid w:val="00DD4D69"/>
    <w:rsid w:val="00DD4ECE"/>
    <w:rsid w:val="00DD4FA6"/>
    <w:rsid w:val="00DD50D7"/>
    <w:rsid w:val="00DD50F3"/>
    <w:rsid w:val="00DD51D3"/>
    <w:rsid w:val="00DD5244"/>
    <w:rsid w:val="00DD533D"/>
    <w:rsid w:val="00DD5994"/>
    <w:rsid w:val="00DD5AF1"/>
    <w:rsid w:val="00DD62D5"/>
    <w:rsid w:val="00DD658D"/>
    <w:rsid w:val="00DD6B08"/>
    <w:rsid w:val="00DD6E81"/>
    <w:rsid w:val="00DD71B4"/>
    <w:rsid w:val="00DD7451"/>
    <w:rsid w:val="00DD75B5"/>
    <w:rsid w:val="00DD7760"/>
    <w:rsid w:val="00DD7927"/>
    <w:rsid w:val="00DE003C"/>
    <w:rsid w:val="00DE04DE"/>
    <w:rsid w:val="00DE0FA2"/>
    <w:rsid w:val="00DE13B1"/>
    <w:rsid w:val="00DE13E1"/>
    <w:rsid w:val="00DE1442"/>
    <w:rsid w:val="00DE1495"/>
    <w:rsid w:val="00DE16B5"/>
    <w:rsid w:val="00DE1797"/>
    <w:rsid w:val="00DE1BE6"/>
    <w:rsid w:val="00DE2060"/>
    <w:rsid w:val="00DE2346"/>
    <w:rsid w:val="00DE26F4"/>
    <w:rsid w:val="00DE2777"/>
    <w:rsid w:val="00DE2A0D"/>
    <w:rsid w:val="00DE2B14"/>
    <w:rsid w:val="00DE2B1E"/>
    <w:rsid w:val="00DE2D5C"/>
    <w:rsid w:val="00DE3226"/>
    <w:rsid w:val="00DE324A"/>
    <w:rsid w:val="00DE3435"/>
    <w:rsid w:val="00DE356A"/>
    <w:rsid w:val="00DE36CA"/>
    <w:rsid w:val="00DE3904"/>
    <w:rsid w:val="00DE3A1C"/>
    <w:rsid w:val="00DE3E64"/>
    <w:rsid w:val="00DE3FA7"/>
    <w:rsid w:val="00DE4097"/>
    <w:rsid w:val="00DE4121"/>
    <w:rsid w:val="00DE424B"/>
    <w:rsid w:val="00DE47C5"/>
    <w:rsid w:val="00DE49ED"/>
    <w:rsid w:val="00DE4ADA"/>
    <w:rsid w:val="00DE501B"/>
    <w:rsid w:val="00DE520F"/>
    <w:rsid w:val="00DE5386"/>
    <w:rsid w:val="00DE53C3"/>
    <w:rsid w:val="00DE552F"/>
    <w:rsid w:val="00DE55BB"/>
    <w:rsid w:val="00DE56E3"/>
    <w:rsid w:val="00DE58C2"/>
    <w:rsid w:val="00DE618D"/>
    <w:rsid w:val="00DE6312"/>
    <w:rsid w:val="00DE6370"/>
    <w:rsid w:val="00DE658F"/>
    <w:rsid w:val="00DE6635"/>
    <w:rsid w:val="00DE676F"/>
    <w:rsid w:val="00DE684F"/>
    <w:rsid w:val="00DE6899"/>
    <w:rsid w:val="00DE6F69"/>
    <w:rsid w:val="00DE70C5"/>
    <w:rsid w:val="00DE719B"/>
    <w:rsid w:val="00DE7C43"/>
    <w:rsid w:val="00DF00B5"/>
    <w:rsid w:val="00DF01D8"/>
    <w:rsid w:val="00DF0234"/>
    <w:rsid w:val="00DF05A4"/>
    <w:rsid w:val="00DF0A05"/>
    <w:rsid w:val="00DF0BB1"/>
    <w:rsid w:val="00DF0D13"/>
    <w:rsid w:val="00DF0EA1"/>
    <w:rsid w:val="00DF0F19"/>
    <w:rsid w:val="00DF106D"/>
    <w:rsid w:val="00DF10CE"/>
    <w:rsid w:val="00DF124D"/>
    <w:rsid w:val="00DF12ED"/>
    <w:rsid w:val="00DF142E"/>
    <w:rsid w:val="00DF1484"/>
    <w:rsid w:val="00DF1709"/>
    <w:rsid w:val="00DF1AD0"/>
    <w:rsid w:val="00DF1D0C"/>
    <w:rsid w:val="00DF1DC7"/>
    <w:rsid w:val="00DF1E6C"/>
    <w:rsid w:val="00DF1F34"/>
    <w:rsid w:val="00DF2243"/>
    <w:rsid w:val="00DF2A76"/>
    <w:rsid w:val="00DF2BAE"/>
    <w:rsid w:val="00DF308A"/>
    <w:rsid w:val="00DF36D1"/>
    <w:rsid w:val="00DF37E8"/>
    <w:rsid w:val="00DF3927"/>
    <w:rsid w:val="00DF394C"/>
    <w:rsid w:val="00DF3BBF"/>
    <w:rsid w:val="00DF3F22"/>
    <w:rsid w:val="00DF4291"/>
    <w:rsid w:val="00DF48D1"/>
    <w:rsid w:val="00DF4B15"/>
    <w:rsid w:val="00DF4CC6"/>
    <w:rsid w:val="00DF4DA3"/>
    <w:rsid w:val="00DF4EE0"/>
    <w:rsid w:val="00DF50E0"/>
    <w:rsid w:val="00DF514B"/>
    <w:rsid w:val="00DF54DF"/>
    <w:rsid w:val="00DF5972"/>
    <w:rsid w:val="00DF5AC5"/>
    <w:rsid w:val="00DF5D56"/>
    <w:rsid w:val="00DF5E39"/>
    <w:rsid w:val="00DF6556"/>
    <w:rsid w:val="00DF6614"/>
    <w:rsid w:val="00DF6BB3"/>
    <w:rsid w:val="00DF6D27"/>
    <w:rsid w:val="00DF6E49"/>
    <w:rsid w:val="00DF7242"/>
    <w:rsid w:val="00DF74EA"/>
    <w:rsid w:val="00DF76B8"/>
    <w:rsid w:val="00E00312"/>
    <w:rsid w:val="00E00631"/>
    <w:rsid w:val="00E0096B"/>
    <w:rsid w:val="00E00C7E"/>
    <w:rsid w:val="00E00C86"/>
    <w:rsid w:val="00E01109"/>
    <w:rsid w:val="00E011E2"/>
    <w:rsid w:val="00E01541"/>
    <w:rsid w:val="00E019F2"/>
    <w:rsid w:val="00E01B5E"/>
    <w:rsid w:val="00E01C18"/>
    <w:rsid w:val="00E01CCC"/>
    <w:rsid w:val="00E01D60"/>
    <w:rsid w:val="00E01F20"/>
    <w:rsid w:val="00E01F7F"/>
    <w:rsid w:val="00E0258B"/>
    <w:rsid w:val="00E02979"/>
    <w:rsid w:val="00E0322E"/>
    <w:rsid w:val="00E03257"/>
    <w:rsid w:val="00E03279"/>
    <w:rsid w:val="00E0345A"/>
    <w:rsid w:val="00E0350F"/>
    <w:rsid w:val="00E0352B"/>
    <w:rsid w:val="00E039E0"/>
    <w:rsid w:val="00E03A21"/>
    <w:rsid w:val="00E03AE5"/>
    <w:rsid w:val="00E03B80"/>
    <w:rsid w:val="00E03D10"/>
    <w:rsid w:val="00E03DE3"/>
    <w:rsid w:val="00E04661"/>
    <w:rsid w:val="00E04713"/>
    <w:rsid w:val="00E04BD3"/>
    <w:rsid w:val="00E04F57"/>
    <w:rsid w:val="00E058C8"/>
    <w:rsid w:val="00E058EA"/>
    <w:rsid w:val="00E05C52"/>
    <w:rsid w:val="00E067D9"/>
    <w:rsid w:val="00E07036"/>
    <w:rsid w:val="00E075BD"/>
    <w:rsid w:val="00E07628"/>
    <w:rsid w:val="00E0771D"/>
    <w:rsid w:val="00E07919"/>
    <w:rsid w:val="00E07940"/>
    <w:rsid w:val="00E07D94"/>
    <w:rsid w:val="00E1030C"/>
    <w:rsid w:val="00E1078C"/>
    <w:rsid w:val="00E10D05"/>
    <w:rsid w:val="00E11297"/>
    <w:rsid w:val="00E1153F"/>
    <w:rsid w:val="00E117AC"/>
    <w:rsid w:val="00E11AC7"/>
    <w:rsid w:val="00E11C71"/>
    <w:rsid w:val="00E11D56"/>
    <w:rsid w:val="00E123E3"/>
    <w:rsid w:val="00E1286B"/>
    <w:rsid w:val="00E12D7C"/>
    <w:rsid w:val="00E12F50"/>
    <w:rsid w:val="00E12F7A"/>
    <w:rsid w:val="00E13207"/>
    <w:rsid w:val="00E136D9"/>
    <w:rsid w:val="00E13705"/>
    <w:rsid w:val="00E13756"/>
    <w:rsid w:val="00E13E54"/>
    <w:rsid w:val="00E14120"/>
    <w:rsid w:val="00E1412F"/>
    <w:rsid w:val="00E14600"/>
    <w:rsid w:val="00E1497C"/>
    <w:rsid w:val="00E14C15"/>
    <w:rsid w:val="00E1514B"/>
    <w:rsid w:val="00E15FDD"/>
    <w:rsid w:val="00E16149"/>
    <w:rsid w:val="00E173CB"/>
    <w:rsid w:val="00E174A9"/>
    <w:rsid w:val="00E17524"/>
    <w:rsid w:val="00E17577"/>
    <w:rsid w:val="00E178A8"/>
    <w:rsid w:val="00E17E99"/>
    <w:rsid w:val="00E17F35"/>
    <w:rsid w:val="00E17FE5"/>
    <w:rsid w:val="00E203E5"/>
    <w:rsid w:val="00E206A7"/>
    <w:rsid w:val="00E20C1B"/>
    <w:rsid w:val="00E211F1"/>
    <w:rsid w:val="00E21AE3"/>
    <w:rsid w:val="00E21BAC"/>
    <w:rsid w:val="00E22390"/>
    <w:rsid w:val="00E22554"/>
    <w:rsid w:val="00E225B5"/>
    <w:rsid w:val="00E22628"/>
    <w:rsid w:val="00E229CE"/>
    <w:rsid w:val="00E22E7F"/>
    <w:rsid w:val="00E23104"/>
    <w:rsid w:val="00E23548"/>
    <w:rsid w:val="00E23757"/>
    <w:rsid w:val="00E23C7C"/>
    <w:rsid w:val="00E23FD1"/>
    <w:rsid w:val="00E2481C"/>
    <w:rsid w:val="00E24AA5"/>
    <w:rsid w:val="00E24E19"/>
    <w:rsid w:val="00E24F7D"/>
    <w:rsid w:val="00E25030"/>
    <w:rsid w:val="00E25055"/>
    <w:rsid w:val="00E2515F"/>
    <w:rsid w:val="00E253E3"/>
    <w:rsid w:val="00E25630"/>
    <w:rsid w:val="00E2572A"/>
    <w:rsid w:val="00E25794"/>
    <w:rsid w:val="00E25BE9"/>
    <w:rsid w:val="00E25CD2"/>
    <w:rsid w:val="00E25FA2"/>
    <w:rsid w:val="00E26319"/>
    <w:rsid w:val="00E263C8"/>
    <w:rsid w:val="00E2681A"/>
    <w:rsid w:val="00E26B27"/>
    <w:rsid w:val="00E26BA9"/>
    <w:rsid w:val="00E26CBB"/>
    <w:rsid w:val="00E26EDA"/>
    <w:rsid w:val="00E27012"/>
    <w:rsid w:val="00E27152"/>
    <w:rsid w:val="00E27557"/>
    <w:rsid w:val="00E275F0"/>
    <w:rsid w:val="00E27603"/>
    <w:rsid w:val="00E27653"/>
    <w:rsid w:val="00E278DF"/>
    <w:rsid w:val="00E27992"/>
    <w:rsid w:val="00E30278"/>
    <w:rsid w:val="00E30534"/>
    <w:rsid w:val="00E3077C"/>
    <w:rsid w:val="00E30B58"/>
    <w:rsid w:val="00E30B84"/>
    <w:rsid w:val="00E30CF6"/>
    <w:rsid w:val="00E30F3C"/>
    <w:rsid w:val="00E3108E"/>
    <w:rsid w:val="00E312B5"/>
    <w:rsid w:val="00E313F8"/>
    <w:rsid w:val="00E31591"/>
    <w:rsid w:val="00E319A0"/>
    <w:rsid w:val="00E31AE8"/>
    <w:rsid w:val="00E325CB"/>
    <w:rsid w:val="00E3276D"/>
    <w:rsid w:val="00E32A0E"/>
    <w:rsid w:val="00E32DDB"/>
    <w:rsid w:val="00E32F91"/>
    <w:rsid w:val="00E33664"/>
    <w:rsid w:val="00E3369A"/>
    <w:rsid w:val="00E33896"/>
    <w:rsid w:val="00E33900"/>
    <w:rsid w:val="00E3463C"/>
    <w:rsid w:val="00E347E3"/>
    <w:rsid w:val="00E34C9D"/>
    <w:rsid w:val="00E34CB9"/>
    <w:rsid w:val="00E34CC1"/>
    <w:rsid w:val="00E34CC6"/>
    <w:rsid w:val="00E352EC"/>
    <w:rsid w:val="00E3544C"/>
    <w:rsid w:val="00E35476"/>
    <w:rsid w:val="00E35640"/>
    <w:rsid w:val="00E3566E"/>
    <w:rsid w:val="00E357A7"/>
    <w:rsid w:val="00E36157"/>
    <w:rsid w:val="00E369C2"/>
    <w:rsid w:val="00E369D3"/>
    <w:rsid w:val="00E36A56"/>
    <w:rsid w:val="00E36BBC"/>
    <w:rsid w:val="00E36F36"/>
    <w:rsid w:val="00E372E9"/>
    <w:rsid w:val="00E37500"/>
    <w:rsid w:val="00E37C08"/>
    <w:rsid w:val="00E4028E"/>
    <w:rsid w:val="00E404A7"/>
    <w:rsid w:val="00E4073C"/>
    <w:rsid w:val="00E40B00"/>
    <w:rsid w:val="00E40BC5"/>
    <w:rsid w:val="00E40BDF"/>
    <w:rsid w:val="00E40C0B"/>
    <w:rsid w:val="00E41120"/>
    <w:rsid w:val="00E4157B"/>
    <w:rsid w:val="00E419D7"/>
    <w:rsid w:val="00E42061"/>
    <w:rsid w:val="00E4210E"/>
    <w:rsid w:val="00E427FA"/>
    <w:rsid w:val="00E42ADD"/>
    <w:rsid w:val="00E42C66"/>
    <w:rsid w:val="00E43012"/>
    <w:rsid w:val="00E431A7"/>
    <w:rsid w:val="00E431D6"/>
    <w:rsid w:val="00E43542"/>
    <w:rsid w:val="00E43549"/>
    <w:rsid w:val="00E43869"/>
    <w:rsid w:val="00E43ADE"/>
    <w:rsid w:val="00E441CC"/>
    <w:rsid w:val="00E446E9"/>
    <w:rsid w:val="00E44F92"/>
    <w:rsid w:val="00E44FC3"/>
    <w:rsid w:val="00E45390"/>
    <w:rsid w:val="00E454B5"/>
    <w:rsid w:val="00E4561A"/>
    <w:rsid w:val="00E4640B"/>
    <w:rsid w:val="00E4661F"/>
    <w:rsid w:val="00E46641"/>
    <w:rsid w:val="00E468DE"/>
    <w:rsid w:val="00E46DD9"/>
    <w:rsid w:val="00E4704B"/>
    <w:rsid w:val="00E4748D"/>
    <w:rsid w:val="00E47B13"/>
    <w:rsid w:val="00E47CF2"/>
    <w:rsid w:val="00E47F2F"/>
    <w:rsid w:val="00E503AB"/>
    <w:rsid w:val="00E50414"/>
    <w:rsid w:val="00E50904"/>
    <w:rsid w:val="00E50C06"/>
    <w:rsid w:val="00E51014"/>
    <w:rsid w:val="00E5128A"/>
    <w:rsid w:val="00E51334"/>
    <w:rsid w:val="00E51506"/>
    <w:rsid w:val="00E517A8"/>
    <w:rsid w:val="00E51FD6"/>
    <w:rsid w:val="00E52087"/>
    <w:rsid w:val="00E52339"/>
    <w:rsid w:val="00E5292B"/>
    <w:rsid w:val="00E52DD2"/>
    <w:rsid w:val="00E534AD"/>
    <w:rsid w:val="00E53604"/>
    <w:rsid w:val="00E53BBF"/>
    <w:rsid w:val="00E53EA0"/>
    <w:rsid w:val="00E54083"/>
    <w:rsid w:val="00E542FF"/>
    <w:rsid w:val="00E54304"/>
    <w:rsid w:val="00E5433C"/>
    <w:rsid w:val="00E5482B"/>
    <w:rsid w:val="00E5484B"/>
    <w:rsid w:val="00E54A17"/>
    <w:rsid w:val="00E5509C"/>
    <w:rsid w:val="00E55285"/>
    <w:rsid w:val="00E55385"/>
    <w:rsid w:val="00E553DB"/>
    <w:rsid w:val="00E558B6"/>
    <w:rsid w:val="00E55C19"/>
    <w:rsid w:val="00E55C8C"/>
    <w:rsid w:val="00E55D46"/>
    <w:rsid w:val="00E56890"/>
    <w:rsid w:val="00E56C72"/>
    <w:rsid w:val="00E5700D"/>
    <w:rsid w:val="00E5702B"/>
    <w:rsid w:val="00E57198"/>
    <w:rsid w:val="00E57702"/>
    <w:rsid w:val="00E57A00"/>
    <w:rsid w:val="00E57A65"/>
    <w:rsid w:val="00E57AEC"/>
    <w:rsid w:val="00E60096"/>
    <w:rsid w:val="00E602FE"/>
    <w:rsid w:val="00E60469"/>
    <w:rsid w:val="00E60953"/>
    <w:rsid w:val="00E60A6C"/>
    <w:rsid w:val="00E60E76"/>
    <w:rsid w:val="00E61048"/>
    <w:rsid w:val="00E610A4"/>
    <w:rsid w:val="00E6162D"/>
    <w:rsid w:val="00E61654"/>
    <w:rsid w:val="00E618AA"/>
    <w:rsid w:val="00E61A1A"/>
    <w:rsid w:val="00E61B82"/>
    <w:rsid w:val="00E61BD4"/>
    <w:rsid w:val="00E61D10"/>
    <w:rsid w:val="00E61D26"/>
    <w:rsid w:val="00E6205E"/>
    <w:rsid w:val="00E62218"/>
    <w:rsid w:val="00E6265A"/>
    <w:rsid w:val="00E6295F"/>
    <w:rsid w:val="00E62C9E"/>
    <w:rsid w:val="00E63270"/>
    <w:rsid w:val="00E633D9"/>
    <w:rsid w:val="00E63454"/>
    <w:rsid w:val="00E6348C"/>
    <w:rsid w:val="00E634E8"/>
    <w:rsid w:val="00E635F2"/>
    <w:rsid w:val="00E63B15"/>
    <w:rsid w:val="00E63D5E"/>
    <w:rsid w:val="00E64215"/>
    <w:rsid w:val="00E64A6F"/>
    <w:rsid w:val="00E64DED"/>
    <w:rsid w:val="00E64F81"/>
    <w:rsid w:val="00E65827"/>
    <w:rsid w:val="00E658FE"/>
    <w:rsid w:val="00E65ABA"/>
    <w:rsid w:val="00E660DE"/>
    <w:rsid w:val="00E66415"/>
    <w:rsid w:val="00E66571"/>
    <w:rsid w:val="00E66596"/>
    <w:rsid w:val="00E6669A"/>
    <w:rsid w:val="00E67507"/>
    <w:rsid w:val="00E679C6"/>
    <w:rsid w:val="00E67A2F"/>
    <w:rsid w:val="00E67EAD"/>
    <w:rsid w:val="00E70093"/>
    <w:rsid w:val="00E70533"/>
    <w:rsid w:val="00E7097C"/>
    <w:rsid w:val="00E70B14"/>
    <w:rsid w:val="00E70B56"/>
    <w:rsid w:val="00E70BCF"/>
    <w:rsid w:val="00E70C47"/>
    <w:rsid w:val="00E71390"/>
    <w:rsid w:val="00E7143D"/>
    <w:rsid w:val="00E715CF"/>
    <w:rsid w:val="00E717B9"/>
    <w:rsid w:val="00E7180B"/>
    <w:rsid w:val="00E7202B"/>
    <w:rsid w:val="00E72061"/>
    <w:rsid w:val="00E72069"/>
    <w:rsid w:val="00E7234F"/>
    <w:rsid w:val="00E72534"/>
    <w:rsid w:val="00E725F3"/>
    <w:rsid w:val="00E727E9"/>
    <w:rsid w:val="00E729E9"/>
    <w:rsid w:val="00E72A49"/>
    <w:rsid w:val="00E72F97"/>
    <w:rsid w:val="00E73452"/>
    <w:rsid w:val="00E735E0"/>
    <w:rsid w:val="00E737E1"/>
    <w:rsid w:val="00E73C82"/>
    <w:rsid w:val="00E73D67"/>
    <w:rsid w:val="00E73F37"/>
    <w:rsid w:val="00E7409B"/>
    <w:rsid w:val="00E741B7"/>
    <w:rsid w:val="00E74441"/>
    <w:rsid w:val="00E7457D"/>
    <w:rsid w:val="00E74746"/>
    <w:rsid w:val="00E7498C"/>
    <w:rsid w:val="00E74A4F"/>
    <w:rsid w:val="00E74CA3"/>
    <w:rsid w:val="00E750DA"/>
    <w:rsid w:val="00E7528F"/>
    <w:rsid w:val="00E757AC"/>
    <w:rsid w:val="00E757B1"/>
    <w:rsid w:val="00E757B2"/>
    <w:rsid w:val="00E7594C"/>
    <w:rsid w:val="00E75996"/>
    <w:rsid w:val="00E75A0E"/>
    <w:rsid w:val="00E75B70"/>
    <w:rsid w:val="00E75D0A"/>
    <w:rsid w:val="00E75DA4"/>
    <w:rsid w:val="00E75DF8"/>
    <w:rsid w:val="00E761B6"/>
    <w:rsid w:val="00E76851"/>
    <w:rsid w:val="00E76D2E"/>
    <w:rsid w:val="00E76DA5"/>
    <w:rsid w:val="00E7754E"/>
    <w:rsid w:val="00E77597"/>
    <w:rsid w:val="00E7765D"/>
    <w:rsid w:val="00E7798C"/>
    <w:rsid w:val="00E77A61"/>
    <w:rsid w:val="00E802BD"/>
    <w:rsid w:val="00E80831"/>
    <w:rsid w:val="00E8084F"/>
    <w:rsid w:val="00E80CCC"/>
    <w:rsid w:val="00E8101E"/>
    <w:rsid w:val="00E8110B"/>
    <w:rsid w:val="00E81151"/>
    <w:rsid w:val="00E81AD6"/>
    <w:rsid w:val="00E81B53"/>
    <w:rsid w:val="00E81BB5"/>
    <w:rsid w:val="00E81C9E"/>
    <w:rsid w:val="00E81D89"/>
    <w:rsid w:val="00E81DD7"/>
    <w:rsid w:val="00E81E31"/>
    <w:rsid w:val="00E8263E"/>
    <w:rsid w:val="00E82738"/>
    <w:rsid w:val="00E82A5F"/>
    <w:rsid w:val="00E82D78"/>
    <w:rsid w:val="00E82F1B"/>
    <w:rsid w:val="00E83182"/>
    <w:rsid w:val="00E8380B"/>
    <w:rsid w:val="00E838E4"/>
    <w:rsid w:val="00E83992"/>
    <w:rsid w:val="00E83CE7"/>
    <w:rsid w:val="00E8421B"/>
    <w:rsid w:val="00E843EB"/>
    <w:rsid w:val="00E843F0"/>
    <w:rsid w:val="00E8473C"/>
    <w:rsid w:val="00E84983"/>
    <w:rsid w:val="00E84D54"/>
    <w:rsid w:val="00E84F3B"/>
    <w:rsid w:val="00E8527E"/>
    <w:rsid w:val="00E85641"/>
    <w:rsid w:val="00E856F6"/>
    <w:rsid w:val="00E85711"/>
    <w:rsid w:val="00E85B07"/>
    <w:rsid w:val="00E85C32"/>
    <w:rsid w:val="00E85DAE"/>
    <w:rsid w:val="00E8646A"/>
    <w:rsid w:val="00E868F3"/>
    <w:rsid w:val="00E86D0D"/>
    <w:rsid w:val="00E86D57"/>
    <w:rsid w:val="00E871D1"/>
    <w:rsid w:val="00E87733"/>
    <w:rsid w:val="00E87AD9"/>
    <w:rsid w:val="00E87EB8"/>
    <w:rsid w:val="00E902CD"/>
    <w:rsid w:val="00E90393"/>
    <w:rsid w:val="00E907CE"/>
    <w:rsid w:val="00E907DA"/>
    <w:rsid w:val="00E90B93"/>
    <w:rsid w:val="00E90EAB"/>
    <w:rsid w:val="00E9103A"/>
    <w:rsid w:val="00E910A3"/>
    <w:rsid w:val="00E910C1"/>
    <w:rsid w:val="00E9134C"/>
    <w:rsid w:val="00E9146E"/>
    <w:rsid w:val="00E91628"/>
    <w:rsid w:val="00E91697"/>
    <w:rsid w:val="00E91E7E"/>
    <w:rsid w:val="00E9219C"/>
    <w:rsid w:val="00E9277B"/>
    <w:rsid w:val="00E92902"/>
    <w:rsid w:val="00E92B25"/>
    <w:rsid w:val="00E92F80"/>
    <w:rsid w:val="00E932A8"/>
    <w:rsid w:val="00E935F6"/>
    <w:rsid w:val="00E9362C"/>
    <w:rsid w:val="00E938F1"/>
    <w:rsid w:val="00E939B9"/>
    <w:rsid w:val="00E939EB"/>
    <w:rsid w:val="00E93B17"/>
    <w:rsid w:val="00E93CF9"/>
    <w:rsid w:val="00E93E15"/>
    <w:rsid w:val="00E93F4C"/>
    <w:rsid w:val="00E94086"/>
    <w:rsid w:val="00E94124"/>
    <w:rsid w:val="00E943B3"/>
    <w:rsid w:val="00E94426"/>
    <w:rsid w:val="00E944C8"/>
    <w:rsid w:val="00E9455C"/>
    <w:rsid w:val="00E94834"/>
    <w:rsid w:val="00E948BD"/>
    <w:rsid w:val="00E953EF"/>
    <w:rsid w:val="00E95441"/>
    <w:rsid w:val="00E95603"/>
    <w:rsid w:val="00E9594C"/>
    <w:rsid w:val="00E95992"/>
    <w:rsid w:val="00E95ACA"/>
    <w:rsid w:val="00E95B36"/>
    <w:rsid w:val="00E95C35"/>
    <w:rsid w:val="00E95CB8"/>
    <w:rsid w:val="00E95DE1"/>
    <w:rsid w:val="00E95EA7"/>
    <w:rsid w:val="00E9606E"/>
    <w:rsid w:val="00E9635B"/>
    <w:rsid w:val="00E96715"/>
    <w:rsid w:val="00E967F9"/>
    <w:rsid w:val="00E96D94"/>
    <w:rsid w:val="00E9734A"/>
    <w:rsid w:val="00E97529"/>
    <w:rsid w:val="00E9769D"/>
    <w:rsid w:val="00E97956"/>
    <w:rsid w:val="00E97D84"/>
    <w:rsid w:val="00E97E4E"/>
    <w:rsid w:val="00EA005C"/>
    <w:rsid w:val="00EA048C"/>
    <w:rsid w:val="00EA04F8"/>
    <w:rsid w:val="00EA08C6"/>
    <w:rsid w:val="00EA0F84"/>
    <w:rsid w:val="00EA1099"/>
    <w:rsid w:val="00EA12DB"/>
    <w:rsid w:val="00EA1548"/>
    <w:rsid w:val="00EA1711"/>
    <w:rsid w:val="00EA1729"/>
    <w:rsid w:val="00EA2084"/>
    <w:rsid w:val="00EA2291"/>
    <w:rsid w:val="00EA2384"/>
    <w:rsid w:val="00EA260F"/>
    <w:rsid w:val="00EA2630"/>
    <w:rsid w:val="00EA2966"/>
    <w:rsid w:val="00EA29FC"/>
    <w:rsid w:val="00EA2A6A"/>
    <w:rsid w:val="00EA2B43"/>
    <w:rsid w:val="00EA2DC4"/>
    <w:rsid w:val="00EA2DC5"/>
    <w:rsid w:val="00EA2EFF"/>
    <w:rsid w:val="00EA345B"/>
    <w:rsid w:val="00EA3788"/>
    <w:rsid w:val="00EA384F"/>
    <w:rsid w:val="00EA3D2B"/>
    <w:rsid w:val="00EA3FBA"/>
    <w:rsid w:val="00EA402A"/>
    <w:rsid w:val="00EA41CB"/>
    <w:rsid w:val="00EA4356"/>
    <w:rsid w:val="00EA4380"/>
    <w:rsid w:val="00EA44DD"/>
    <w:rsid w:val="00EA5044"/>
    <w:rsid w:val="00EA5422"/>
    <w:rsid w:val="00EA5B84"/>
    <w:rsid w:val="00EA5DD8"/>
    <w:rsid w:val="00EA650B"/>
    <w:rsid w:val="00EA6511"/>
    <w:rsid w:val="00EA6948"/>
    <w:rsid w:val="00EA6B07"/>
    <w:rsid w:val="00EA7238"/>
    <w:rsid w:val="00EA72FC"/>
    <w:rsid w:val="00EA74E7"/>
    <w:rsid w:val="00EA74FC"/>
    <w:rsid w:val="00EA78BB"/>
    <w:rsid w:val="00EA7A42"/>
    <w:rsid w:val="00EA7AF6"/>
    <w:rsid w:val="00EA7B01"/>
    <w:rsid w:val="00EA7E3B"/>
    <w:rsid w:val="00EA7EEF"/>
    <w:rsid w:val="00EA7FC0"/>
    <w:rsid w:val="00EB0667"/>
    <w:rsid w:val="00EB080A"/>
    <w:rsid w:val="00EB0B43"/>
    <w:rsid w:val="00EB0B80"/>
    <w:rsid w:val="00EB0EBA"/>
    <w:rsid w:val="00EB174B"/>
    <w:rsid w:val="00EB176D"/>
    <w:rsid w:val="00EB1B75"/>
    <w:rsid w:val="00EB262E"/>
    <w:rsid w:val="00EB28CD"/>
    <w:rsid w:val="00EB2AC7"/>
    <w:rsid w:val="00EB2DD0"/>
    <w:rsid w:val="00EB3261"/>
    <w:rsid w:val="00EB335A"/>
    <w:rsid w:val="00EB3778"/>
    <w:rsid w:val="00EB3877"/>
    <w:rsid w:val="00EB38C2"/>
    <w:rsid w:val="00EB3B93"/>
    <w:rsid w:val="00EB3C85"/>
    <w:rsid w:val="00EB3C9F"/>
    <w:rsid w:val="00EB40A1"/>
    <w:rsid w:val="00EB4235"/>
    <w:rsid w:val="00EB43FF"/>
    <w:rsid w:val="00EB50C7"/>
    <w:rsid w:val="00EB5101"/>
    <w:rsid w:val="00EB536E"/>
    <w:rsid w:val="00EB591B"/>
    <w:rsid w:val="00EB5F62"/>
    <w:rsid w:val="00EB6057"/>
    <w:rsid w:val="00EB61D9"/>
    <w:rsid w:val="00EB61F0"/>
    <w:rsid w:val="00EB633B"/>
    <w:rsid w:val="00EB63C4"/>
    <w:rsid w:val="00EB655D"/>
    <w:rsid w:val="00EB6918"/>
    <w:rsid w:val="00EB6BB7"/>
    <w:rsid w:val="00EB6DB6"/>
    <w:rsid w:val="00EB6E5F"/>
    <w:rsid w:val="00EB6E9F"/>
    <w:rsid w:val="00EB710E"/>
    <w:rsid w:val="00EB7113"/>
    <w:rsid w:val="00EB7168"/>
    <w:rsid w:val="00EB729E"/>
    <w:rsid w:val="00EB7439"/>
    <w:rsid w:val="00EB7864"/>
    <w:rsid w:val="00EB7B83"/>
    <w:rsid w:val="00EB7CF2"/>
    <w:rsid w:val="00EC00F6"/>
    <w:rsid w:val="00EC085D"/>
    <w:rsid w:val="00EC09E0"/>
    <w:rsid w:val="00EC0A1F"/>
    <w:rsid w:val="00EC0B50"/>
    <w:rsid w:val="00EC0CBE"/>
    <w:rsid w:val="00EC0CDE"/>
    <w:rsid w:val="00EC0DF0"/>
    <w:rsid w:val="00EC0F16"/>
    <w:rsid w:val="00EC0F8D"/>
    <w:rsid w:val="00EC11FC"/>
    <w:rsid w:val="00EC1C24"/>
    <w:rsid w:val="00EC1CA1"/>
    <w:rsid w:val="00EC1CAE"/>
    <w:rsid w:val="00EC20BF"/>
    <w:rsid w:val="00EC25DD"/>
    <w:rsid w:val="00EC2894"/>
    <w:rsid w:val="00EC2B17"/>
    <w:rsid w:val="00EC2D21"/>
    <w:rsid w:val="00EC2D40"/>
    <w:rsid w:val="00EC2ED6"/>
    <w:rsid w:val="00EC2FFF"/>
    <w:rsid w:val="00EC35CE"/>
    <w:rsid w:val="00EC373B"/>
    <w:rsid w:val="00EC3A54"/>
    <w:rsid w:val="00EC3FC7"/>
    <w:rsid w:val="00EC4145"/>
    <w:rsid w:val="00EC4156"/>
    <w:rsid w:val="00EC4397"/>
    <w:rsid w:val="00EC4857"/>
    <w:rsid w:val="00EC4877"/>
    <w:rsid w:val="00EC4A79"/>
    <w:rsid w:val="00EC4ED3"/>
    <w:rsid w:val="00EC4F29"/>
    <w:rsid w:val="00EC5339"/>
    <w:rsid w:val="00EC54C4"/>
    <w:rsid w:val="00EC56DE"/>
    <w:rsid w:val="00EC57BD"/>
    <w:rsid w:val="00EC5934"/>
    <w:rsid w:val="00EC59C7"/>
    <w:rsid w:val="00EC5DE9"/>
    <w:rsid w:val="00EC630B"/>
    <w:rsid w:val="00EC6431"/>
    <w:rsid w:val="00EC6600"/>
    <w:rsid w:val="00EC6D46"/>
    <w:rsid w:val="00EC6E61"/>
    <w:rsid w:val="00EC7081"/>
    <w:rsid w:val="00EC71C2"/>
    <w:rsid w:val="00EC751C"/>
    <w:rsid w:val="00EC77FE"/>
    <w:rsid w:val="00EC78D7"/>
    <w:rsid w:val="00EC794F"/>
    <w:rsid w:val="00ED030C"/>
    <w:rsid w:val="00ED0CE3"/>
    <w:rsid w:val="00ED0CFA"/>
    <w:rsid w:val="00ED0D9B"/>
    <w:rsid w:val="00ED0E68"/>
    <w:rsid w:val="00ED0EB0"/>
    <w:rsid w:val="00ED11F3"/>
    <w:rsid w:val="00ED13AB"/>
    <w:rsid w:val="00ED13C2"/>
    <w:rsid w:val="00ED13FF"/>
    <w:rsid w:val="00ED21F5"/>
    <w:rsid w:val="00ED2356"/>
    <w:rsid w:val="00ED25A0"/>
    <w:rsid w:val="00ED27D8"/>
    <w:rsid w:val="00ED2B30"/>
    <w:rsid w:val="00ED2E8C"/>
    <w:rsid w:val="00ED2EAE"/>
    <w:rsid w:val="00ED2EC5"/>
    <w:rsid w:val="00ED3524"/>
    <w:rsid w:val="00ED3761"/>
    <w:rsid w:val="00ED37EA"/>
    <w:rsid w:val="00ED3A07"/>
    <w:rsid w:val="00ED3CBA"/>
    <w:rsid w:val="00ED42B8"/>
    <w:rsid w:val="00ED4488"/>
    <w:rsid w:val="00ED4902"/>
    <w:rsid w:val="00ED4AB0"/>
    <w:rsid w:val="00ED51E6"/>
    <w:rsid w:val="00ED5462"/>
    <w:rsid w:val="00ED5744"/>
    <w:rsid w:val="00ED58D8"/>
    <w:rsid w:val="00ED5C52"/>
    <w:rsid w:val="00ED6159"/>
    <w:rsid w:val="00ED633D"/>
    <w:rsid w:val="00ED63D2"/>
    <w:rsid w:val="00ED652A"/>
    <w:rsid w:val="00ED6801"/>
    <w:rsid w:val="00ED6854"/>
    <w:rsid w:val="00ED6F4F"/>
    <w:rsid w:val="00ED6F88"/>
    <w:rsid w:val="00ED712A"/>
    <w:rsid w:val="00ED7577"/>
    <w:rsid w:val="00ED75C8"/>
    <w:rsid w:val="00ED75E6"/>
    <w:rsid w:val="00ED77C8"/>
    <w:rsid w:val="00ED7B64"/>
    <w:rsid w:val="00ED7C99"/>
    <w:rsid w:val="00EE041B"/>
    <w:rsid w:val="00EE042E"/>
    <w:rsid w:val="00EE056E"/>
    <w:rsid w:val="00EE05D1"/>
    <w:rsid w:val="00EE081E"/>
    <w:rsid w:val="00EE0893"/>
    <w:rsid w:val="00EE0DDE"/>
    <w:rsid w:val="00EE0E2C"/>
    <w:rsid w:val="00EE0F53"/>
    <w:rsid w:val="00EE1179"/>
    <w:rsid w:val="00EE12B8"/>
    <w:rsid w:val="00EE12E5"/>
    <w:rsid w:val="00EE12EE"/>
    <w:rsid w:val="00EE1E6E"/>
    <w:rsid w:val="00EE1EF6"/>
    <w:rsid w:val="00EE2170"/>
    <w:rsid w:val="00EE234B"/>
    <w:rsid w:val="00EE24E7"/>
    <w:rsid w:val="00EE28EE"/>
    <w:rsid w:val="00EE2C1E"/>
    <w:rsid w:val="00EE31AB"/>
    <w:rsid w:val="00EE328D"/>
    <w:rsid w:val="00EE34F8"/>
    <w:rsid w:val="00EE3768"/>
    <w:rsid w:val="00EE3A35"/>
    <w:rsid w:val="00EE3DD6"/>
    <w:rsid w:val="00EE3E94"/>
    <w:rsid w:val="00EE3F9E"/>
    <w:rsid w:val="00EE42F3"/>
    <w:rsid w:val="00EE45D0"/>
    <w:rsid w:val="00EE48A6"/>
    <w:rsid w:val="00EE4B1D"/>
    <w:rsid w:val="00EE4E62"/>
    <w:rsid w:val="00EE5042"/>
    <w:rsid w:val="00EE50DA"/>
    <w:rsid w:val="00EE5544"/>
    <w:rsid w:val="00EE591D"/>
    <w:rsid w:val="00EE597F"/>
    <w:rsid w:val="00EE6202"/>
    <w:rsid w:val="00EE64E2"/>
    <w:rsid w:val="00EE663C"/>
    <w:rsid w:val="00EE6871"/>
    <w:rsid w:val="00EE7A57"/>
    <w:rsid w:val="00EE7FEB"/>
    <w:rsid w:val="00EF070B"/>
    <w:rsid w:val="00EF0730"/>
    <w:rsid w:val="00EF080B"/>
    <w:rsid w:val="00EF09D7"/>
    <w:rsid w:val="00EF0AED"/>
    <w:rsid w:val="00EF0DE3"/>
    <w:rsid w:val="00EF0EDE"/>
    <w:rsid w:val="00EF0FE3"/>
    <w:rsid w:val="00EF1496"/>
    <w:rsid w:val="00EF1541"/>
    <w:rsid w:val="00EF1709"/>
    <w:rsid w:val="00EF1AA9"/>
    <w:rsid w:val="00EF1CDF"/>
    <w:rsid w:val="00EF2003"/>
    <w:rsid w:val="00EF22B3"/>
    <w:rsid w:val="00EF2457"/>
    <w:rsid w:val="00EF2942"/>
    <w:rsid w:val="00EF29A3"/>
    <w:rsid w:val="00EF2A33"/>
    <w:rsid w:val="00EF31B2"/>
    <w:rsid w:val="00EF3203"/>
    <w:rsid w:val="00EF3468"/>
    <w:rsid w:val="00EF3864"/>
    <w:rsid w:val="00EF3908"/>
    <w:rsid w:val="00EF395C"/>
    <w:rsid w:val="00EF3EC1"/>
    <w:rsid w:val="00EF3ECE"/>
    <w:rsid w:val="00EF3FB4"/>
    <w:rsid w:val="00EF47CB"/>
    <w:rsid w:val="00EF4918"/>
    <w:rsid w:val="00EF4BF5"/>
    <w:rsid w:val="00EF4C92"/>
    <w:rsid w:val="00EF526A"/>
    <w:rsid w:val="00EF529B"/>
    <w:rsid w:val="00EF5E95"/>
    <w:rsid w:val="00EF61B2"/>
    <w:rsid w:val="00EF62E4"/>
    <w:rsid w:val="00EF6D13"/>
    <w:rsid w:val="00EF6DA2"/>
    <w:rsid w:val="00EF6EE1"/>
    <w:rsid w:val="00EF7341"/>
    <w:rsid w:val="00EF7630"/>
    <w:rsid w:val="00EF7C58"/>
    <w:rsid w:val="00EF7D98"/>
    <w:rsid w:val="00F00182"/>
    <w:rsid w:val="00F003AD"/>
    <w:rsid w:val="00F00573"/>
    <w:rsid w:val="00F006E7"/>
    <w:rsid w:val="00F00A2B"/>
    <w:rsid w:val="00F00ADE"/>
    <w:rsid w:val="00F00BCF"/>
    <w:rsid w:val="00F00CAF"/>
    <w:rsid w:val="00F01021"/>
    <w:rsid w:val="00F01376"/>
    <w:rsid w:val="00F0142A"/>
    <w:rsid w:val="00F01625"/>
    <w:rsid w:val="00F01A38"/>
    <w:rsid w:val="00F01B9C"/>
    <w:rsid w:val="00F01D0B"/>
    <w:rsid w:val="00F020A1"/>
    <w:rsid w:val="00F02598"/>
    <w:rsid w:val="00F02767"/>
    <w:rsid w:val="00F02A82"/>
    <w:rsid w:val="00F02C2C"/>
    <w:rsid w:val="00F02FFA"/>
    <w:rsid w:val="00F03BB7"/>
    <w:rsid w:val="00F03E39"/>
    <w:rsid w:val="00F03EA1"/>
    <w:rsid w:val="00F03EA9"/>
    <w:rsid w:val="00F0411C"/>
    <w:rsid w:val="00F04375"/>
    <w:rsid w:val="00F04511"/>
    <w:rsid w:val="00F04556"/>
    <w:rsid w:val="00F04E8F"/>
    <w:rsid w:val="00F05294"/>
    <w:rsid w:val="00F0537F"/>
    <w:rsid w:val="00F05561"/>
    <w:rsid w:val="00F05660"/>
    <w:rsid w:val="00F05815"/>
    <w:rsid w:val="00F0594B"/>
    <w:rsid w:val="00F05C0B"/>
    <w:rsid w:val="00F05F23"/>
    <w:rsid w:val="00F05FF6"/>
    <w:rsid w:val="00F066FC"/>
    <w:rsid w:val="00F06A15"/>
    <w:rsid w:val="00F06BEE"/>
    <w:rsid w:val="00F06CB6"/>
    <w:rsid w:val="00F06D3B"/>
    <w:rsid w:val="00F06D88"/>
    <w:rsid w:val="00F072FA"/>
    <w:rsid w:val="00F0766F"/>
    <w:rsid w:val="00F07894"/>
    <w:rsid w:val="00F07C5C"/>
    <w:rsid w:val="00F07DB1"/>
    <w:rsid w:val="00F07F1F"/>
    <w:rsid w:val="00F07FB0"/>
    <w:rsid w:val="00F09DE8"/>
    <w:rsid w:val="00F10239"/>
    <w:rsid w:val="00F105F3"/>
    <w:rsid w:val="00F108AC"/>
    <w:rsid w:val="00F109E9"/>
    <w:rsid w:val="00F111E5"/>
    <w:rsid w:val="00F118CA"/>
    <w:rsid w:val="00F118D7"/>
    <w:rsid w:val="00F11DF0"/>
    <w:rsid w:val="00F11F36"/>
    <w:rsid w:val="00F1227C"/>
    <w:rsid w:val="00F12619"/>
    <w:rsid w:val="00F12769"/>
    <w:rsid w:val="00F129C7"/>
    <w:rsid w:val="00F12F3A"/>
    <w:rsid w:val="00F1342B"/>
    <w:rsid w:val="00F134F5"/>
    <w:rsid w:val="00F13814"/>
    <w:rsid w:val="00F1388B"/>
    <w:rsid w:val="00F13A1B"/>
    <w:rsid w:val="00F13AD9"/>
    <w:rsid w:val="00F13B00"/>
    <w:rsid w:val="00F13B24"/>
    <w:rsid w:val="00F13BC0"/>
    <w:rsid w:val="00F14222"/>
    <w:rsid w:val="00F14263"/>
    <w:rsid w:val="00F14498"/>
    <w:rsid w:val="00F144EA"/>
    <w:rsid w:val="00F146F4"/>
    <w:rsid w:val="00F147A1"/>
    <w:rsid w:val="00F148B8"/>
    <w:rsid w:val="00F156CF"/>
    <w:rsid w:val="00F15AF5"/>
    <w:rsid w:val="00F15E32"/>
    <w:rsid w:val="00F164C4"/>
    <w:rsid w:val="00F16778"/>
    <w:rsid w:val="00F168F9"/>
    <w:rsid w:val="00F16B43"/>
    <w:rsid w:val="00F171F5"/>
    <w:rsid w:val="00F176AF"/>
    <w:rsid w:val="00F177A6"/>
    <w:rsid w:val="00F177A7"/>
    <w:rsid w:val="00F177AB"/>
    <w:rsid w:val="00F1784B"/>
    <w:rsid w:val="00F17AD7"/>
    <w:rsid w:val="00F206D6"/>
    <w:rsid w:val="00F20927"/>
    <w:rsid w:val="00F20976"/>
    <w:rsid w:val="00F20BAF"/>
    <w:rsid w:val="00F21413"/>
    <w:rsid w:val="00F215A2"/>
    <w:rsid w:val="00F21A83"/>
    <w:rsid w:val="00F21B38"/>
    <w:rsid w:val="00F21B9E"/>
    <w:rsid w:val="00F22266"/>
    <w:rsid w:val="00F22460"/>
    <w:rsid w:val="00F226DA"/>
    <w:rsid w:val="00F22D89"/>
    <w:rsid w:val="00F22E83"/>
    <w:rsid w:val="00F22F70"/>
    <w:rsid w:val="00F230E7"/>
    <w:rsid w:val="00F2324B"/>
    <w:rsid w:val="00F2349F"/>
    <w:rsid w:val="00F239F6"/>
    <w:rsid w:val="00F23FDC"/>
    <w:rsid w:val="00F24207"/>
    <w:rsid w:val="00F242AA"/>
    <w:rsid w:val="00F245CA"/>
    <w:rsid w:val="00F246A1"/>
    <w:rsid w:val="00F24E9B"/>
    <w:rsid w:val="00F24EB3"/>
    <w:rsid w:val="00F250AB"/>
    <w:rsid w:val="00F252EA"/>
    <w:rsid w:val="00F256BF"/>
    <w:rsid w:val="00F258DE"/>
    <w:rsid w:val="00F25A85"/>
    <w:rsid w:val="00F25BCD"/>
    <w:rsid w:val="00F25CC5"/>
    <w:rsid w:val="00F25F59"/>
    <w:rsid w:val="00F26158"/>
    <w:rsid w:val="00F26822"/>
    <w:rsid w:val="00F268C6"/>
    <w:rsid w:val="00F2698A"/>
    <w:rsid w:val="00F26C5F"/>
    <w:rsid w:val="00F26E97"/>
    <w:rsid w:val="00F27029"/>
    <w:rsid w:val="00F27289"/>
    <w:rsid w:val="00F27329"/>
    <w:rsid w:val="00F276D2"/>
    <w:rsid w:val="00F27CEC"/>
    <w:rsid w:val="00F27DCD"/>
    <w:rsid w:val="00F3041C"/>
    <w:rsid w:val="00F30458"/>
    <w:rsid w:val="00F305D9"/>
    <w:rsid w:val="00F3061B"/>
    <w:rsid w:val="00F306BF"/>
    <w:rsid w:val="00F307A0"/>
    <w:rsid w:val="00F308E2"/>
    <w:rsid w:val="00F30ABE"/>
    <w:rsid w:val="00F30CFA"/>
    <w:rsid w:val="00F30DA3"/>
    <w:rsid w:val="00F30EE9"/>
    <w:rsid w:val="00F30FC3"/>
    <w:rsid w:val="00F312D7"/>
    <w:rsid w:val="00F3187F"/>
    <w:rsid w:val="00F318FB"/>
    <w:rsid w:val="00F31975"/>
    <w:rsid w:val="00F31C00"/>
    <w:rsid w:val="00F31DBB"/>
    <w:rsid w:val="00F32238"/>
    <w:rsid w:val="00F32588"/>
    <w:rsid w:val="00F32DDB"/>
    <w:rsid w:val="00F333CD"/>
    <w:rsid w:val="00F33412"/>
    <w:rsid w:val="00F33878"/>
    <w:rsid w:val="00F33939"/>
    <w:rsid w:val="00F33B17"/>
    <w:rsid w:val="00F33D91"/>
    <w:rsid w:val="00F33F8A"/>
    <w:rsid w:val="00F33F90"/>
    <w:rsid w:val="00F3401C"/>
    <w:rsid w:val="00F3464D"/>
    <w:rsid w:val="00F348ED"/>
    <w:rsid w:val="00F34B81"/>
    <w:rsid w:val="00F34C78"/>
    <w:rsid w:val="00F34C7E"/>
    <w:rsid w:val="00F34E33"/>
    <w:rsid w:val="00F34E54"/>
    <w:rsid w:val="00F34F2B"/>
    <w:rsid w:val="00F34F3A"/>
    <w:rsid w:val="00F34F82"/>
    <w:rsid w:val="00F34FD5"/>
    <w:rsid w:val="00F3524C"/>
    <w:rsid w:val="00F3558C"/>
    <w:rsid w:val="00F35D0E"/>
    <w:rsid w:val="00F362EF"/>
    <w:rsid w:val="00F36303"/>
    <w:rsid w:val="00F36C04"/>
    <w:rsid w:val="00F36D3A"/>
    <w:rsid w:val="00F36E1E"/>
    <w:rsid w:val="00F370C2"/>
    <w:rsid w:val="00F3717B"/>
    <w:rsid w:val="00F37472"/>
    <w:rsid w:val="00F37702"/>
    <w:rsid w:val="00F37950"/>
    <w:rsid w:val="00F37E20"/>
    <w:rsid w:val="00F40359"/>
    <w:rsid w:val="00F40890"/>
    <w:rsid w:val="00F40903"/>
    <w:rsid w:val="00F4091C"/>
    <w:rsid w:val="00F40C2E"/>
    <w:rsid w:val="00F40C65"/>
    <w:rsid w:val="00F40D57"/>
    <w:rsid w:val="00F41034"/>
    <w:rsid w:val="00F410C1"/>
    <w:rsid w:val="00F410E4"/>
    <w:rsid w:val="00F4138C"/>
    <w:rsid w:val="00F417EA"/>
    <w:rsid w:val="00F41839"/>
    <w:rsid w:val="00F4217C"/>
    <w:rsid w:val="00F4230A"/>
    <w:rsid w:val="00F4239E"/>
    <w:rsid w:val="00F423D7"/>
    <w:rsid w:val="00F424FB"/>
    <w:rsid w:val="00F425FF"/>
    <w:rsid w:val="00F426A8"/>
    <w:rsid w:val="00F42B3B"/>
    <w:rsid w:val="00F43603"/>
    <w:rsid w:val="00F43647"/>
    <w:rsid w:val="00F4389A"/>
    <w:rsid w:val="00F43A69"/>
    <w:rsid w:val="00F43B5E"/>
    <w:rsid w:val="00F43BB2"/>
    <w:rsid w:val="00F43E23"/>
    <w:rsid w:val="00F451A9"/>
    <w:rsid w:val="00F451B1"/>
    <w:rsid w:val="00F453D3"/>
    <w:rsid w:val="00F45769"/>
    <w:rsid w:val="00F459CC"/>
    <w:rsid w:val="00F467A1"/>
    <w:rsid w:val="00F467DB"/>
    <w:rsid w:val="00F46D83"/>
    <w:rsid w:val="00F4723E"/>
    <w:rsid w:val="00F473CA"/>
    <w:rsid w:val="00F478D6"/>
    <w:rsid w:val="00F47ABB"/>
    <w:rsid w:val="00F47EDB"/>
    <w:rsid w:val="00F5001B"/>
    <w:rsid w:val="00F50429"/>
    <w:rsid w:val="00F504EB"/>
    <w:rsid w:val="00F50AB5"/>
    <w:rsid w:val="00F50F44"/>
    <w:rsid w:val="00F51041"/>
    <w:rsid w:val="00F511E9"/>
    <w:rsid w:val="00F5176C"/>
    <w:rsid w:val="00F519DA"/>
    <w:rsid w:val="00F51BA0"/>
    <w:rsid w:val="00F51EB8"/>
    <w:rsid w:val="00F51F2C"/>
    <w:rsid w:val="00F51FEE"/>
    <w:rsid w:val="00F522BD"/>
    <w:rsid w:val="00F523E2"/>
    <w:rsid w:val="00F524BC"/>
    <w:rsid w:val="00F5252D"/>
    <w:rsid w:val="00F526B4"/>
    <w:rsid w:val="00F5277C"/>
    <w:rsid w:val="00F52CE7"/>
    <w:rsid w:val="00F52F22"/>
    <w:rsid w:val="00F52F99"/>
    <w:rsid w:val="00F531C1"/>
    <w:rsid w:val="00F531DC"/>
    <w:rsid w:val="00F533C5"/>
    <w:rsid w:val="00F5349E"/>
    <w:rsid w:val="00F53791"/>
    <w:rsid w:val="00F53C11"/>
    <w:rsid w:val="00F53E01"/>
    <w:rsid w:val="00F54CBC"/>
    <w:rsid w:val="00F54FB5"/>
    <w:rsid w:val="00F5503D"/>
    <w:rsid w:val="00F55457"/>
    <w:rsid w:val="00F554CE"/>
    <w:rsid w:val="00F557B3"/>
    <w:rsid w:val="00F55922"/>
    <w:rsid w:val="00F55B10"/>
    <w:rsid w:val="00F55BA1"/>
    <w:rsid w:val="00F55C14"/>
    <w:rsid w:val="00F55D0F"/>
    <w:rsid w:val="00F55F7D"/>
    <w:rsid w:val="00F5653E"/>
    <w:rsid w:val="00F567F6"/>
    <w:rsid w:val="00F56A01"/>
    <w:rsid w:val="00F56C04"/>
    <w:rsid w:val="00F56D41"/>
    <w:rsid w:val="00F56F73"/>
    <w:rsid w:val="00F56F82"/>
    <w:rsid w:val="00F56FE4"/>
    <w:rsid w:val="00F57598"/>
    <w:rsid w:val="00F5777D"/>
    <w:rsid w:val="00F577DF"/>
    <w:rsid w:val="00F57C2A"/>
    <w:rsid w:val="00F57D60"/>
    <w:rsid w:val="00F60728"/>
    <w:rsid w:val="00F60D89"/>
    <w:rsid w:val="00F612D6"/>
    <w:rsid w:val="00F61412"/>
    <w:rsid w:val="00F6168B"/>
    <w:rsid w:val="00F618EC"/>
    <w:rsid w:val="00F61F41"/>
    <w:rsid w:val="00F61F44"/>
    <w:rsid w:val="00F62179"/>
    <w:rsid w:val="00F62255"/>
    <w:rsid w:val="00F62803"/>
    <w:rsid w:val="00F629FE"/>
    <w:rsid w:val="00F62ABE"/>
    <w:rsid w:val="00F62C1A"/>
    <w:rsid w:val="00F62C84"/>
    <w:rsid w:val="00F62DEB"/>
    <w:rsid w:val="00F62FFB"/>
    <w:rsid w:val="00F632FA"/>
    <w:rsid w:val="00F63627"/>
    <w:rsid w:val="00F646BD"/>
    <w:rsid w:val="00F64972"/>
    <w:rsid w:val="00F64B67"/>
    <w:rsid w:val="00F64CF2"/>
    <w:rsid w:val="00F64D2D"/>
    <w:rsid w:val="00F64EE3"/>
    <w:rsid w:val="00F64F49"/>
    <w:rsid w:val="00F64F8B"/>
    <w:rsid w:val="00F65C4F"/>
    <w:rsid w:val="00F65DE9"/>
    <w:rsid w:val="00F66137"/>
    <w:rsid w:val="00F662B5"/>
    <w:rsid w:val="00F6665B"/>
    <w:rsid w:val="00F6678F"/>
    <w:rsid w:val="00F66B5F"/>
    <w:rsid w:val="00F66BF8"/>
    <w:rsid w:val="00F67380"/>
    <w:rsid w:val="00F6767B"/>
    <w:rsid w:val="00F67BD5"/>
    <w:rsid w:val="00F67C01"/>
    <w:rsid w:val="00F67C1E"/>
    <w:rsid w:val="00F67DF7"/>
    <w:rsid w:val="00F70040"/>
    <w:rsid w:val="00F706D6"/>
    <w:rsid w:val="00F7088F"/>
    <w:rsid w:val="00F70941"/>
    <w:rsid w:val="00F70CB5"/>
    <w:rsid w:val="00F714F0"/>
    <w:rsid w:val="00F718C9"/>
    <w:rsid w:val="00F7191E"/>
    <w:rsid w:val="00F71C22"/>
    <w:rsid w:val="00F720CF"/>
    <w:rsid w:val="00F722A1"/>
    <w:rsid w:val="00F72320"/>
    <w:rsid w:val="00F728E3"/>
    <w:rsid w:val="00F72B3D"/>
    <w:rsid w:val="00F72C4E"/>
    <w:rsid w:val="00F72F8D"/>
    <w:rsid w:val="00F7309C"/>
    <w:rsid w:val="00F732FB"/>
    <w:rsid w:val="00F733E2"/>
    <w:rsid w:val="00F73825"/>
    <w:rsid w:val="00F73E82"/>
    <w:rsid w:val="00F73F19"/>
    <w:rsid w:val="00F742C9"/>
    <w:rsid w:val="00F74954"/>
    <w:rsid w:val="00F74A9F"/>
    <w:rsid w:val="00F7506F"/>
    <w:rsid w:val="00F7520B"/>
    <w:rsid w:val="00F7522E"/>
    <w:rsid w:val="00F752EF"/>
    <w:rsid w:val="00F754B5"/>
    <w:rsid w:val="00F756CA"/>
    <w:rsid w:val="00F756E0"/>
    <w:rsid w:val="00F7580C"/>
    <w:rsid w:val="00F75929"/>
    <w:rsid w:val="00F75C03"/>
    <w:rsid w:val="00F75DDD"/>
    <w:rsid w:val="00F75F45"/>
    <w:rsid w:val="00F75F48"/>
    <w:rsid w:val="00F762F5"/>
    <w:rsid w:val="00F76706"/>
    <w:rsid w:val="00F76DB2"/>
    <w:rsid w:val="00F76EA1"/>
    <w:rsid w:val="00F773F9"/>
    <w:rsid w:val="00F776BE"/>
    <w:rsid w:val="00F77B17"/>
    <w:rsid w:val="00F77CA8"/>
    <w:rsid w:val="00F77D15"/>
    <w:rsid w:val="00F800EE"/>
    <w:rsid w:val="00F80133"/>
    <w:rsid w:val="00F801F1"/>
    <w:rsid w:val="00F80AE1"/>
    <w:rsid w:val="00F80AF0"/>
    <w:rsid w:val="00F80B57"/>
    <w:rsid w:val="00F80CB2"/>
    <w:rsid w:val="00F80D19"/>
    <w:rsid w:val="00F81170"/>
    <w:rsid w:val="00F816D6"/>
    <w:rsid w:val="00F818DD"/>
    <w:rsid w:val="00F81970"/>
    <w:rsid w:val="00F8197D"/>
    <w:rsid w:val="00F8198D"/>
    <w:rsid w:val="00F81CB6"/>
    <w:rsid w:val="00F81CCC"/>
    <w:rsid w:val="00F81EAC"/>
    <w:rsid w:val="00F820F5"/>
    <w:rsid w:val="00F82172"/>
    <w:rsid w:val="00F825E0"/>
    <w:rsid w:val="00F82740"/>
    <w:rsid w:val="00F82A35"/>
    <w:rsid w:val="00F82E79"/>
    <w:rsid w:val="00F83221"/>
    <w:rsid w:val="00F832E7"/>
    <w:rsid w:val="00F83357"/>
    <w:rsid w:val="00F8367F"/>
    <w:rsid w:val="00F83702"/>
    <w:rsid w:val="00F83BB9"/>
    <w:rsid w:val="00F83D54"/>
    <w:rsid w:val="00F8445F"/>
    <w:rsid w:val="00F84929"/>
    <w:rsid w:val="00F84BDD"/>
    <w:rsid w:val="00F84C58"/>
    <w:rsid w:val="00F84E4F"/>
    <w:rsid w:val="00F84FDA"/>
    <w:rsid w:val="00F8529E"/>
    <w:rsid w:val="00F853EF"/>
    <w:rsid w:val="00F85425"/>
    <w:rsid w:val="00F85C71"/>
    <w:rsid w:val="00F8644A"/>
    <w:rsid w:val="00F864F1"/>
    <w:rsid w:val="00F8651A"/>
    <w:rsid w:val="00F865CE"/>
    <w:rsid w:val="00F86DCD"/>
    <w:rsid w:val="00F86E16"/>
    <w:rsid w:val="00F86F21"/>
    <w:rsid w:val="00F87315"/>
    <w:rsid w:val="00F876A9"/>
    <w:rsid w:val="00F877FD"/>
    <w:rsid w:val="00F877FE"/>
    <w:rsid w:val="00F8798E"/>
    <w:rsid w:val="00F87D4F"/>
    <w:rsid w:val="00F87D57"/>
    <w:rsid w:val="00F87E10"/>
    <w:rsid w:val="00F90477"/>
    <w:rsid w:val="00F906BE"/>
    <w:rsid w:val="00F90A3C"/>
    <w:rsid w:val="00F90B4E"/>
    <w:rsid w:val="00F90BF0"/>
    <w:rsid w:val="00F90E83"/>
    <w:rsid w:val="00F91405"/>
    <w:rsid w:val="00F914D0"/>
    <w:rsid w:val="00F915F5"/>
    <w:rsid w:val="00F9165E"/>
    <w:rsid w:val="00F916B0"/>
    <w:rsid w:val="00F917C0"/>
    <w:rsid w:val="00F918BA"/>
    <w:rsid w:val="00F91A35"/>
    <w:rsid w:val="00F91CAE"/>
    <w:rsid w:val="00F91DC7"/>
    <w:rsid w:val="00F91E80"/>
    <w:rsid w:val="00F92006"/>
    <w:rsid w:val="00F925B3"/>
    <w:rsid w:val="00F926C4"/>
    <w:rsid w:val="00F9289F"/>
    <w:rsid w:val="00F9292F"/>
    <w:rsid w:val="00F92940"/>
    <w:rsid w:val="00F92A31"/>
    <w:rsid w:val="00F92C97"/>
    <w:rsid w:val="00F92F4A"/>
    <w:rsid w:val="00F92F8E"/>
    <w:rsid w:val="00F930C4"/>
    <w:rsid w:val="00F930E5"/>
    <w:rsid w:val="00F93805"/>
    <w:rsid w:val="00F93824"/>
    <w:rsid w:val="00F938FF"/>
    <w:rsid w:val="00F93D8E"/>
    <w:rsid w:val="00F94037"/>
    <w:rsid w:val="00F94148"/>
    <w:rsid w:val="00F94555"/>
    <w:rsid w:val="00F9505E"/>
    <w:rsid w:val="00F951DC"/>
    <w:rsid w:val="00F9530E"/>
    <w:rsid w:val="00F95A87"/>
    <w:rsid w:val="00F95ADC"/>
    <w:rsid w:val="00F95F8E"/>
    <w:rsid w:val="00F963C3"/>
    <w:rsid w:val="00F9647F"/>
    <w:rsid w:val="00F96A9D"/>
    <w:rsid w:val="00F96C38"/>
    <w:rsid w:val="00F96F81"/>
    <w:rsid w:val="00F971AB"/>
    <w:rsid w:val="00F971DC"/>
    <w:rsid w:val="00F97254"/>
    <w:rsid w:val="00F97365"/>
    <w:rsid w:val="00F97655"/>
    <w:rsid w:val="00F97992"/>
    <w:rsid w:val="00F97C83"/>
    <w:rsid w:val="00FA000B"/>
    <w:rsid w:val="00FA02FB"/>
    <w:rsid w:val="00FA038B"/>
    <w:rsid w:val="00FA03E5"/>
    <w:rsid w:val="00FA12A8"/>
    <w:rsid w:val="00FA1437"/>
    <w:rsid w:val="00FA1497"/>
    <w:rsid w:val="00FA14DB"/>
    <w:rsid w:val="00FA1582"/>
    <w:rsid w:val="00FA1C6C"/>
    <w:rsid w:val="00FA1F87"/>
    <w:rsid w:val="00FA20FB"/>
    <w:rsid w:val="00FA2303"/>
    <w:rsid w:val="00FA2361"/>
    <w:rsid w:val="00FA26B2"/>
    <w:rsid w:val="00FA2A5F"/>
    <w:rsid w:val="00FA2BA9"/>
    <w:rsid w:val="00FA2BAC"/>
    <w:rsid w:val="00FA3211"/>
    <w:rsid w:val="00FA3534"/>
    <w:rsid w:val="00FA39F8"/>
    <w:rsid w:val="00FA3E3F"/>
    <w:rsid w:val="00FA40BB"/>
    <w:rsid w:val="00FA4458"/>
    <w:rsid w:val="00FA4DE8"/>
    <w:rsid w:val="00FA4F05"/>
    <w:rsid w:val="00FA53AC"/>
    <w:rsid w:val="00FA553E"/>
    <w:rsid w:val="00FA5C51"/>
    <w:rsid w:val="00FA60E7"/>
    <w:rsid w:val="00FA640B"/>
    <w:rsid w:val="00FA68E0"/>
    <w:rsid w:val="00FA6AF1"/>
    <w:rsid w:val="00FA6EB5"/>
    <w:rsid w:val="00FA73AC"/>
    <w:rsid w:val="00FA74DB"/>
    <w:rsid w:val="00FA75A5"/>
    <w:rsid w:val="00FA770C"/>
    <w:rsid w:val="00FA7C0F"/>
    <w:rsid w:val="00FB01E2"/>
    <w:rsid w:val="00FB0748"/>
    <w:rsid w:val="00FB08D0"/>
    <w:rsid w:val="00FB0ACE"/>
    <w:rsid w:val="00FB0C18"/>
    <w:rsid w:val="00FB0C48"/>
    <w:rsid w:val="00FB1135"/>
    <w:rsid w:val="00FB11C4"/>
    <w:rsid w:val="00FB1276"/>
    <w:rsid w:val="00FB12D8"/>
    <w:rsid w:val="00FB1440"/>
    <w:rsid w:val="00FB14AC"/>
    <w:rsid w:val="00FB15FA"/>
    <w:rsid w:val="00FB167E"/>
    <w:rsid w:val="00FB207B"/>
    <w:rsid w:val="00FB210A"/>
    <w:rsid w:val="00FB21E9"/>
    <w:rsid w:val="00FB2521"/>
    <w:rsid w:val="00FB2528"/>
    <w:rsid w:val="00FB254B"/>
    <w:rsid w:val="00FB27C5"/>
    <w:rsid w:val="00FB27F7"/>
    <w:rsid w:val="00FB2B47"/>
    <w:rsid w:val="00FB2D2E"/>
    <w:rsid w:val="00FB2DBD"/>
    <w:rsid w:val="00FB318A"/>
    <w:rsid w:val="00FB3193"/>
    <w:rsid w:val="00FB3367"/>
    <w:rsid w:val="00FB39D3"/>
    <w:rsid w:val="00FB3A02"/>
    <w:rsid w:val="00FB3B93"/>
    <w:rsid w:val="00FB404E"/>
    <w:rsid w:val="00FB4696"/>
    <w:rsid w:val="00FB48F3"/>
    <w:rsid w:val="00FB4EE6"/>
    <w:rsid w:val="00FB52A0"/>
    <w:rsid w:val="00FB597F"/>
    <w:rsid w:val="00FB6620"/>
    <w:rsid w:val="00FB68A5"/>
    <w:rsid w:val="00FB6A00"/>
    <w:rsid w:val="00FB6BF4"/>
    <w:rsid w:val="00FB7390"/>
    <w:rsid w:val="00FB763F"/>
    <w:rsid w:val="00FB76BE"/>
    <w:rsid w:val="00FB7BBD"/>
    <w:rsid w:val="00FB7C2C"/>
    <w:rsid w:val="00FB7D26"/>
    <w:rsid w:val="00FB7D50"/>
    <w:rsid w:val="00FC02FB"/>
    <w:rsid w:val="00FC049B"/>
    <w:rsid w:val="00FC0983"/>
    <w:rsid w:val="00FC1399"/>
    <w:rsid w:val="00FC15B3"/>
    <w:rsid w:val="00FC1672"/>
    <w:rsid w:val="00FC1BD2"/>
    <w:rsid w:val="00FC247E"/>
    <w:rsid w:val="00FC2861"/>
    <w:rsid w:val="00FC2B42"/>
    <w:rsid w:val="00FC2DF0"/>
    <w:rsid w:val="00FC30CD"/>
    <w:rsid w:val="00FC348D"/>
    <w:rsid w:val="00FC3530"/>
    <w:rsid w:val="00FC354E"/>
    <w:rsid w:val="00FC375C"/>
    <w:rsid w:val="00FC3A54"/>
    <w:rsid w:val="00FC3EBF"/>
    <w:rsid w:val="00FC400C"/>
    <w:rsid w:val="00FC40CB"/>
    <w:rsid w:val="00FC4240"/>
    <w:rsid w:val="00FC450B"/>
    <w:rsid w:val="00FC4521"/>
    <w:rsid w:val="00FC491C"/>
    <w:rsid w:val="00FC4AE1"/>
    <w:rsid w:val="00FC4C84"/>
    <w:rsid w:val="00FC4F5F"/>
    <w:rsid w:val="00FC50EE"/>
    <w:rsid w:val="00FC56B0"/>
    <w:rsid w:val="00FC5784"/>
    <w:rsid w:val="00FC63E7"/>
    <w:rsid w:val="00FC6544"/>
    <w:rsid w:val="00FC6B62"/>
    <w:rsid w:val="00FC6E0D"/>
    <w:rsid w:val="00FC792C"/>
    <w:rsid w:val="00FD0011"/>
    <w:rsid w:val="00FD0057"/>
    <w:rsid w:val="00FD03DA"/>
    <w:rsid w:val="00FD042C"/>
    <w:rsid w:val="00FD05EC"/>
    <w:rsid w:val="00FD0930"/>
    <w:rsid w:val="00FD09E4"/>
    <w:rsid w:val="00FD0B37"/>
    <w:rsid w:val="00FD0C8D"/>
    <w:rsid w:val="00FD0CD8"/>
    <w:rsid w:val="00FD1973"/>
    <w:rsid w:val="00FD1A84"/>
    <w:rsid w:val="00FD27B7"/>
    <w:rsid w:val="00FD2C81"/>
    <w:rsid w:val="00FD2E81"/>
    <w:rsid w:val="00FD2F7A"/>
    <w:rsid w:val="00FD3545"/>
    <w:rsid w:val="00FD39DB"/>
    <w:rsid w:val="00FD3B6F"/>
    <w:rsid w:val="00FD3BC2"/>
    <w:rsid w:val="00FD3C30"/>
    <w:rsid w:val="00FD4271"/>
    <w:rsid w:val="00FD43B5"/>
    <w:rsid w:val="00FD43DA"/>
    <w:rsid w:val="00FD45F3"/>
    <w:rsid w:val="00FD48FB"/>
    <w:rsid w:val="00FD4FC5"/>
    <w:rsid w:val="00FD5296"/>
    <w:rsid w:val="00FD5313"/>
    <w:rsid w:val="00FD572D"/>
    <w:rsid w:val="00FD5CA4"/>
    <w:rsid w:val="00FD64D3"/>
    <w:rsid w:val="00FD653A"/>
    <w:rsid w:val="00FD65A9"/>
    <w:rsid w:val="00FD66AD"/>
    <w:rsid w:val="00FD6722"/>
    <w:rsid w:val="00FD6A35"/>
    <w:rsid w:val="00FD6BCC"/>
    <w:rsid w:val="00FD7453"/>
    <w:rsid w:val="00FD74D1"/>
    <w:rsid w:val="00FD7D08"/>
    <w:rsid w:val="00FD7D79"/>
    <w:rsid w:val="00FD7FD0"/>
    <w:rsid w:val="00FE08F0"/>
    <w:rsid w:val="00FE08F9"/>
    <w:rsid w:val="00FE0906"/>
    <w:rsid w:val="00FE0C80"/>
    <w:rsid w:val="00FE0CC1"/>
    <w:rsid w:val="00FE106D"/>
    <w:rsid w:val="00FE132F"/>
    <w:rsid w:val="00FE1348"/>
    <w:rsid w:val="00FE15D5"/>
    <w:rsid w:val="00FE1A72"/>
    <w:rsid w:val="00FE1F05"/>
    <w:rsid w:val="00FE20D1"/>
    <w:rsid w:val="00FE229C"/>
    <w:rsid w:val="00FE2382"/>
    <w:rsid w:val="00FE2410"/>
    <w:rsid w:val="00FE2513"/>
    <w:rsid w:val="00FE267F"/>
    <w:rsid w:val="00FE28FC"/>
    <w:rsid w:val="00FE2980"/>
    <w:rsid w:val="00FE2B7D"/>
    <w:rsid w:val="00FE2B9A"/>
    <w:rsid w:val="00FE336F"/>
    <w:rsid w:val="00FE33A9"/>
    <w:rsid w:val="00FE34D4"/>
    <w:rsid w:val="00FE38AC"/>
    <w:rsid w:val="00FE3D8D"/>
    <w:rsid w:val="00FE3E0C"/>
    <w:rsid w:val="00FE4014"/>
    <w:rsid w:val="00FE406C"/>
    <w:rsid w:val="00FE4359"/>
    <w:rsid w:val="00FE45F2"/>
    <w:rsid w:val="00FE4926"/>
    <w:rsid w:val="00FE4C1C"/>
    <w:rsid w:val="00FE501B"/>
    <w:rsid w:val="00FE5166"/>
    <w:rsid w:val="00FE58CE"/>
    <w:rsid w:val="00FE5CCF"/>
    <w:rsid w:val="00FE5E6A"/>
    <w:rsid w:val="00FE5FA9"/>
    <w:rsid w:val="00FE6234"/>
    <w:rsid w:val="00FE6D1A"/>
    <w:rsid w:val="00FE6DE0"/>
    <w:rsid w:val="00FE6EB2"/>
    <w:rsid w:val="00FE70AC"/>
    <w:rsid w:val="00FE719C"/>
    <w:rsid w:val="00FE74A3"/>
    <w:rsid w:val="00FE78D6"/>
    <w:rsid w:val="00FE7BAD"/>
    <w:rsid w:val="00FE7F32"/>
    <w:rsid w:val="00FF001B"/>
    <w:rsid w:val="00FF0537"/>
    <w:rsid w:val="00FF0A59"/>
    <w:rsid w:val="00FF0B2D"/>
    <w:rsid w:val="00FF0D4A"/>
    <w:rsid w:val="00FF14FA"/>
    <w:rsid w:val="00FF1F7A"/>
    <w:rsid w:val="00FF254B"/>
    <w:rsid w:val="00FF2991"/>
    <w:rsid w:val="00FF2A94"/>
    <w:rsid w:val="00FF3391"/>
    <w:rsid w:val="00FF390D"/>
    <w:rsid w:val="00FF394E"/>
    <w:rsid w:val="00FF3E92"/>
    <w:rsid w:val="00FF4064"/>
    <w:rsid w:val="00FF4273"/>
    <w:rsid w:val="00FF44F4"/>
    <w:rsid w:val="00FF4542"/>
    <w:rsid w:val="00FF4C5E"/>
    <w:rsid w:val="00FF4D4F"/>
    <w:rsid w:val="00FF4DD4"/>
    <w:rsid w:val="00FF50CD"/>
    <w:rsid w:val="00FF5474"/>
    <w:rsid w:val="00FF570B"/>
    <w:rsid w:val="00FF5856"/>
    <w:rsid w:val="00FF5A04"/>
    <w:rsid w:val="00FF5C7A"/>
    <w:rsid w:val="00FF5D64"/>
    <w:rsid w:val="00FF5EB6"/>
    <w:rsid w:val="00FF5ECB"/>
    <w:rsid w:val="00FF629A"/>
    <w:rsid w:val="00FF6554"/>
    <w:rsid w:val="00FF6E59"/>
    <w:rsid w:val="00FF6FB1"/>
    <w:rsid w:val="00FF7032"/>
    <w:rsid w:val="00FF72B3"/>
    <w:rsid w:val="00FF751A"/>
    <w:rsid w:val="00FF76C4"/>
    <w:rsid w:val="00FF7B89"/>
    <w:rsid w:val="00FF7EAD"/>
    <w:rsid w:val="018DA709"/>
    <w:rsid w:val="01A24677"/>
    <w:rsid w:val="01DF7B1A"/>
    <w:rsid w:val="024E6DF8"/>
    <w:rsid w:val="02C32B68"/>
    <w:rsid w:val="0329776A"/>
    <w:rsid w:val="034C3C8F"/>
    <w:rsid w:val="03A859AE"/>
    <w:rsid w:val="04A2614F"/>
    <w:rsid w:val="04B2636C"/>
    <w:rsid w:val="04F30F96"/>
    <w:rsid w:val="055A9A09"/>
    <w:rsid w:val="05EFF0DA"/>
    <w:rsid w:val="06500052"/>
    <w:rsid w:val="06C874E6"/>
    <w:rsid w:val="06D53AD6"/>
    <w:rsid w:val="0710984E"/>
    <w:rsid w:val="071CDAF7"/>
    <w:rsid w:val="072C7B6D"/>
    <w:rsid w:val="0775D204"/>
    <w:rsid w:val="077965B1"/>
    <w:rsid w:val="07B3EAF7"/>
    <w:rsid w:val="07B4E750"/>
    <w:rsid w:val="07D1CE19"/>
    <w:rsid w:val="07F3BC77"/>
    <w:rsid w:val="082AB058"/>
    <w:rsid w:val="08428902"/>
    <w:rsid w:val="087E36C6"/>
    <w:rsid w:val="08AC68AF"/>
    <w:rsid w:val="08E4667B"/>
    <w:rsid w:val="092F16AA"/>
    <w:rsid w:val="09C680B9"/>
    <w:rsid w:val="0A483910"/>
    <w:rsid w:val="0A767BAD"/>
    <w:rsid w:val="0AF0467E"/>
    <w:rsid w:val="0AF38E6F"/>
    <w:rsid w:val="0B7A29C4"/>
    <w:rsid w:val="0BB18F33"/>
    <w:rsid w:val="0BCA6505"/>
    <w:rsid w:val="0BE40971"/>
    <w:rsid w:val="0C34E020"/>
    <w:rsid w:val="0C471106"/>
    <w:rsid w:val="0C7E5B2B"/>
    <w:rsid w:val="0CEC4779"/>
    <w:rsid w:val="0CF38F0F"/>
    <w:rsid w:val="0DA04212"/>
    <w:rsid w:val="0DE97C16"/>
    <w:rsid w:val="0E93DA98"/>
    <w:rsid w:val="0F04C21C"/>
    <w:rsid w:val="0F30F031"/>
    <w:rsid w:val="0FC615F6"/>
    <w:rsid w:val="10B77A94"/>
    <w:rsid w:val="10BA6C0D"/>
    <w:rsid w:val="10C2EB69"/>
    <w:rsid w:val="1127EE27"/>
    <w:rsid w:val="1128357D"/>
    <w:rsid w:val="12465A39"/>
    <w:rsid w:val="12EBC21B"/>
    <w:rsid w:val="1341A453"/>
    <w:rsid w:val="13707ED4"/>
    <w:rsid w:val="138562E8"/>
    <w:rsid w:val="13939C02"/>
    <w:rsid w:val="14131A58"/>
    <w:rsid w:val="1447FD95"/>
    <w:rsid w:val="1471C951"/>
    <w:rsid w:val="147CD17E"/>
    <w:rsid w:val="1485A6CF"/>
    <w:rsid w:val="14974C7A"/>
    <w:rsid w:val="14AE63D3"/>
    <w:rsid w:val="14B9CC1F"/>
    <w:rsid w:val="1517FE96"/>
    <w:rsid w:val="1530BF97"/>
    <w:rsid w:val="1579075A"/>
    <w:rsid w:val="15EB7A4F"/>
    <w:rsid w:val="15F47155"/>
    <w:rsid w:val="16D1959F"/>
    <w:rsid w:val="1726BC18"/>
    <w:rsid w:val="173132E0"/>
    <w:rsid w:val="173CF40D"/>
    <w:rsid w:val="176824B5"/>
    <w:rsid w:val="18465499"/>
    <w:rsid w:val="1876D20A"/>
    <w:rsid w:val="189E1271"/>
    <w:rsid w:val="192B68C8"/>
    <w:rsid w:val="195FA376"/>
    <w:rsid w:val="1A7E1E4B"/>
    <w:rsid w:val="1AB73F19"/>
    <w:rsid w:val="1AC70BCC"/>
    <w:rsid w:val="1AE62476"/>
    <w:rsid w:val="1B9881DB"/>
    <w:rsid w:val="1BB572F4"/>
    <w:rsid w:val="1BD4CDC8"/>
    <w:rsid w:val="1C3F44ED"/>
    <w:rsid w:val="1CAA282F"/>
    <w:rsid w:val="1CC25E44"/>
    <w:rsid w:val="1CD18921"/>
    <w:rsid w:val="1CD9C235"/>
    <w:rsid w:val="1D9929F8"/>
    <w:rsid w:val="1D9C5A13"/>
    <w:rsid w:val="1DE33D44"/>
    <w:rsid w:val="1F048104"/>
    <w:rsid w:val="1F18A5A0"/>
    <w:rsid w:val="1F2B302A"/>
    <w:rsid w:val="1F74B1F2"/>
    <w:rsid w:val="1FA95BEB"/>
    <w:rsid w:val="1FCC035E"/>
    <w:rsid w:val="1FDEC3F6"/>
    <w:rsid w:val="208F168E"/>
    <w:rsid w:val="2112B610"/>
    <w:rsid w:val="2123AABE"/>
    <w:rsid w:val="216C3C35"/>
    <w:rsid w:val="218DE1E1"/>
    <w:rsid w:val="2194D30E"/>
    <w:rsid w:val="2262D0EC"/>
    <w:rsid w:val="228DC935"/>
    <w:rsid w:val="22EC1CBA"/>
    <w:rsid w:val="22F3349E"/>
    <w:rsid w:val="236FBC3C"/>
    <w:rsid w:val="238728C9"/>
    <w:rsid w:val="23C498F3"/>
    <w:rsid w:val="23DDA243"/>
    <w:rsid w:val="246CB611"/>
    <w:rsid w:val="24745232"/>
    <w:rsid w:val="24F00A7F"/>
    <w:rsid w:val="2558B98F"/>
    <w:rsid w:val="256B5467"/>
    <w:rsid w:val="25CCFED6"/>
    <w:rsid w:val="25E322D6"/>
    <w:rsid w:val="2611CA6A"/>
    <w:rsid w:val="26147D4C"/>
    <w:rsid w:val="2653F6EC"/>
    <w:rsid w:val="2723B785"/>
    <w:rsid w:val="279DAFA7"/>
    <w:rsid w:val="27CA96FE"/>
    <w:rsid w:val="28726A6C"/>
    <w:rsid w:val="28995873"/>
    <w:rsid w:val="289A2873"/>
    <w:rsid w:val="2966A2A7"/>
    <w:rsid w:val="29E30AFE"/>
    <w:rsid w:val="2A436277"/>
    <w:rsid w:val="2B00C19F"/>
    <w:rsid w:val="2B3CB1AD"/>
    <w:rsid w:val="2B8A7083"/>
    <w:rsid w:val="2B9799DC"/>
    <w:rsid w:val="2C49B93A"/>
    <w:rsid w:val="2C5568B7"/>
    <w:rsid w:val="2C5D7EA2"/>
    <w:rsid w:val="2CCDA6B5"/>
    <w:rsid w:val="2D839693"/>
    <w:rsid w:val="2D86C1F3"/>
    <w:rsid w:val="2DAB2F1E"/>
    <w:rsid w:val="2DC4577B"/>
    <w:rsid w:val="2DE0A6CC"/>
    <w:rsid w:val="2DED36D9"/>
    <w:rsid w:val="2E014609"/>
    <w:rsid w:val="2E19BB84"/>
    <w:rsid w:val="2E218D3C"/>
    <w:rsid w:val="2E2A25AF"/>
    <w:rsid w:val="2E859824"/>
    <w:rsid w:val="2EC4FE80"/>
    <w:rsid w:val="2EC5A374"/>
    <w:rsid w:val="2EDC5F65"/>
    <w:rsid w:val="2EE600A4"/>
    <w:rsid w:val="2EF34900"/>
    <w:rsid w:val="2EFFEED7"/>
    <w:rsid w:val="2F131252"/>
    <w:rsid w:val="301377F9"/>
    <w:rsid w:val="30ADE2FE"/>
    <w:rsid w:val="30E010D9"/>
    <w:rsid w:val="3161C671"/>
    <w:rsid w:val="317CBAB2"/>
    <w:rsid w:val="31B43C9D"/>
    <w:rsid w:val="31EA1288"/>
    <w:rsid w:val="32037470"/>
    <w:rsid w:val="3220EFE5"/>
    <w:rsid w:val="32742948"/>
    <w:rsid w:val="3295D3E7"/>
    <w:rsid w:val="32A7E2A5"/>
    <w:rsid w:val="32F153D9"/>
    <w:rsid w:val="3340ABA5"/>
    <w:rsid w:val="334B87CC"/>
    <w:rsid w:val="33CDAAD9"/>
    <w:rsid w:val="33DA2FBD"/>
    <w:rsid w:val="34056D4E"/>
    <w:rsid w:val="34113FBD"/>
    <w:rsid w:val="341A70A2"/>
    <w:rsid w:val="35028B20"/>
    <w:rsid w:val="3522F06A"/>
    <w:rsid w:val="354DF5AE"/>
    <w:rsid w:val="356B23F1"/>
    <w:rsid w:val="357ACA7D"/>
    <w:rsid w:val="35A94065"/>
    <w:rsid w:val="35E97222"/>
    <w:rsid w:val="364C65D5"/>
    <w:rsid w:val="364E05E2"/>
    <w:rsid w:val="36670805"/>
    <w:rsid w:val="36D0A655"/>
    <w:rsid w:val="36D6E593"/>
    <w:rsid w:val="36EFD477"/>
    <w:rsid w:val="370288CA"/>
    <w:rsid w:val="376392BE"/>
    <w:rsid w:val="37E28643"/>
    <w:rsid w:val="37EF1672"/>
    <w:rsid w:val="3838119A"/>
    <w:rsid w:val="387BD4EF"/>
    <w:rsid w:val="389E592B"/>
    <w:rsid w:val="395BA343"/>
    <w:rsid w:val="39C6F518"/>
    <w:rsid w:val="3A256CB7"/>
    <w:rsid w:val="3A540A24"/>
    <w:rsid w:val="3A8AE423"/>
    <w:rsid w:val="3B62C579"/>
    <w:rsid w:val="3BAA56B6"/>
    <w:rsid w:val="3BBFCE64"/>
    <w:rsid w:val="3C1447B0"/>
    <w:rsid w:val="3C1881E9"/>
    <w:rsid w:val="3C2D700D"/>
    <w:rsid w:val="3D29FB2B"/>
    <w:rsid w:val="3D48B394"/>
    <w:rsid w:val="3E3DC556"/>
    <w:rsid w:val="3EA6C967"/>
    <w:rsid w:val="3EAB6146"/>
    <w:rsid w:val="3ED4A218"/>
    <w:rsid w:val="3ED926CD"/>
    <w:rsid w:val="3EFC5FD8"/>
    <w:rsid w:val="3F2A96E2"/>
    <w:rsid w:val="3F5F9667"/>
    <w:rsid w:val="3F88F029"/>
    <w:rsid w:val="3FEF0272"/>
    <w:rsid w:val="3FF12901"/>
    <w:rsid w:val="40409DAD"/>
    <w:rsid w:val="40E9C6AD"/>
    <w:rsid w:val="410AD8DE"/>
    <w:rsid w:val="416D0B5E"/>
    <w:rsid w:val="422185C0"/>
    <w:rsid w:val="426237A4"/>
    <w:rsid w:val="42E04F76"/>
    <w:rsid w:val="4408F4BA"/>
    <w:rsid w:val="440985C0"/>
    <w:rsid w:val="44CD997A"/>
    <w:rsid w:val="45545D26"/>
    <w:rsid w:val="45592682"/>
    <w:rsid w:val="456BA15C"/>
    <w:rsid w:val="457B9331"/>
    <w:rsid w:val="45E8F1C1"/>
    <w:rsid w:val="464D9200"/>
    <w:rsid w:val="469787A2"/>
    <w:rsid w:val="46AC1F0F"/>
    <w:rsid w:val="478ADB67"/>
    <w:rsid w:val="479A6CBA"/>
    <w:rsid w:val="480A9A8D"/>
    <w:rsid w:val="4882AC2C"/>
    <w:rsid w:val="48C82ADC"/>
    <w:rsid w:val="48CE5D8D"/>
    <w:rsid w:val="492C6ADE"/>
    <w:rsid w:val="49328CD1"/>
    <w:rsid w:val="4997427A"/>
    <w:rsid w:val="49C35CBD"/>
    <w:rsid w:val="4A136F48"/>
    <w:rsid w:val="4A592DFB"/>
    <w:rsid w:val="4A88A37B"/>
    <w:rsid w:val="4AB5723E"/>
    <w:rsid w:val="4AEF0D73"/>
    <w:rsid w:val="4B3CDAFE"/>
    <w:rsid w:val="4B6C8E6A"/>
    <w:rsid w:val="4B7362D4"/>
    <w:rsid w:val="4B762645"/>
    <w:rsid w:val="4BB31AF5"/>
    <w:rsid w:val="4BF612BB"/>
    <w:rsid w:val="4C2D5263"/>
    <w:rsid w:val="4C57CE9E"/>
    <w:rsid w:val="4CBFBD7A"/>
    <w:rsid w:val="4D7802F4"/>
    <w:rsid w:val="4D8FFAEE"/>
    <w:rsid w:val="4DB259F9"/>
    <w:rsid w:val="4E127689"/>
    <w:rsid w:val="4E6EDDAD"/>
    <w:rsid w:val="4EAB2457"/>
    <w:rsid w:val="4EC51348"/>
    <w:rsid w:val="4EF81B42"/>
    <w:rsid w:val="4F2476B4"/>
    <w:rsid w:val="500269FC"/>
    <w:rsid w:val="5029846E"/>
    <w:rsid w:val="50947C89"/>
    <w:rsid w:val="50AE5403"/>
    <w:rsid w:val="5131AA5C"/>
    <w:rsid w:val="5237A98A"/>
    <w:rsid w:val="5243B848"/>
    <w:rsid w:val="524A2464"/>
    <w:rsid w:val="52A19A84"/>
    <w:rsid w:val="5321B6AF"/>
    <w:rsid w:val="533428D1"/>
    <w:rsid w:val="537539DC"/>
    <w:rsid w:val="539A44A9"/>
    <w:rsid w:val="53D379EB"/>
    <w:rsid w:val="5401F4D9"/>
    <w:rsid w:val="542F55C2"/>
    <w:rsid w:val="5430B9EE"/>
    <w:rsid w:val="556DC9FF"/>
    <w:rsid w:val="556F4A4C"/>
    <w:rsid w:val="55B42FBB"/>
    <w:rsid w:val="56363E61"/>
    <w:rsid w:val="5649E4E2"/>
    <w:rsid w:val="565C5FBC"/>
    <w:rsid w:val="567F8DA5"/>
    <w:rsid w:val="56ACDA9E"/>
    <w:rsid w:val="570B1AAD"/>
    <w:rsid w:val="571BB73B"/>
    <w:rsid w:val="57B3281B"/>
    <w:rsid w:val="58BE3936"/>
    <w:rsid w:val="59041AF1"/>
    <w:rsid w:val="59110290"/>
    <w:rsid w:val="594CB681"/>
    <w:rsid w:val="595BF3D0"/>
    <w:rsid w:val="598185A4"/>
    <w:rsid w:val="5A87F227"/>
    <w:rsid w:val="5AA00B10"/>
    <w:rsid w:val="5ACEF17C"/>
    <w:rsid w:val="5AF595F7"/>
    <w:rsid w:val="5B02356A"/>
    <w:rsid w:val="5B804BC1"/>
    <w:rsid w:val="5B922A90"/>
    <w:rsid w:val="5BCC7C18"/>
    <w:rsid w:val="5C17E6A1"/>
    <w:rsid w:val="5C48F8FE"/>
    <w:rsid w:val="5C52079B"/>
    <w:rsid w:val="5C9C5F32"/>
    <w:rsid w:val="5CB138E0"/>
    <w:rsid w:val="5CB2F4B0"/>
    <w:rsid w:val="5DB348C8"/>
    <w:rsid w:val="5E77CFB0"/>
    <w:rsid w:val="5EB7EC83"/>
    <w:rsid w:val="5EC6F1B3"/>
    <w:rsid w:val="5F18BC48"/>
    <w:rsid w:val="5F6EE27B"/>
    <w:rsid w:val="5FC0C778"/>
    <w:rsid w:val="60034202"/>
    <w:rsid w:val="6025BB36"/>
    <w:rsid w:val="60B1FCF3"/>
    <w:rsid w:val="612E577A"/>
    <w:rsid w:val="6139DEC4"/>
    <w:rsid w:val="613C3E2E"/>
    <w:rsid w:val="61424B62"/>
    <w:rsid w:val="61898F31"/>
    <w:rsid w:val="6190085E"/>
    <w:rsid w:val="6278BFD1"/>
    <w:rsid w:val="62A6833D"/>
    <w:rsid w:val="63207A64"/>
    <w:rsid w:val="6362AC35"/>
    <w:rsid w:val="638F8D2F"/>
    <w:rsid w:val="63BC4D2B"/>
    <w:rsid w:val="63CA2D77"/>
    <w:rsid w:val="63EC2D6B"/>
    <w:rsid w:val="63EECB17"/>
    <w:rsid w:val="64120EFF"/>
    <w:rsid w:val="644BAC8B"/>
    <w:rsid w:val="645EDD0B"/>
    <w:rsid w:val="64654519"/>
    <w:rsid w:val="64D71C8F"/>
    <w:rsid w:val="6501CE94"/>
    <w:rsid w:val="6532637E"/>
    <w:rsid w:val="6554B499"/>
    <w:rsid w:val="65F8B4F3"/>
    <w:rsid w:val="6605108E"/>
    <w:rsid w:val="66581B26"/>
    <w:rsid w:val="666008AC"/>
    <w:rsid w:val="6742FB33"/>
    <w:rsid w:val="67B03F9E"/>
    <w:rsid w:val="67E3B445"/>
    <w:rsid w:val="680E53E7"/>
    <w:rsid w:val="68443DFC"/>
    <w:rsid w:val="686A0440"/>
    <w:rsid w:val="6880D059"/>
    <w:rsid w:val="68A3E67B"/>
    <w:rsid w:val="68B49BE8"/>
    <w:rsid w:val="68F8E951"/>
    <w:rsid w:val="69C17BA5"/>
    <w:rsid w:val="6B018E13"/>
    <w:rsid w:val="6B8C4C5E"/>
    <w:rsid w:val="6B943AEA"/>
    <w:rsid w:val="6C0EBCF0"/>
    <w:rsid w:val="6C51CF7F"/>
    <w:rsid w:val="6C817DE2"/>
    <w:rsid w:val="6CE1C50A"/>
    <w:rsid w:val="6CF5713E"/>
    <w:rsid w:val="6E7C4AD0"/>
    <w:rsid w:val="6E865925"/>
    <w:rsid w:val="6EFF287A"/>
    <w:rsid w:val="6F559FE8"/>
    <w:rsid w:val="6F586D6A"/>
    <w:rsid w:val="6F839ECF"/>
    <w:rsid w:val="6FEEE9D6"/>
    <w:rsid w:val="7037C678"/>
    <w:rsid w:val="70B18816"/>
    <w:rsid w:val="70E15271"/>
    <w:rsid w:val="711F1BD1"/>
    <w:rsid w:val="712FDEDB"/>
    <w:rsid w:val="71447B44"/>
    <w:rsid w:val="71574EC5"/>
    <w:rsid w:val="71B4EA64"/>
    <w:rsid w:val="72100B5C"/>
    <w:rsid w:val="72118146"/>
    <w:rsid w:val="721E296E"/>
    <w:rsid w:val="725CD968"/>
    <w:rsid w:val="728FD0C3"/>
    <w:rsid w:val="72E8B3FD"/>
    <w:rsid w:val="7309AF38"/>
    <w:rsid w:val="7311AA17"/>
    <w:rsid w:val="732C7BFC"/>
    <w:rsid w:val="7362F9A0"/>
    <w:rsid w:val="73CC6833"/>
    <w:rsid w:val="73EC44AD"/>
    <w:rsid w:val="742BA124"/>
    <w:rsid w:val="743312AB"/>
    <w:rsid w:val="7496F6E4"/>
    <w:rsid w:val="74B768BE"/>
    <w:rsid w:val="75B8D1F7"/>
    <w:rsid w:val="75C06C23"/>
    <w:rsid w:val="75EC5A7D"/>
    <w:rsid w:val="769094D6"/>
    <w:rsid w:val="776EFDA5"/>
    <w:rsid w:val="778E5D55"/>
    <w:rsid w:val="77C944A2"/>
    <w:rsid w:val="780B5274"/>
    <w:rsid w:val="789E6440"/>
    <w:rsid w:val="7933D611"/>
    <w:rsid w:val="7972B56E"/>
    <w:rsid w:val="79C83598"/>
    <w:rsid w:val="7A33549F"/>
    <w:rsid w:val="7A57804B"/>
    <w:rsid w:val="7A9B3F6A"/>
    <w:rsid w:val="7AD1ADC4"/>
    <w:rsid w:val="7B16959F"/>
    <w:rsid w:val="7B6405F9"/>
    <w:rsid w:val="7BB4FC36"/>
    <w:rsid w:val="7BD2E885"/>
    <w:rsid w:val="7C76170F"/>
    <w:rsid w:val="7CD43323"/>
    <w:rsid w:val="7CE09391"/>
    <w:rsid w:val="7D731803"/>
    <w:rsid w:val="7DA5A10F"/>
    <w:rsid w:val="7E0997F1"/>
    <w:rsid w:val="7E190775"/>
    <w:rsid w:val="7E26310D"/>
    <w:rsid w:val="7EBD0E3C"/>
    <w:rsid w:val="7FDEF2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D2E885"/>
  <w15:chartTrackingRefBased/>
  <w15:docId w15:val="{B6587446-B899-4843-9A44-56EC5E77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B67"/>
    <w:pPr>
      <w:spacing w:after="120" w:line="264" w:lineRule="auto"/>
    </w:pPr>
    <w:rPr>
      <w:rFonts w:ascii="Arial" w:eastAsia="Times New Roman" w:hAnsi="Arial" w:cs="Times New Roman"/>
      <w:sz w:val="24"/>
      <w:szCs w:val="24"/>
    </w:rPr>
  </w:style>
  <w:style w:type="paragraph" w:styleId="Heading1">
    <w:name w:val="heading 1"/>
    <w:basedOn w:val="Normal"/>
    <w:next w:val="Normal"/>
    <w:link w:val="Heading1Char"/>
    <w:uiPriority w:val="9"/>
    <w:qFormat/>
    <w:rsid w:val="006F7DAA"/>
    <w:pPr>
      <w:keepLines/>
      <w:spacing w:before="240"/>
      <w:ind w:left="432" w:hanging="432"/>
      <w:outlineLvl w:val="0"/>
    </w:pPr>
    <w:rPr>
      <w:rFonts w:eastAsiaTheme="majorEastAsia" w:cs="Arial"/>
      <w:b/>
      <w:sz w:val="28"/>
    </w:rPr>
  </w:style>
  <w:style w:type="paragraph" w:styleId="Heading2">
    <w:name w:val="heading 2"/>
    <w:basedOn w:val="Normal"/>
    <w:next w:val="Normal"/>
    <w:link w:val="Heading2Char"/>
    <w:uiPriority w:val="9"/>
    <w:unhideWhenUsed/>
    <w:qFormat/>
    <w:rsid w:val="00222BC2"/>
    <w:pPr>
      <w:ind w:left="576" w:hanging="576"/>
      <w:outlineLvl w:val="1"/>
    </w:pPr>
    <w:rPr>
      <w:rFonts w:ascii="Times New Roman" w:hAnsi="Times New Roman" w:cs="Arial"/>
      <w:b/>
      <w:color w:val="000000" w:themeColor="text1"/>
      <w:sz w:val="26"/>
    </w:rPr>
  </w:style>
  <w:style w:type="paragraph" w:styleId="Heading3">
    <w:name w:val="heading 3"/>
    <w:basedOn w:val="Normal"/>
    <w:next w:val="Normal"/>
    <w:link w:val="Heading3Char"/>
    <w:uiPriority w:val="9"/>
    <w:unhideWhenUsed/>
    <w:qFormat/>
    <w:rsid w:val="00FC02FB"/>
    <w:pPr>
      <w:keepLines/>
      <w:spacing w:before="40"/>
      <w:ind w:left="720" w:hanging="720"/>
      <w:outlineLvl w:val="2"/>
    </w:pPr>
    <w:rPr>
      <w:rFonts w:asciiTheme="majorHAnsi" w:eastAsiaTheme="majorEastAsia" w:hAnsiTheme="majorHAnsi" w:cstheme="majorBidi"/>
      <w:i/>
      <w:iCs/>
    </w:rPr>
  </w:style>
  <w:style w:type="paragraph" w:styleId="Heading4">
    <w:name w:val="heading 4"/>
    <w:basedOn w:val="Normal"/>
    <w:next w:val="Normal"/>
    <w:link w:val="Heading4Char"/>
    <w:uiPriority w:val="9"/>
    <w:semiHidden/>
    <w:unhideWhenUsed/>
    <w:qFormat/>
    <w:rsid w:val="00D27404"/>
    <w:pPr>
      <w:keepNext/>
      <w:keepLines/>
      <w:numPr>
        <w:ilvl w:val="3"/>
        <w:numId w:val="2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27404"/>
    <w:pPr>
      <w:keepNext/>
      <w:keepLines/>
      <w:numPr>
        <w:ilvl w:val="4"/>
        <w:numId w:val="2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27404"/>
    <w:pPr>
      <w:keepNext/>
      <w:keepLines/>
      <w:numPr>
        <w:ilvl w:val="5"/>
        <w:numId w:val="2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27404"/>
    <w:pPr>
      <w:keepNext/>
      <w:keepLines/>
      <w:numPr>
        <w:ilvl w:val="6"/>
        <w:numId w:val="2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27404"/>
    <w:pPr>
      <w:keepNext/>
      <w:keepLines/>
      <w:numPr>
        <w:ilvl w:val="7"/>
        <w:numId w:val="2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27404"/>
    <w:pPr>
      <w:keepNext/>
      <w:keepLines/>
      <w:numPr>
        <w:ilvl w:val="8"/>
        <w:numId w:val="2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ADB"/>
    <w:rPr>
      <w:rFonts w:ascii="Arial" w:eastAsiaTheme="majorEastAsia" w:hAnsi="Arial" w:cs="Arial"/>
      <w:b/>
      <w:sz w:val="28"/>
      <w:szCs w:val="24"/>
    </w:rPr>
  </w:style>
  <w:style w:type="character" w:customStyle="1" w:styleId="Heading2Char">
    <w:name w:val="Heading 2 Char"/>
    <w:basedOn w:val="DefaultParagraphFont"/>
    <w:link w:val="Heading2"/>
    <w:uiPriority w:val="9"/>
    <w:rsid w:val="00222BC2"/>
    <w:rPr>
      <w:rFonts w:ascii="Times New Roman" w:eastAsia="Times New Roman" w:hAnsi="Times New Roman" w:cs="Arial"/>
      <w:b/>
      <w:color w:val="000000" w:themeColor="text1"/>
      <w:sz w:val="26"/>
      <w:szCs w:val="24"/>
    </w:rPr>
  </w:style>
  <w:style w:type="character" w:customStyle="1" w:styleId="Heading3Char">
    <w:name w:val="Heading 3 Char"/>
    <w:basedOn w:val="DefaultParagraphFont"/>
    <w:link w:val="Heading3"/>
    <w:uiPriority w:val="9"/>
    <w:rsid w:val="5B02356A"/>
    <w:rPr>
      <w:rFonts w:asciiTheme="majorHAnsi" w:eastAsiaTheme="majorEastAsia" w:hAnsiTheme="majorHAnsi" w:cstheme="majorBidi"/>
      <w:i/>
      <w:iCs/>
      <w:sz w:val="24"/>
      <w:szCs w:val="24"/>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E62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6242"/>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6E6242"/>
    <w:rPr>
      <w:b/>
      <w:bCs/>
    </w:rPr>
  </w:style>
  <w:style w:type="character" w:customStyle="1" w:styleId="CommentSubjectChar">
    <w:name w:val="Comment Subject Char"/>
    <w:basedOn w:val="CommentTextChar"/>
    <w:link w:val="CommentSubject"/>
    <w:uiPriority w:val="99"/>
    <w:semiHidden/>
    <w:rsid w:val="006E6242"/>
    <w:rPr>
      <w:b/>
      <w:bCs/>
      <w:sz w:val="20"/>
      <w:szCs w:val="20"/>
    </w:rPr>
  </w:style>
  <w:style w:type="paragraph" w:styleId="Revision">
    <w:name w:val="Revision"/>
    <w:hidden/>
    <w:uiPriority w:val="99"/>
    <w:semiHidden/>
    <w:rsid w:val="006E6242"/>
    <w:pPr>
      <w:spacing w:after="0" w:line="240" w:lineRule="auto"/>
    </w:pPr>
  </w:style>
  <w:style w:type="character" w:styleId="UnresolvedMention">
    <w:name w:val="Unresolved Mention"/>
    <w:basedOn w:val="DefaultParagraphFont"/>
    <w:uiPriority w:val="99"/>
    <w:semiHidden/>
    <w:unhideWhenUsed/>
    <w:rsid w:val="008D6C15"/>
    <w:rPr>
      <w:color w:val="605E5C"/>
      <w:shd w:val="clear" w:color="auto" w:fill="E1DFDD"/>
    </w:rPr>
  </w:style>
  <w:style w:type="paragraph" w:styleId="Caption">
    <w:name w:val="caption"/>
    <w:basedOn w:val="Normal"/>
    <w:next w:val="Normal"/>
    <w:link w:val="CaptionChar"/>
    <w:uiPriority w:val="35"/>
    <w:unhideWhenUsed/>
    <w:qFormat/>
    <w:rsid w:val="00306BF4"/>
    <w:pPr>
      <w:spacing w:after="200"/>
    </w:pPr>
    <w:rPr>
      <w:iCs/>
      <w:sz w:val="20"/>
      <w:szCs w:val="18"/>
    </w:rPr>
  </w:style>
  <w:style w:type="character" w:styleId="FollowedHyperlink">
    <w:name w:val="FollowedHyperlink"/>
    <w:basedOn w:val="DefaultParagraphFont"/>
    <w:uiPriority w:val="99"/>
    <w:semiHidden/>
    <w:unhideWhenUsed/>
    <w:rsid w:val="004B4055"/>
    <w:rPr>
      <w:color w:val="954F72" w:themeColor="followedHyperlink"/>
      <w:u w:val="single"/>
    </w:rPr>
  </w:style>
  <w:style w:type="paragraph" w:styleId="EndnoteText">
    <w:name w:val="endnote text"/>
    <w:basedOn w:val="Normal"/>
    <w:link w:val="EndnoteTextChar"/>
    <w:uiPriority w:val="99"/>
    <w:semiHidden/>
    <w:unhideWhenUsed/>
    <w:rsid w:val="004F56E8"/>
    <w:rPr>
      <w:sz w:val="20"/>
      <w:szCs w:val="20"/>
    </w:rPr>
  </w:style>
  <w:style w:type="character" w:customStyle="1" w:styleId="EndnoteTextChar">
    <w:name w:val="Endnote Text Char"/>
    <w:basedOn w:val="DefaultParagraphFont"/>
    <w:link w:val="EndnoteText"/>
    <w:uiPriority w:val="99"/>
    <w:semiHidden/>
    <w:rsid w:val="004F56E8"/>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4F56E8"/>
    <w:rPr>
      <w:vertAlign w:val="superscript"/>
    </w:rPr>
  </w:style>
  <w:style w:type="paragraph" w:customStyle="1" w:styleId="EndNoteBibliographyTitle">
    <w:name w:val="EndNote Bibliography Title"/>
    <w:basedOn w:val="Normal"/>
    <w:link w:val="EndNoteBibliographyTitleChar"/>
    <w:rsid w:val="004F56E8"/>
    <w:pPr>
      <w:jc w:val="center"/>
    </w:pPr>
    <w:rPr>
      <w:rFonts w:ascii="Calibri" w:hAnsi="Calibri" w:cs="Calibri"/>
      <w:sz w:val="22"/>
    </w:rPr>
  </w:style>
  <w:style w:type="character" w:customStyle="1" w:styleId="EndNoteBibliographyTitleChar">
    <w:name w:val="EndNote Bibliography Title Char"/>
    <w:basedOn w:val="DefaultParagraphFont"/>
    <w:link w:val="EndNoteBibliographyTitle"/>
    <w:rsid w:val="004F56E8"/>
    <w:rPr>
      <w:rFonts w:ascii="Calibri" w:eastAsia="Times New Roman" w:hAnsi="Calibri" w:cs="Calibri"/>
      <w:szCs w:val="24"/>
    </w:rPr>
  </w:style>
  <w:style w:type="paragraph" w:customStyle="1" w:styleId="EndNoteBibliography">
    <w:name w:val="EndNote Bibliography"/>
    <w:basedOn w:val="Normal"/>
    <w:link w:val="EndNoteBibliographyChar"/>
    <w:rsid w:val="004F56E8"/>
    <w:pPr>
      <w:spacing w:line="240" w:lineRule="auto"/>
    </w:pPr>
    <w:rPr>
      <w:rFonts w:ascii="Calibri" w:hAnsi="Calibri" w:cs="Calibri"/>
      <w:sz w:val="22"/>
    </w:rPr>
  </w:style>
  <w:style w:type="character" w:customStyle="1" w:styleId="EndNoteBibliographyChar">
    <w:name w:val="EndNote Bibliography Char"/>
    <w:basedOn w:val="DefaultParagraphFont"/>
    <w:link w:val="EndNoteBibliography"/>
    <w:rsid w:val="004F56E8"/>
    <w:rPr>
      <w:rFonts w:ascii="Calibri" w:eastAsia="Times New Roman" w:hAnsi="Calibri" w:cs="Calibri"/>
      <w:szCs w:val="24"/>
    </w:rPr>
  </w:style>
  <w:style w:type="paragraph" w:styleId="Header">
    <w:name w:val="header"/>
    <w:basedOn w:val="Normal"/>
    <w:link w:val="HeaderChar"/>
    <w:uiPriority w:val="99"/>
    <w:unhideWhenUsed/>
    <w:rsid w:val="00606301"/>
    <w:pPr>
      <w:tabs>
        <w:tab w:val="center" w:pos="4680"/>
        <w:tab w:val="right" w:pos="9360"/>
      </w:tabs>
    </w:pPr>
  </w:style>
  <w:style w:type="character" w:customStyle="1" w:styleId="HeaderChar">
    <w:name w:val="Header Char"/>
    <w:basedOn w:val="DefaultParagraphFont"/>
    <w:link w:val="Header"/>
    <w:uiPriority w:val="99"/>
    <w:rsid w:val="0060630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06301"/>
    <w:pPr>
      <w:tabs>
        <w:tab w:val="center" w:pos="4680"/>
        <w:tab w:val="right" w:pos="9360"/>
      </w:tabs>
    </w:pPr>
  </w:style>
  <w:style w:type="character" w:customStyle="1" w:styleId="FooterChar">
    <w:name w:val="Footer Char"/>
    <w:basedOn w:val="DefaultParagraphFont"/>
    <w:link w:val="Footer"/>
    <w:uiPriority w:val="99"/>
    <w:rsid w:val="00606301"/>
    <w:rPr>
      <w:rFonts w:ascii="Times New Roman" w:eastAsia="Times New Roman" w:hAnsi="Times New Roman" w:cs="Times New Roman"/>
      <w:sz w:val="24"/>
      <w:szCs w:val="24"/>
    </w:rPr>
  </w:style>
  <w:style w:type="table" w:styleId="PlainTable1">
    <w:name w:val="Plain Table 1"/>
    <w:basedOn w:val="TableNormal"/>
    <w:uiPriority w:val="41"/>
    <w:rsid w:val="00CB2B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559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uiPriority w:val="99"/>
    <w:semiHidden/>
    <w:unhideWhenUsed/>
    <w:rsid w:val="007A2668"/>
  </w:style>
  <w:style w:type="character" w:customStyle="1" w:styleId="Heading4Char">
    <w:name w:val="Heading 4 Char"/>
    <w:basedOn w:val="DefaultParagraphFont"/>
    <w:link w:val="Heading4"/>
    <w:uiPriority w:val="9"/>
    <w:semiHidden/>
    <w:rsid w:val="00D27404"/>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D27404"/>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D27404"/>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D27404"/>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D274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27404"/>
    <w:rPr>
      <w:rFonts w:asciiTheme="majorHAnsi" w:eastAsiaTheme="majorEastAsia" w:hAnsiTheme="majorHAnsi" w:cstheme="majorBidi"/>
      <w:i/>
      <w:iCs/>
      <w:color w:val="272727" w:themeColor="text1" w:themeTint="D8"/>
      <w:sz w:val="21"/>
      <w:szCs w:val="21"/>
    </w:rPr>
  </w:style>
  <w:style w:type="paragraph" w:customStyle="1" w:styleId="SH1">
    <w:name w:val="SH1"/>
    <w:basedOn w:val="Heading1"/>
    <w:qFormat/>
    <w:rsid w:val="008058CE"/>
    <w:pPr>
      <w:keepNext/>
      <w:keepLines w:val="0"/>
      <w:numPr>
        <w:numId w:val="24"/>
      </w:numPr>
      <w:spacing w:before="360" w:after="240" w:line="288" w:lineRule="auto"/>
    </w:pPr>
    <w:rPr>
      <w:rFonts w:ascii="Times New Roman" w:eastAsia="Times New Roman" w:hAnsi="Times New Roman" w:cs="Times New Roman"/>
      <w:bCs/>
      <w:szCs w:val="28"/>
    </w:rPr>
  </w:style>
  <w:style w:type="paragraph" w:customStyle="1" w:styleId="SH2">
    <w:name w:val="SH2"/>
    <w:basedOn w:val="Heading2"/>
    <w:link w:val="SH2Char"/>
    <w:qFormat/>
    <w:rsid w:val="003B15E9"/>
    <w:pPr>
      <w:keepNext/>
      <w:numPr>
        <w:ilvl w:val="1"/>
        <w:numId w:val="24"/>
      </w:numPr>
      <w:spacing w:before="240"/>
    </w:pPr>
    <w:rPr>
      <w:rFonts w:eastAsia="Calibri" w:cs="Times New Roman"/>
      <w:szCs w:val="26"/>
    </w:rPr>
  </w:style>
  <w:style w:type="paragraph" w:customStyle="1" w:styleId="SH3">
    <w:name w:val="SH3"/>
    <w:basedOn w:val="Heading3"/>
    <w:link w:val="SH3Char"/>
    <w:qFormat/>
    <w:rsid w:val="00497513"/>
  </w:style>
  <w:style w:type="character" w:customStyle="1" w:styleId="SH2Char">
    <w:name w:val="SH2 Char"/>
    <w:basedOn w:val="Heading2Char"/>
    <w:link w:val="SH2"/>
    <w:rsid w:val="00C91737"/>
    <w:rPr>
      <w:rFonts w:ascii="Times New Roman" w:eastAsia="Calibri" w:hAnsi="Times New Roman" w:cs="Times New Roman"/>
      <w:b/>
      <w:color w:val="000000" w:themeColor="text1"/>
      <w:sz w:val="26"/>
      <w:szCs w:val="26"/>
    </w:rPr>
  </w:style>
  <w:style w:type="character" w:customStyle="1" w:styleId="SH3Char">
    <w:name w:val="SH3 Char"/>
    <w:basedOn w:val="SH2Char"/>
    <w:link w:val="SH3"/>
    <w:rsid w:val="00497513"/>
    <w:rPr>
      <w:rFonts w:asciiTheme="majorHAnsi" w:eastAsiaTheme="majorEastAsia" w:hAnsiTheme="majorHAnsi" w:cstheme="majorBidi"/>
      <w:b w:val="0"/>
      <w:i/>
      <w:iCs/>
      <w:color w:val="000000" w:themeColor="text1"/>
      <w:sz w:val="24"/>
      <w:szCs w:val="24"/>
    </w:rPr>
  </w:style>
  <w:style w:type="paragraph" w:customStyle="1" w:styleId="TableTitle">
    <w:name w:val="TableTitle"/>
    <w:basedOn w:val="Caption"/>
    <w:link w:val="TableTitleChar"/>
    <w:qFormat/>
    <w:rsid w:val="00D27404"/>
    <w:pPr>
      <w:keepNext/>
      <w:keepLines/>
      <w:spacing w:before="60" w:after="60"/>
    </w:pPr>
  </w:style>
  <w:style w:type="character" w:customStyle="1" w:styleId="CaptionChar">
    <w:name w:val="Caption Char"/>
    <w:basedOn w:val="DefaultParagraphFont"/>
    <w:link w:val="Caption"/>
    <w:uiPriority w:val="35"/>
    <w:rsid w:val="00D27404"/>
    <w:rPr>
      <w:rFonts w:ascii="Times New Roman" w:eastAsia="Times New Roman" w:hAnsi="Times New Roman" w:cs="Times New Roman"/>
      <w:iCs/>
      <w:sz w:val="20"/>
      <w:szCs w:val="18"/>
    </w:rPr>
  </w:style>
  <w:style w:type="character" w:customStyle="1" w:styleId="TableTitleChar">
    <w:name w:val="TableTitle Char"/>
    <w:basedOn w:val="CaptionChar"/>
    <w:link w:val="TableTitle"/>
    <w:rsid w:val="00D27404"/>
    <w:rPr>
      <w:rFonts w:ascii="Times New Roman" w:eastAsia="Times New Roman" w:hAnsi="Times New Roman" w:cs="Times New Roman"/>
      <w:iCs/>
      <w:sz w:val="20"/>
      <w:szCs w:val="18"/>
    </w:rPr>
  </w:style>
  <w:style w:type="paragraph" w:styleId="BodyText">
    <w:name w:val="Body Text"/>
    <w:basedOn w:val="Normal"/>
    <w:link w:val="BodyTextChar"/>
    <w:qFormat/>
    <w:rsid w:val="00C42438"/>
    <w:pPr>
      <w:spacing w:before="120" w:line="240" w:lineRule="auto"/>
    </w:pPr>
    <w:rPr>
      <w:rFonts w:asciiTheme="minorHAnsi" w:eastAsiaTheme="minorHAnsi" w:hAnsiTheme="minorHAnsi" w:cstheme="minorBidi"/>
    </w:rPr>
  </w:style>
  <w:style w:type="character" w:customStyle="1" w:styleId="BodyTextChar">
    <w:name w:val="Body Text Char"/>
    <w:basedOn w:val="DefaultParagraphFont"/>
    <w:link w:val="BodyText"/>
    <w:rsid w:val="00C42438"/>
    <w:rPr>
      <w:sz w:val="24"/>
      <w:szCs w:val="24"/>
    </w:rPr>
  </w:style>
  <w:style w:type="paragraph" w:customStyle="1" w:styleId="FirstParagraph">
    <w:name w:val="First Paragraph"/>
    <w:basedOn w:val="BodyText"/>
    <w:next w:val="BodyText"/>
    <w:qFormat/>
    <w:rsid w:val="00C42438"/>
  </w:style>
  <w:style w:type="paragraph" w:styleId="FootnoteText">
    <w:name w:val="footnote text"/>
    <w:basedOn w:val="Normal"/>
    <w:link w:val="FootnoteTextChar"/>
    <w:uiPriority w:val="99"/>
    <w:semiHidden/>
    <w:unhideWhenUsed/>
    <w:rsid w:val="003B045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B045A"/>
    <w:rPr>
      <w:rFonts w:ascii="Arial" w:eastAsia="Times New Roman" w:hAnsi="Arial" w:cs="Times New Roman"/>
      <w:sz w:val="20"/>
      <w:szCs w:val="20"/>
    </w:rPr>
  </w:style>
  <w:style w:type="character" w:styleId="FootnoteReference">
    <w:name w:val="footnote reference"/>
    <w:basedOn w:val="DefaultParagraphFont"/>
    <w:uiPriority w:val="99"/>
    <w:semiHidden/>
    <w:unhideWhenUsed/>
    <w:rsid w:val="003B045A"/>
    <w:rPr>
      <w:vertAlign w:val="superscript"/>
    </w:rPr>
  </w:style>
  <w:style w:type="paragraph" w:customStyle="1" w:styleId="Compact">
    <w:name w:val="Compact"/>
    <w:basedOn w:val="BodyText"/>
    <w:qFormat/>
    <w:rsid w:val="008751D5"/>
    <w:pPr>
      <w:spacing w:before="36" w:after="36"/>
    </w:pPr>
  </w:style>
  <w:style w:type="table" w:customStyle="1" w:styleId="Table">
    <w:name w:val="Table"/>
    <w:semiHidden/>
    <w:unhideWhenUsed/>
    <w:qFormat/>
    <w:rsid w:val="008751D5"/>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57408">
      <w:bodyDiv w:val="1"/>
      <w:marLeft w:val="0"/>
      <w:marRight w:val="0"/>
      <w:marTop w:val="0"/>
      <w:marBottom w:val="0"/>
      <w:divBdr>
        <w:top w:val="none" w:sz="0" w:space="0" w:color="auto"/>
        <w:left w:val="none" w:sz="0" w:space="0" w:color="auto"/>
        <w:bottom w:val="none" w:sz="0" w:space="0" w:color="auto"/>
        <w:right w:val="none" w:sz="0" w:space="0" w:color="auto"/>
      </w:divBdr>
    </w:div>
    <w:div w:id="337121225">
      <w:bodyDiv w:val="1"/>
      <w:marLeft w:val="0"/>
      <w:marRight w:val="0"/>
      <w:marTop w:val="0"/>
      <w:marBottom w:val="0"/>
      <w:divBdr>
        <w:top w:val="none" w:sz="0" w:space="0" w:color="auto"/>
        <w:left w:val="none" w:sz="0" w:space="0" w:color="auto"/>
        <w:bottom w:val="none" w:sz="0" w:space="0" w:color="auto"/>
        <w:right w:val="none" w:sz="0" w:space="0" w:color="auto"/>
      </w:divBdr>
    </w:div>
    <w:div w:id="379977906">
      <w:bodyDiv w:val="1"/>
      <w:marLeft w:val="0"/>
      <w:marRight w:val="0"/>
      <w:marTop w:val="0"/>
      <w:marBottom w:val="0"/>
      <w:divBdr>
        <w:top w:val="none" w:sz="0" w:space="0" w:color="auto"/>
        <w:left w:val="none" w:sz="0" w:space="0" w:color="auto"/>
        <w:bottom w:val="none" w:sz="0" w:space="0" w:color="auto"/>
        <w:right w:val="none" w:sz="0" w:space="0" w:color="auto"/>
      </w:divBdr>
    </w:div>
    <w:div w:id="604656826">
      <w:bodyDiv w:val="1"/>
      <w:marLeft w:val="0"/>
      <w:marRight w:val="0"/>
      <w:marTop w:val="0"/>
      <w:marBottom w:val="0"/>
      <w:divBdr>
        <w:top w:val="none" w:sz="0" w:space="0" w:color="auto"/>
        <w:left w:val="none" w:sz="0" w:space="0" w:color="auto"/>
        <w:bottom w:val="none" w:sz="0" w:space="0" w:color="auto"/>
        <w:right w:val="none" w:sz="0" w:space="0" w:color="auto"/>
      </w:divBdr>
    </w:div>
    <w:div w:id="650908822">
      <w:bodyDiv w:val="1"/>
      <w:marLeft w:val="0"/>
      <w:marRight w:val="0"/>
      <w:marTop w:val="0"/>
      <w:marBottom w:val="0"/>
      <w:divBdr>
        <w:top w:val="none" w:sz="0" w:space="0" w:color="auto"/>
        <w:left w:val="none" w:sz="0" w:space="0" w:color="auto"/>
        <w:bottom w:val="none" w:sz="0" w:space="0" w:color="auto"/>
        <w:right w:val="none" w:sz="0" w:space="0" w:color="auto"/>
      </w:divBdr>
    </w:div>
    <w:div w:id="665866051">
      <w:bodyDiv w:val="1"/>
      <w:marLeft w:val="0"/>
      <w:marRight w:val="0"/>
      <w:marTop w:val="0"/>
      <w:marBottom w:val="0"/>
      <w:divBdr>
        <w:top w:val="none" w:sz="0" w:space="0" w:color="auto"/>
        <w:left w:val="none" w:sz="0" w:space="0" w:color="auto"/>
        <w:bottom w:val="none" w:sz="0" w:space="0" w:color="auto"/>
        <w:right w:val="none" w:sz="0" w:space="0" w:color="auto"/>
      </w:divBdr>
    </w:div>
    <w:div w:id="839583844">
      <w:bodyDiv w:val="1"/>
      <w:marLeft w:val="0"/>
      <w:marRight w:val="0"/>
      <w:marTop w:val="0"/>
      <w:marBottom w:val="0"/>
      <w:divBdr>
        <w:top w:val="none" w:sz="0" w:space="0" w:color="auto"/>
        <w:left w:val="none" w:sz="0" w:space="0" w:color="auto"/>
        <w:bottom w:val="none" w:sz="0" w:space="0" w:color="auto"/>
        <w:right w:val="none" w:sz="0" w:space="0" w:color="auto"/>
      </w:divBdr>
    </w:div>
    <w:div w:id="846409460">
      <w:bodyDiv w:val="1"/>
      <w:marLeft w:val="0"/>
      <w:marRight w:val="0"/>
      <w:marTop w:val="0"/>
      <w:marBottom w:val="0"/>
      <w:divBdr>
        <w:top w:val="none" w:sz="0" w:space="0" w:color="auto"/>
        <w:left w:val="none" w:sz="0" w:space="0" w:color="auto"/>
        <w:bottom w:val="none" w:sz="0" w:space="0" w:color="auto"/>
        <w:right w:val="none" w:sz="0" w:space="0" w:color="auto"/>
      </w:divBdr>
    </w:div>
    <w:div w:id="859510995">
      <w:bodyDiv w:val="1"/>
      <w:marLeft w:val="0"/>
      <w:marRight w:val="0"/>
      <w:marTop w:val="0"/>
      <w:marBottom w:val="0"/>
      <w:divBdr>
        <w:top w:val="none" w:sz="0" w:space="0" w:color="auto"/>
        <w:left w:val="none" w:sz="0" w:space="0" w:color="auto"/>
        <w:bottom w:val="none" w:sz="0" w:space="0" w:color="auto"/>
        <w:right w:val="none" w:sz="0" w:space="0" w:color="auto"/>
      </w:divBdr>
    </w:div>
    <w:div w:id="898638056">
      <w:bodyDiv w:val="1"/>
      <w:marLeft w:val="0"/>
      <w:marRight w:val="0"/>
      <w:marTop w:val="0"/>
      <w:marBottom w:val="0"/>
      <w:divBdr>
        <w:top w:val="none" w:sz="0" w:space="0" w:color="auto"/>
        <w:left w:val="none" w:sz="0" w:space="0" w:color="auto"/>
        <w:bottom w:val="none" w:sz="0" w:space="0" w:color="auto"/>
        <w:right w:val="none" w:sz="0" w:space="0" w:color="auto"/>
      </w:divBdr>
    </w:div>
    <w:div w:id="921064620">
      <w:bodyDiv w:val="1"/>
      <w:marLeft w:val="0"/>
      <w:marRight w:val="0"/>
      <w:marTop w:val="0"/>
      <w:marBottom w:val="0"/>
      <w:divBdr>
        <w:top w:val="none" w:sz="0" w:space="0" w:color="auto"/>
        <w:left w:val="none" w:sz="0" w:space="0" w:color="auto"/>
        <w:bottom w:val="none" w:sz="0" w:space="0" w:color="auto"/>
        <w:right w:val="none" w:sz="0" w:space="0" w:color="auto"/>
      </w:divBdr>
      <w:divsChild>
        <w:div w:id="1830291691">
          <w:marLeft w:val="893"/>
          <w:marRight w:val="0"/>
          <w:marTop w:val="115"/>
          <w:marBottom w:val="0"/>
          <w:divBdr>
            <w:top w:val="none" w:sz="0" w:space="0" w:color="auto"/>
            <w:left w:val="none" w:sz="0" w:space="0" w:color="auto"/>
            <w:bottom w:val="none" w:sz="0" w:space="0" w:color="auto"/>
            <w:right w:val="none" w:sz="0" w:space="0" w:color="auto"/>
          </w:divBdr>
        </w:div>
      </w:divsChild>
    </w:div>
    <w:div w:id="921451577">
      <w:bodyDiv w:val="1"/>
      <w:marLeft w:val="0"/>
      <w:marRight w:val="0"/>
      <w:marTop w:val="0"/>
      <w:marBottom w:val="0"/>
      <w:divBdr>
        <w:top w:val="none" w:sz="0" w:space="0" w:color="auto"/>
        <w:left w:val="none" w:sz="0" w:space="0" w:color="auto"/>
        <w:bottom w:val="none" w:sz="0" w:space="0" w:color="auto"/>
        <w:right w:val="none" w:sz="0" w:space="0" w:color="auto"/>
      </w:divBdr>
    </w:div>
    <w:div w:id="1085108782">
      <w:bodyDiv w:val="1"/>
      <w:marLeft w:val="0"/>
      <w:marRight w:val="0"/>
      <w:marTop w:val="0"/>
      <w:marBottom w:val="0"/>
      <w:divBdr>
        <w:top w:val="none" w:sz="0" w:space="0" w:color="auto"/>
        <w:left w:val="none" w:sz="0" w:space="0" w:color="auto"/>
        <w:bottom w:val="none" w:sz="0" w:space="0" w:color="auto"/>
        <w:right w:val="none" w:sz="0" w:space="0" w:color="auto"/>
      </w:divBdr>
    </w:div>
    <w:div w:id="1085808266">
      <w:bodyDiv w:val="1"/>
      <w:marLeft w:val="0"/>
      <w:marRight w:val="0"/>
      <w:marTop w:val="0"/>
      <w:marBottom w:val="0"/>
      <w:divBdr>
        <w:top w:val="none" w:sz="0" w:space="0" w:color="auto"/>
        <w:left w:val="none" w:sz="0" w:space="0" w:color="auto"/>
        <w:bottom w:val="none" w:sz="0" w:space="0" w:color="auto"/>
        <w:right w:val="none" w:sz="0" w:space="0" w:color="auto"/>
      </w:divBdr>
    </w:div>
    <w:div w:id="1102145059">
      <w:bodyDiv w:val="1"/>
      <w:marLeft w:val="0"/>
      <w:marRight w:val="0"/>
      <w:marTop w:val="0"/>
      <w:marBottom w:val="0"/>
      <w:divBdr>
        <w:top w:val="none" w:sz="0" w:space="0" w:color="auto"/>
        <w:left w:val="none" w:sz="0" w:space="0" w:color="auto"/>
        <w:bottom w:val="none" w:sz="0" w:space="0" w:color="auto"/>
        <w:right w:val="none" w:sz="0" w:space="0" w:color="auto"/>
      </w:divBdr>
    </w:div>
    <w:div w:id="1125928345">
      <w:bodyDiv w:val="1"/>
      <w:marLeft w:val="0"/>
      <w:marRight w:val="0"/>
      <w:marTop w:val="0"/>
      <w:marBottom w:val="0"/>
      <w:divBdr>
        <w:top w:val="none" w:sz="0" w:space="0" w:color="auto"/>
        <w:left w:val="none" w:sz="0" w:space="0" w:color="auto"/>
        <w:bottom w:val="none" w:sz="0" w:space="0" w:color="auto"/>
        <w:right w:val="none" w:sz="0" w:space="0" w:color="auto"/>
      </w:divBdr>
    </w:div>
    <w:div w:id="1148015061">
      <w:bodyDiv w:val="1"/>
      <w:marLeft w:val="0"/>
      <w:marRight w:val="0"/>
      <w:marTop w:val="0"/>
      <w:marBottom w:val="0"/>
      <w:divBdr>
        <w:top w:val="none" w:sz="0" w:space="0" w:color="auto"/>
        <w:left w:val="none" w:sz="0" w:space="0" w:color="auto"/>
        <w:bottom w:val="none" w:sz="0" w:space="0" w:color="auto"/>
        <w:right w:val="none" w:sz="0" w:space="0" w:color="auto"/>
      </w:divBdr>
    </w:div>
    <w:div w:id="1243566270">
      <w:bodyDiv w:val="1"/>
      <w:marLeft w:val="0"/>
      <w:marRight w:val="0"/>
      <w:marTop w:val="0"/>
      <w:marBottom w:val="0"/>
      <w:divBdr>
        <w:top w:val="none" w:sz="0" w:space="0" w:color="auto"/>
        <w:left w:val="none" w:sz="0" w:space="0" w:color="auto"/>
        <w:bottom w:val="none" w:sz="0" w:space="0" w:color="auto"/>
        <w:right w:val="none" w:sz="0" w:space="0" w:color="auto"/>
      </w:divBdr>
    </w:div>
    <w:div w:id="1313489145">
      <w:bodyDiv w:val="1"/>
      <w:marLeft w:val="0"/>
      <w:marRight w:val="0"/>
      <w:marTop w:val="0"/>
      <w:marBottom w:val="0"/>
      <w:divBdr>
        <w:top w:val="none" w:sz="0" w:space="0" w:color="auto"/>
        <w:left w:val="none" w:sz="0" w:space="0" w:color="auto"/>
        <w:bottom w:val="none" w:sz="0" w:space="0" w:color="auto"/>
        <w:right w:val="none" w:sz="0" w:space="0" w:color="auto"/>
      </w:divBdr>
    </w:div>
    <w:div w:id="1633562017">
      <w:bodyDiv w:val="1"/>
      <w:marLeft w:val="0"/>
      <w:marRight w:val="0"/>
      <w:marTop w:val="0"/>
      <w:marBottom w:val="0"/>
      <w:divBdr>
        <w:top w:val="none" w:sz="0" w:space="0" w:color="auto"/>
        <w:left w:val="none" w:sz="0" w:space="0" w:color="auto"/>
        <w:bottom w:val="none" w:sz="0" w:space="0" w:color="auto"/>
        <w:right w:val="none" w:sz="0" w:space="0" w:color="auto"/>
      </w:divBdr>
    </w:div>
    <w:div w:id="1640914677">
      <w:bodyDiv w:val="1"/>
      <w:marLeft w:val="0"/>
      <w:marRight w:val="0"/>
      <w:marTop w:val="0"/>
      <w:marBottom w:val="0"/>
      <w:divBdr>
        <w:top w:val="none" w:sz="0" w:space="0" w:color="auto"/>
        <w:left w:val="none" w:sz="0" w:space="0" w:color="auto"/>
        <w:bottom w:val="none" w:sz="0" w:space="0" w:color="auto"/>
        <w:right w:val="none" w:sz="0" w:space="0" w:color="auto"/>
      </w:divBdr>
    </w:div>
    <w:div w:id="1661151747">
      <w:bodyDiv w:val="1"/>
      <w:marLeft w:val="0"/>
      <w:marRight w:val="0"/>
      <w:marTop w:val="0"/>
      <w:marBottom w:val="0"/>
      <w:divBdr>
        <w:top w:val="none" w:sz="0" w:space="0" w:color="auto"/>
        <w:left w:val="none" w:sz="0" w:space="0" w:color="auto"/>
        <w:bottom w:val="none" w:sz="0" w:space="0" w:color="auto"/>
        <w:right w:val="none" w:sz="0" w:space="0" w:color="auto"/>
      </w:divBdr>
    </w:div>
    <w:div w:id="1883590456">
      <w:bodyDiv w:val="1"/>
      <w:marLeft w:val="0"/>
      <w:marRight w:val="0"/>
      <w:marTop w:val="0"/>
      <w:marBottom w:val="0"/>
      <w:divBdr>
        <w:top w:val="none" w:sz="0" w:space="0" w:color="auto"/>
        <w:left w:val="none" w:sz="0" w:space="0" w:color="auto"/>
        <w:bottom w:val="none" w:sz="0" w:space="0" w:color="auto"/>
        <w:right w:val="none" w:sz="0" w:space="0" w:color="auto"/>
      </w:divBdr>
    </w:div>
    <w:div w:id="205207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5.png"/><Relationship Id="rId11" Type="http://schemas.microsoft.com/office/2018/08/relationships/commentsExtensible" Target="commentsExtensible.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doi:10.1016/j.jval.2021.10.008" TargetMode="Externa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6.jpe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comments" Target="comments.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20" Type="http://schemas.openxmlformats.org/officeDocument/2006/relationships/image" Target="media/image7.jpe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C3C86-9BD6-8343-8A23-512BE38AC6D5}">
  <ds:schemaRefs>
    <ds:schemaRef ds:uri="http://schemas.openxmlformats.org/officeDocument/2006/bibliography"/>
  </ds:schemaRefs>
</ds:datastoreItem>
</file>

<file path=docMetadata/LabelInfo.xml><?xml version="1.0" encoding="utf-8"?>
<clbl:labelList xmlns:clbl="http://schemas.microsoft.com/office/2020/mipLabelMetadata">
  <clbl:label id="{dd8cbebb-2139-4df8-b411-4e3e87abeb5c}" enabled="0" method="" siteId="{dd8cbebb-2139-4df8-b411-4e3e87abeb5c}"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82</Pages>
  <Words>32985</Words>
  <Characters>188015</Characters>
  <Application>Microsoft Office Word</Application>
  <DocSecurity>0</DocSecurity>
  <Lines>1566</Lines>
  <Paragraphs>441</Paragraphs>
  <ScaleCrop>false</ScaleCrop>
  <Company/>
  <LinksUpToDate>false</LinksUpToDate>
  <CharactersWithSpaces>220559</CharactersWithSpaces>
  <SharedDoc>false</SharedDoc>
  <HLinks>
    <vt:vector size="12" baseType="variant">
      <vt:variant>
        <vt:i4>6815861</vt:i4>
      </vt:variant>
      <vt:variant>
        <vt:i4>505</vt:i4>
      </vt:variant>
      <vt:variant>
        <vt:i4>0</vt:i4>
      </vt:variant>
      <vt:variant>
        <vt:i4>5</vt:i4>
      </vt:variant>
      <vt:variant>
        <vt:lpwstr>doi:10.1016/j.jval.2021.10.008</vt:lpwstr>
      </vt:variant>
      <vt:variant>
        <vt:lpwstr/>
      </vt:variant>
      <vt:variant>
        <vt:i4>7602255</vt:i4>
      </vt:variant>
      <vt:variant>
        <vt:i4>493</vt:i4>
      </vt:variant>
      <vt:variant>
        <vt:i4>0</vt:i4>
      </vt:variant>
      <vt:variant>
        <vt:i4>5</vt:i4>
      </vt:variant>
      <vt:variant>
        <vt:lpwstr/>
      </vt:variant>
      <vt:variant>
        <vt:lpwstr>_Treatment.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Ekanayake-Weber, Marcy</dc:creator>
  <cp:keywords/>
  <dc:description/>
  <cp:lastModifiedBy>Ekanayake-weber, Marcy</cp:lastModifiedBy>
  <cp:revision>2</cp:revision>
  <dcterms:created xsi:type="dcterms:W3CDTF">2026-05-05T14:25:00Z</dcterms:created>
  <dcterms:modified xsi:type="dcterms:W3CDTF">2026-05-05T14:25:00Z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2024-11-05T22:18:22Z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d210ea8b-df19-4c49-9dfe-abbac6482228</vt:lpwstr>
  </property>
  <property fmtid="{D5CDD505-2E9C-101B-9397-08002B2CF9AE}" pid="8" name="MSIP_Label_7b94a7b8-f06c-4dfe-bdcc-9b548fd58c31_ContentBits">
    <vt:lpwstr>0</vt:lpwstr>
  </property>
  <property fmtid="{D5CDD505-2E9C-101B-9397-08002B2CF9AE}" pid="9" name="GrammarlyDocumentId">
    <vt:lpwstr>7e669751-3b4a-469e-81c7-d0a8edfd210e</vt:lpwstr>
  </property>
</Properties>
</file>